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77081E" w14:textId="6F7BFBD0" w:rsidR="0043344A" w:rsidRPr="006E7300" w:rsidRDefault="0043344A" w:rsidP="0043344A">
      <w:pPr>
        <w:rPr>
          <w:rFonts w:ascii="Verdana" w:hAnsi="Verdana" w:cs="Arial"/>
          <w:lang w:val="en-US"/>
        </w:rPr>
      </w:pPr>
      <w:bookmarkStart w:id="0" w:name="_Hlk9928243"/>
      <w:del w:id="1" w:author="Author">
        <w:r w:rsidRPr="006E7300" w:rsidDel="00E464D5">
          <w:rPr>
            <w:rFonts w:ascii="Verdana" w:hAnsi="Verdana" w:cs="Arial"/>
            <w:noProof/>
            <w:lang w:val="en-US"/>
          </w:rPr>
          <w:drawing>
            <wp:inline distT="0" distB="0" distL="0" distR="0" wp14:anchorId="5FB82BBC" wp14:editId="02785380">
              <wp:extent cx="1606550" cy="435013"/>
              <wp:effectExtent l="0" t="0" r="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1636811" cy="443207"/>
                      </a:xfrm>
                      <a:prstGeom prst="rect">
                        <a:avLst/>
                      </a:prstGeom>
                    </pic:spPr>
                  </pic:pic>
                </a:graphicData>
              </a:graphic>
            </wp:inline>
          </w:drawing>
        </w:r>
      </w:del>
    </w:p>
    <w:p w14:paraId="3B7F3EF1" w14:textId="77777777" w:rsidR="0043344A" w:rsidRPr="006E7300" w:rsidRDefault="0043344A" w:rsidP="0043344A">
      <w:pPr>
        <w:rPr>
          <w:rFonts w:ascii="Verdana" w:hAnsi="Verdana" w:cs="Arial"/>
          <w:lang w:val="en-US"/>
        </w:rPr>
      </w:pPr>
    </w:p>
    <w:p w14:paraId="1B9E6770" w14:textId="77777777" w:rsidR="0043344A" w:rsidRPr="00CC3F8B" w:rsidRDefault="0043344A" w:rsidP="0043344A">
      <w:pPr>
        <w:pStyle w:val="Title"/>
        <w:rPr>
          <w:rFonts w:ascii="Verdana" w:hAnsi="Verdana" w:cs="Arial"/>
          <w:sz w:val="20"/>
          <w:szCs w:val="20"/>
          <w:lang w:val="en-GB"/>
        </w:rPr>
      </w:pPr>
      <w:bookmarkStart w:id="2" w:name="_Hlk9928278"/>
      <w:r w:rsidRPr="00CC3F8B">
        <w:rPr>
          <w:rFonts w:ascii="Verdana" w:hAnsi="Verdana" w:cs="Arial"/>
          <w:sz w:val="20"/>
          <w:szCs w:val="20"/>
          <w:lang w:val="en-GB"/>
        </w:rPr>
        <w:t>RPA_</w:t>
      </w:r>
      <w:ins w:id="3" w:author="Author">
        <w:r>
          <w:rPr>
            <w:rFonts w:ascii="Verdana" w:hAnsi="Verdana" w:cs="Arial"/>
            <w:sz w:val="20"/>
            <w:szCs w:val="20"/>
            <w:lang w:val="en-GB"/>
          </w:rPr>
          <w:t>170</w:t>
        </w:r>
      </w:ins>
      <w:del w:id="4" w:author="Author">
        <w:r w:rsidRPr="00CC3F8B" w:rsidDel="00FE5A58">
          <w:rPr>
            <w:rFonts w:ascii="Verdana" w:hAnsi="Verdana" w:cs="Arial"/>
            <w:sz w:val="20"/>
            <w:szCs w:val="20"/>
            <w:lang w:val="en-GB"/>
          </w:rPr>
          <w:delText>214</w:delText>
        </w:r>
      </w:del>
      <w:r w:rsidRPr="00CC3F8B">
        <w:rPr>
          <w:rFonts w:ascii="Verdana" w:hAnsi="Verdana" w:cs="Arial"/>
          <w:sz w:val="20"/>
          <w:szCs w:val="20"/>
          <w:lang w:val="en-GB"/>
        </w:rPr>
        <w:t xml:space="preserve">  </w:t>
      </w:r>
      <w:r w:rsidRPr="00CC3F8B">
        <w:rPr>
          <w:rFonts w:ascii="Verdana" w:hAnsi="Verdana" w:cs="Arial"/>
          <w:color w:val="000000" w:themeColor="text1"/>
          <w:sz w:val="20"/>
          <w:szCs w:val="20"/>
          <w:lang w:val="en-GB"/>
        </w:rPr>
        <w:t>iNTERNAL DATA REVIEW PART 1</w:t>
      </w:r>
    </w:p>
    <w:bookmarkEnd w:id="2"/>
    <w:p w14:paraId="26F2FCE5" w14:textId="77777777" w:rsidR="0043344A" w:rsidRPr="00CC3F8B" w:rsidRDefault="0043344A" w:rsidP="0043344A">
      <w:pPr>
        <w:rPr>
          <w:rFonts w:ascii="Verdana" w:hAnsi="Verdana"/>
          <w:lang w:val="en-GB"/>
        </w:rPr>
      </w:pPr>
    </w:p>
    <w:p w14:paraId="52DCA26D" w14:textId="77777777" w:rsidR="0043344A" w:rsidRPr="006E7300" w:rsidRDefault="0043344A" w:rsidP="0043344A">
      <w:pPr>
        <w:pStyle w:val="Subtitle"/>
        <w:rPr>
          <w:rFonts w:ascii="Verdana" w:hAnsi="Verdana" w:cs="Arial"/>
          <w:lang w:val="it-IT"/>
        </w:rPr>
      </w:pPr>
      <w:r w:rsidRPr="006E7300">
        <w:rPr>
          <w:rFonts w:ascii="Verdana" w:hAnsi="Verdana" w:cs="Arial"/>
          <w:lang w:val="it-IT"/>
        </w:rPr>
        <w:t xml:space="preserve">Design Document (DD) </w:t>
      </w:r>
    </w:p>
    <w:p w14:paraId="75500324" w14:textId="77777777" w:rsidR="0043344A" w:rsidRPr="006E7300" w:rsidRDefault="0043344A" w:rsidP="0043344A">
      <w:pPr>
        <w:rPr>
          <w:rFonts w:ascii="Verdana" w:hAnsi="Verdana"/>
          <w:lang w:val="it-IT"/>
        </w:rPr>
      </w:pPr>
    </w:p>
    <w:tbl>
      <w:tblPr>
        <w:tblStyle w:val="TableGrid"/>
        <w:tblW w:w="0" w:type="auto"/>
        <w:tblLook w:val="04A0" w:firstRow="1" w:lastRow="0" w:firstColumn="1" w:lastColumn="0" w:noHBand="0" w:noVBand="1"/>
      </w:tblPr>
      <w:tblGrid>
        <w:gridCol w:w="3256"/>
        <w:gridCol w:w="5760"/>
      </w:tblGrid>
      <w:tr w:rsidR="0043344A" w:rsidRPr="006E7300" w14:paraId="1A685980" w14:textId="77777777" w:rsidTr="0043344A">
        <w:tc>
          <w:tcPr>
            <w:tcW w:w="3256" w:type="dxa"/>
          </w:tcPr>
          <w:p w14:paraId="19956A3A" w14:textId="77777777" w:rsidR="0043344A" w:rsidRPr="006E7300" w:rsidRDefault="0043344A" w:rsidP="0043344A">
            <w:pPr>
              <w:rPr>
                <w:rFonts w:ascii="Verdana" w:hAnsi="Verdana" w:cs="Arial"/>
                <w:b/>
                <w:lang w:val="en-US"/>
              </w:rPr>
            </w:pPr>
            <w:ins w:id="5" w:author="Author">
              <w:r w:rsidRPr="002C74FC">
                <w:rPr>
                  <w:rFonts w:ascii="Verdana" w:hAnsi="Verdana" w:cs="Arial"/>
                  <w:b/>
                  <w:lang w:val="en-US"/>
                  <w:rPrChange w:id="6" w:author="Author">
                    <w:rPr>
                      <w:rFonts w:cs="Arial"/>
                      <w:b/>
                      <w:lang w:val="en-US"/>
                    </w:rPr>
                  </w:rPrChange>
                </w:rPr>
                <w:t>Opportunity ID</w:t>
              </w:r>
            </w:ins>
            <w:del w:id="7" w:author="Author">
              <w:r w:rsidRPr="006E7300" w:rsidDel="002C74FC">
                <w:rPr>
                  <w:rFonts w:ascii="Verdana" w:hAnsi="Verdana" w:cs="Arial"/>
                  <w:b/>
                  <w:lang w:val="en-US"/>
                </w:rPr>
                <w:delText>Process ID</w:delText>
              </w:r>
            </w:del>
          </w:p>
        </w:tc>
        <w:tc>
          <w:tcPr>
            <w:tcW w:w="5760" w:type="dxa"/>
          </w:tcPr>
          <w:p w14:paraId="1418E726" w14:textId="77777777" w:rsidR="0043344A" w:rsidRPr="006E7300" w:rsidRDefault="0043344A" w:rsidP="0043344A">
            <w:pPr>
              <w:rPr>
                <w:rFonts w:ascii="Verdana" w:hAnsi="Verdana" w:cs="Arial"/>
                <w:lang w:val="en-US"/>
              </w:rPr>
            </w:pPr>
            <w:r w:rsidRPr="006E7300">
              <w:rPr>
                <w:rFonts w:ascii="Verdana" w:hAnsi="Verdana" w:cs="Arial"/>
                <w:lang w:val="en-US"/>
              </w:rPr>
              <w:t>RPA_</w:t>
            </w:r>
            <w:ins w:id="8" w:author="Author">
              <w:r>
                <w:rPr>
                  <w:rFonts w:ascii="Verdana" w:hAnsi="Verdana" w:cs="Arial"/>
                  <w:lang w:val="en-US"/>
                </w:rPr>
                <w:t>170</w:t>
              </w:r>
            </w:ins>
            <w:del w:id="9" w:author="Author">
              <w:r w:rsidDel="00FE5A58">
                <w:rPr>
                  <w:rFonts w:ascii="Verdana" w:hAnsi="Verdana" w:cs="Arial"/>
                  <w:lang w:val="en-US"/>
                </w:rPr>
                <w:delText>214</w:delText>
              </w:r>
            </w:del>
          </w:p>
        </w:tc>
      </w:tr>
      <w:tr w:rsidR="0043344A" w:rsidRPr="006E7300" w14:paraId="79F195F2" w14:textId="77777777" w:rsidTr="0043344A">
        <w:tc>
          <w:tcPr>
            <w:tcW w:w="3256" w:type="dxa"/>
          </w:tcPr>
          <w:p w14:paraId="303E3BEC" w14:textId="77777777" w:rsidR="0043344A" w:rsidRPr="006E7300" w:rsidRDefault="0043344A" w:rsidP="0043344A">
            <w:pPr>
              <w:rPr>
                <w:rFonts w:ascii="Verdana" w:hAnsi="Verdana" w:cs="Arial"/>
                <w:b/>
                <w:lang w:val="en-US"/>
              </w:rPr>
            </w:pPr>
            <w:r w:rsidRPr="006E7300">
              <w:rPr>
                <w:rFonts w:ascii="Verdana" w:hAnsi="Verdana" w:cs="Arial"/>
                <w:b/>
                <w:lang w:val="en-US"/>
              </w:rPr>
              <w:t>Business Unit</w:t>
            </w:r>
          </w:p>
        </w:tc>
        <w:tc>
          <w:tcPr>
            <w:tcW w:w="5760" w:type="dxa"/>
          </w:tcPr>
          <w:p w14:paraId="5E8D9DF5" w14:textId="77777777" w:rsidR="0043344A" w:rsidRPr="006E7300" w:rsidRDefault="0043344A" w:rsidP="0043344A">
            <w:pPr>
              <w:rPr>
                <w:rFonts w:ascii="Verdana" w:hAnsi="Verdana" w:cs="Arial"/>
                <w:lang w:val="en-US"/>
              </w:rPr>
            </w:pPr>
            <w:r w:rsidRPr="006E7300">
              <w:rPr>
                <w:rFonts w:ascii="Verdana" w:hAnsi="Verdana" w:cs="Arial"/>
                <w:lang w:val="en-US"/>
              </w:rPr>
              <w:t>GBS</w:t>
            </w:r>
          </w:p>
        </w:tc>
      </w:tr>
      <w:tr w:rsidR="0043344A" w:rsidRPr="006E7300" w14:paraId="39A37204" w14:textId="77777777" w:rsidTr="0043344A">
        <w:tc>
          <w:tcPr>
            <w:tcW w:w="3256" w:type="dxa"/>
          </w:tcPr>
          <w:p w14:paraId="44124BDE" w14:textId="77777777" w:rsidR="0043344A" w:rsidRPr="006E7300" w:rsidRDefault="0043344A" w:rsidP="0043344A">
            <w:pPr>
              <w:rPr>
                <w:rFonts w:ascii="Verdana" w:hAnsi="Verdana" w:cs="Arial"/>
                <w:b/>
                <w:lang w:val="en-US"/>
              </w:rPr>
            </w:pPr>
            <w:r w:rsidRPr="006E7300">
              <w:rPr>
                <w:rFonts w:ascii="Verdana" w:hAnsi="Verdana" w:cs="Arial"/>
                <w:b/>
                <w:lang w:val="en-US"/>
              </w:rPr>
              <w:t>Process Group</w:t>
            </w:r>
          </w:p>
        </w:tc>
        <w:tc>
          <w:tcPr>
            <w:tcW w:w="5760" w:type="dxa"/>
          </w:tcPr>
          <w:p w14:paraId="0CF54D4E" w14:textId="77777777" w:rsidR="0043344A" w:rsidRPr="006E7300" w:rsidRDefault="0043344A" w:rsidP="0043344A">
            <w:pPr>
              <w:rPr>
                <w:rFonts w:ascii="Verdana" w:hAnsi="Verdana" w:cs="Arial"/>
                <w:lang w:val="en-US"/>
              </w:rPr>
            </w:pPr>
            <w:r w:rsidRPr="006E7300">
              <w:rPr>
                <w:rFonts w:ascii="Verdana" w:hAnsi="Verdana" w:cs="Arial"/>
                <w:lang w:val="en-US"/>
              </w:rPr>
              <w:t>Global  Payment Transparency</w:t>
            </w:r>
          </w:p>
        </w:tc>
      </w:tr>
      <w:tr w:rsidR="0043344A" w:rsidRPr="006E7300" w14:paraId="7BAD350B" w14:textId="77777777" w:rsidTr="0043344A">
        <w:tc>
          <w:tcPr>
            <w:tcW w:w="3256" w:type="dxa"/>
          </w:tcPr>
          <w:p w14:paraId="4E59E4A2" w14:textId="77777777" w:rsidR="0043344A" w:rsidRPr="006E7300" w:rsidRDefault="0043344A" w:rsidP="0043344A">
            <w:pPr>
              <w:rPr>
                <w:rFonts w:ascii="Verdana" w:hAnsi="Verdana" w:cs="Arial"/>
                <w:b/>
                <w:lang w:val="en-US"/>
              </w:rPr>
            </w:pPr>
            <w:r w:rsidRPr="006E7300">
              <w:rPr>
                <w:rFonts w:ascii="Verdana" w:hAnsi="Verdana" w:cs="Arial"/>
                <w:b/>
                <w:lang w:val="en-US"/>
              </w:rPr>
              <w:t>Process Name</w:t>
            </w:r>
          </w:p>
        </w:tc>
        <w:tc>
          <w:tcPr>
            <w:tcW w:w="5760" w:type="dxa"/>
          </w:tcPr>
          <w:p w14:paraId="69A50B3E" w14:textId="77777777" w:rsidR="0043344A" w:rsidRPr="006E7300" w:rsidRDefault="0043344A" w:rsidP="0043344A">
            <w:pPr>
              <w:rPr>
                <w:rFonts w:ascii="Verdana" w:hAnsi="Verdana" w:cs="Arial"/>
                <w:lang w:val="en-US"/>
              </w:rPr>
            </w:pPr>
            <w:r>
              <w:rPr>
                <w:rFonts w:ascii="Verdana" w:hAnsi="Verdana" w:cs="Arial"/>
                <w:lang w:val="en-US"/>
              </w:rPr>
              <w:t>3</w:t>
            </w:r>
            <w:r w:rsidRPr="00CC3F8B">
              <w:rPr>
                <w:rFonts w:ascii="Verdana" w:hAnsi="Verdana" w:cs="Arial"/>
                <w:vertAlign w:val="superscript"/>
                <w:lang w:val="en-US"/>
              </w:rPr>
              <w:t>rd</w:t>
            </w:r>
            <w:r>
              <w:rPr>
                <w:rFonts w:ascii="Verdana" w:hAnsi="Verdana" w:cs="Arial"/>
                <w:lang w:val="en-US"/>
              </w:rPr>
              <w:t xml:space="preserve"> Party Data Collections</w:t>
            </w:r>
          </w:p>
        </w:tc>
      </w:tr>
      <w:tr w:rsidR="0043344A" w:rsidRPr="006E7300" w:rsidDel="002C74FC" w14:paraId="10364404" w14:textId="77777777" w:rsidTr="0043344A">
        <w:trPr>
          <w:del w:id="10" w:author="Author"/>
        </w:trPr>
        <w:tc>
          <w:tcPr>
            <w:tcW w:w="3256" w:type="dxa"/>
          </w:tcPr>
          <w:p w14:paraId="3ED8D9F0" w14:textId="77777777" w:rsidR="0043344A" w:rsidRPr="006E7300" w:rsidDel="002C74FC" w:rsidRDefault="0043344A" w:rsidP="0043344A">
            <w:pPr>
              <w:rPr>
                <w:del w:id="11" w:author="Author"/>
                <w:rFonts w:ascii="Verdana" w:hAnsi="Verdana" w:cs="Arial"/>
                <w:b/>
                <w:lang w:val="en-US"/>
              </w:rPr>
            </w:pPr>
            <w:del w:id="12" w:author="Author">
              <w:r w:rsidRPr="006E7300" w:rsidDel="002C74FC">
                <w:rPr>
                  <w:rFonts w:ascii="Verdana" w:hAnsi="Verdana" w:cs="Arial"/>
                  <w:b/>
                  <w:lang w:val="en-US"/>
                </w:rPr>
                <w:delText>Document ID</w:delText>
              </w:r>
            </w:del>
          </w:p>
        </w:tc>
        <w:tc>
          <w:tcPr>
            <w:tcW w:w="5760" w:type="dxa"/>
          </w:tcPr>
          <w:p w14:paraId="202D983E" w14:textId="77777777" w:rsidR="0043344A" w:rsidRPr="006E7300" w:rsidDel="002C74FC" w:rsidRDefault="0043344A" w:rsidP="0043344A">
            <w:pPr>
              <w:rPr>
                <w:del w:id="13" w:author="Author"/>
                <w:rFonts w:ascii="Verdana" w:hAnsi="Verdana" w:cs="Arial"/>
                <w:lang w:val="en-US"/>
              </w:rPr>
            </w:pPr>
            <w:del w:id="14" w:author="Author">
              <w:r w:rsidDel="002C74FC">
                <w:rPr>
                  <w:rFonts w:ascii="Verdana" w:hAnsi="Verdana" w:cs="Arial"/>
                  <w:lang w:val="en-US"/>
                </w:rPr>
                <w:delText>RPA_</w:delText>
              </w:r>
            </w:del>
            <w:ins w:id="15" w:author="Author">
              <w:del w:id="16" w:author="Author">
                <w:r w:rsidDel="002C74FC">
                  <w:rPr>
                    <w:rFonts w:ascii="Verdana" w:hAnsi="Verdana" w:cs="Arial"/>
                    <w:lang w:val="en-US"/>
                  </w:rPr>
                  <w:delText>170</w:delText>
                </w:r>
              </w:del>
            </w:ins>
            <w:del w:id="17" w:author="Author">
              <w:r w:rsidDel="002C74FC">
                <w:rPr>
                  <w:rFonts w:ascii="Verdana" w:hAnsi="Verdana" w:cs="Arial"/>
                  <w:lang w:val="en-US"/>
                </w:rPr>
                <w:delText>214</w:delText>
              </w:r>
            </w:del>
          </w:p>
        </w:tc>
      </w:tr>
    </w:tbl>
    <w:p w14:paraId="0CDBF77E" w14:textId="77777777" w:rsidR="0043344A" w:rsidRPr="006E7300" w:rsidRDefault="0043344A" w:rsidP="0043344A">
      <w:pPr>
        <w:rPr>
          <w:rFonts w:ascii="Verdana" w:hAnsi="Verdana" w:cs="Arial"/>
          <w:lang w:val="en-US"/>
        </w:rPr>
      </w:pPr>
    </w:p>
    <w:tbl>
      <w:tblPr>
        <w:tblStyle w:val="TableGrid"/>
        <w:tblW w:w="0" w:type="auto"/>
        <w:tblLook w:val="04A0" w:firstRow="1" w:lastRow="0" w:firstColumn="1" w:lastColumn="0" w:noHBand="0" w:noVBand="1"/>
      </w:tblPr>
      <w:tblGrid>
        <w:gridCol w:w="3256"/>
        <w:gridCol w:w="5760"/>
      </w:tblGrid>
      <w:tr w:rsidR="0043344A" w:rsidRPr="006E7300" w14:paraId="43CDB6C6" w14:textId="77777777" w:rsidTr="0043344A">
        <w:tc>
          <w:tcPr>
            <w:tcW w:w="3256" w:type="dxa"/>
          </w:tcPr>
          <w:p w14:paraId="6DB24C6D" w14:textId="77777777" w:rsidR="0043344A" w:rsidRPr="006E7300" w:rsidRDefault="0043344A" w:rsidP="0043344A">
            <w:pPr>
              <w:rPr>
                <w:rFonts w:ascii="Verdana" w:hAnsi="Verdana" w:cs="Arial"/>
                <w:b/>
                <w:lang w:val="en-US"/>
              </w:rPr>
            </w:pPr>
            <w:ins w:id="18" w:author="Author">
              <w:r>
                <w:rPr>
                  <w:rFonts w:ascii="Verdana" w:hAnsi="Verdana" w:cs="Arial"/>
                  <w:b/>
                  <w:lang w:val="en-US"/>
                </w:rPr>
                <w:t xml:space="preserve">Document </w:t>
              </w:r>
            </w:ins>
            <w:r w:rsidRPr="006E7300">
              <w:rPr>
                <w:rFonts w:ascii="Verdana" w:hAnsi="Verdana" w:cs="Arial"/>
                <w:b/>
                <w:lang w:val="en-US"/>
              </w:rPr>
              <w:t>Version</w:t>
            </w:r>
          </w:p>
        </w:tc>
        <w:tc>
          <w:tcPr>
            <w:tcW w:w="5760" w:type="dxa"/>
          </w:tcPr>
          <w:p w14:paraId="6C2ADF84" w14:textId="6272ED87" w:rsidR="0043344A" w:rsidRPr="006E7300" w:rsidRDefault="007317C6" w:rsidP="0043344A">
            <w:pPr>
              <w:rPr>
                <w:rFonts w:ascii="Verdana" w:hAnsi="Verdana" w:cs="Arial"/>
                <w:lang w:val="en-US"/>
              </w:rPr>
            </w:pPr>
            <w:r>
              <w:rPr>
                <w:rFonts w:ascii="Verdana" w:hAnsi="Verdana" w:cs="Arial"/>
                <w:lang w:val="en-US"/>
              </w:rPr>
              <w:t>V</w:t>
            </w:r>
            <w:ins w:id="19" w:author="Author">
              <w:r w:rsidR="00AB4010">
                <w:rPr>
                  <w:rFonts w:ascii="Verdana" w:hAnsi="Verdana" w:cs="Arial"/>
                  <w:lang w:val="en-US"/>
                </w:rPr>
                <w:t>1.</w:t>
              </w:r>
              <w:r w:rsidR="00963248">
                <w:rPr>
                  <w:rFonts w:ascii="Verdana" w:hAnsi="Verdana" w:cs="Arial"/>
                  <w:lang w:val="en-US"/>
                </w:rPr>
                <w:t>1</w:t>
              </w:r>
              <w:r w:rsidR="00A4198A">
                <w:rPr>
                  <w:rFonts w:ascii="Verdana" w:hAnsi="Verdana" w:cs="Arial"/>
                  <w:lang w:val="en-US"/>
                </w:rPr>
                <w:t>6</w:t>
              </w:r>
              <w:del w:id="20" w:author="Author">
                <w:r w:rsidR="007650DA" w:rsidDel="00A4198A">
                  <w:rPr>
                    <w:rFonts w:ascii="Verdana" w:hAnsi="Verdana" w:cs="Arial"/>
                    <w:lang w:val="en-US"/>
                  </w:rPr>
                  <w:delText>3</w:delText>
                </w:r>
                <w:r w:rsidR="00067068" w:rsidDel="007650DA">
                  <w:rPr>
                    <w:rFonts w:ascii="Verdana" w:hAnsi="Verdana" w:cs="Arial"/>
                    <w:lang w:val="en-US"/>
                  </w:rPr>
                  <w:delText>2</w:delText>
                </w:r>
                <w:r w:rsidR="006B5E24" w:rsidDel="00067068">
                  <w:rPr>
                    <w:rFonts w:ascii="Verdana" w:hAnsi="Verdana" w:cs="Arial"/>
                    <w:lang w:val="en-US"/>
                  </w:rPr>
                  <w:delText>1</w:delText>
                </w:r>
                <w:r w:rsidR="00963248" w:rsidDel="006B5E24">
                  <w:rPr>
                    <w:rFonts w:ascii="Verdana" w:hAnsi="Verdana" w:cs="Arial"/>
                    <w:lang w:val="en-US"/>
                  </w:rPr>
                  <w:delText>0</w:delText>
                </w:r>
                <w:r w:rsidR="00420CA0" w:rsidDel="00963248">
                  <w:rPr>
                    <w:rFonts w:ascii="Verdana" w:hAnsi="Verdana" w:cs="Arial"/>
                    <w:lang w:val="en-US"/>
                  </w:rPr>
                  <w:delText>9</w:delText>
                </w:r>
                <w:r w:rsidR="00002979" w:rsidDel="00420CA0">
                  <w:rPr>
                    <w:rFonts w:ascii="Verdana" w:hAnsi="Verdana" w:cs="Arial"/>
                    <w:lang w:val="en-US"/>
                  </w:rPr>
                  <w:delText>8</w:delText>
                </w:r>
                <w:r w:rsidR="00852CBF" w:rsidDel="00002979">
                  <w:rPr>
                    <w:rFonts w:ascii="Verdana" w:hAnsi="Verdana" w:cs="Arial"/>
                    <w:lang w:val="en-US"/>
                  </w:rPr>
                  <w:delText>7</w:delText>
                </w:r>
                <w:r w:rsidR="003D5BE3" w:rsidDel="00852CBF">
                  <w:rPr>
                    <w:rFonts w:ascii="Verdana" w:hAnsi="Verdana" w:cs="Arial"/>
                    <w:lang w:val="en-US"/>
                  </w:rPr>
                  <w:delText>6</w:delText>
                </w:r>
                <w:r w:rsidR="005B1875" w:rsidDel="003D5BE3">
                  <w:rPr>
                    <w:rFonts w:ascii="Verdana" w:hAnsi="Verdana" w:cs="Arial"/>
                    <w:lang w:val="en-US"/>
                  </w:rPr>
                  <w:delText>5</w:delText>
                </w:r>
                <w:r w:rsidR="00BC78EA" w:rsidDel="005B1875">
                  <w:rPr>
                    <w:rFonts w:ascii="Verdana" w:hAnsi="Verdana" w:cs="Arial"/>
                    <w:lang w:val="en-US"/>
                  </w:rPr>
                  <w:delText>4</w:delText>
                </w:r>
                <w:r w:rsidR="00F9532E" w:rsidDel="00BC78EA">
                  <w:rPr>
                    <w:rFonts w:ascii="Verdana" w:hAnsi="Verdana" w:cs="Arial"/>
                    <w:lang w:val="en-US"/>
                  </w:rPr>
                  <w:delText>3</w:delText>
                </w:r>
                <w:r w:rsidR="00833ABC" w:rsidDel="00F9532E">
                  <w:rPr>
                    <w:rFonts w:ascii="Verdana" w:hAnsi="Verdana" w:cs="Arial"/>
                    <w:lang w:val="en-US"/>
                  </w:rPr>
                  <w:delText>2</w:delText>
                </w:r>
                <w:r w:rsidR="00774D91" w:rsidDel="00833ABC">
                  <w:rPr>
                    <w:rFonts w:ascii="Verdana" w:hAnsi="Verdana" w:cs="Arial"/>
                    <w:lang w:val="en-US"/>
                  </w:rPr>
                  <w:delText>1</w:delText>
                </w:r>
                <w:r w:rsidR="00AB4010" w:rsidDel="00774D91">
                  <w:rPr>
                    <w:rFonts w:ascii="Verdana" w:hAnsi="Verdana" w:cs="Arial"/>
                    <w:lang w:val="en-US"/>
                  </w:rPr>
                  <w:delText>0</w:delText>
                </w:r>
              </w:del>
            </w:ins>
            <w:del w:id="21" w:author="Author">
              <w:r w:rsidDel="00AB4010">
                <w:rPr>
                  <w:rFonts w:ascii="Verdana" w:hAnsi="Verdana" w:cs="Arial"/>
                  <w:lang w:val="en-US"/>
                </w:rPr>
                <w:delText>0.9</w:delText>
              </w:r>
            </w:del>
            <w:ins w:id="22" w:author="Author">
              <w:del w:id="23" w:author="Author">
                <w:r w:rsidR="0043344A" w:rsidDel="00226668">
                  <w:rPr>
                    <w:rFonts w:ascii="Verdana" w:hAnsi="Verdana" w:cs="Arial"/>
                    <w:lang w:val="en-US"/>
                  </w:rPr>
                  <w:delText>2</w:delText>
                </w:r>
                <w:r w:rsidR="0043344A" w:rsidDel="00964794">
                  <w:rPr>
                    <w:rFonts w:ascii="Verdana" w:hAnsi="Verdana" w:cs="Arial"/>
                    <w:lang w:val="en-US"/>
                  </w:rPr>
                  <w:delText>1</w:delText>
                </w:r>
              </w:del>
            </w:ins>
            <w:del w:id="24" w:author="Author">
              <w:r w:rsidR="0043344A" w:rsidRPr="006E7300" w:rsidDel="004A2B63">
                <w:rPr>
                  <w:rFonts w:ascii="Verdana" w:hAnsi="Verdana" w:cs="Arial"/>
                  <w:lang w:val="en-US"/>
                </w:rPr>
                <w:delText>0</w:delText>
              </w:r>
            </w:del>
          </w:p>
        </w:tc>
      </w:tr>
      <w:tr w:rsidR="0043344A" w:rsidRPr="006E7300" w14:paraId="2F12A61F" w14:textId="77777777" w:rsidTr="0043344A">
        <w:tc>
          <w:tcPr>
            <w:tcW w:w="3256" w:type="dxa"/>
          </w:tcPr>
          <w:p w14:paraId="45E9B274" w14:textId="77777777" w:rsidR="0043344A" w:rsidRPr="006E7300" w:rsidRDefault="0043344A" w:rsidP="0043344A">
            <w:pPr>
              <w:rPr>
                <w:rFonts w:ascii="Verdana" w:hAnsi="Verdana" w:cs="Arial"/>
                <w:b/>
                <w:lang w:val="en-US"/>
              </w:rPr>
            </w:pPr>
            <w:ins w:id="25" w:author="Author">
              <w:r>
                <w:rPr>
                  <w:rFonts w:ascii="Verdana" w:hAnsi="Verdana" w:cs="Arial"/>
                  <w:b/>
                  <w:lang w:val="en-US"/>
                </w:rPr>
                <w:t xml:space="preserve">Document </w:t>
              </w:r>
            </w:ins>
            <w:r w:rsidRPr="006E7300">
              <w:rPr>
                <w:rFonts w:ascii="Verdana" w:hAnsi="Verdana" w:cs="Arial"/>
                <w:b/>
                <w:lang w:val="en-US"/>
              </w:rPr>
              <w:t>Status</w:t>
            </w:r>
          </w:p>
        </w:tc>
        <w:tc>
          <w:tcPr>
            <w:tcW w:w="5760" w:type="dxa"/>
          </w:tcPr>
          <w:p w14:paraId="316FF4E4" w14:textId="0E7B0ABB" w:rsidR="0043344A" w:rsidRPr="006E7300" w:rsidRDefault="00AB4010" w:rsidP="0043344A">
            <w:pPr>
              <w:rPr>
                <w:rFonts w:ascii="Verdana" w:hAnsi="Verdana" w:cs="Arial"/>
                <w:lang w:val="en-US"/>
              </w:rPr>
            </w:pPr>
            <w:ins w:id="26" w:author="Author">
              <w:del w:id="27" w:author="Author">
                <w:r w:rsidDel="006C0EA3">
                  <w:rPr>
                    <w:rFonts w:ascii="Verdana" w:hAnsi="Verdana" w:cs="Arial"/>
                    <w:lang w:val="en-US"/>
                  </w:rPr>
                  <w:delText>10</w:delText>
                </w:r>
              </w:del>
            </w:ins>
            <w:del w:id="28" w:author="Author">
              <w:r w:rsidR="007317C6" w:rsidDel="006C0EA3">
                <w:rPr>
                  <w:rFonts w:ascii="Verdana" w:hAnsi="Verdana" w:cs="Arial"/>
                  <w:lang w:val="en-US"/>
                </w:rPr>
                <w:delText>9</w:delText>
              </w:r>
            </w:del>
            <w:ins w:id="29" w:author="Author">
              <w:del w:id="30" w:author="Author">
                <w:r w:rsidR="0043344A" w:rsidDel="006C0EA3">
                  <w:rPr>
                    <w:rFonts w:ascii="Verdana" w:hAnsi="Verdana" w:cs="Arial"/>
                    <w:lang w:val="en-US"/>
                  </w:rPr>
                  <w:delText>th3</w:delText>
                </w:r>
                <w:r w:rsidR="0043344A" w:rsidRPr="00964794" w:rsidDel="006C0EA3">
                  <w:rPr>
                    <w:rFonts w:ascii="Verdana" w:hAnsi="Verdana" w:cs="Arial"/>
                    <w:vertAlign w:val="superscript"/>
                    <w:lang w:val="en-US"/>
                    <w:rPrChange w:id="31" w:author="Author">
                      <w:rPr>
                        <w:rFonts w:ascii="Verdana" w:hAnsi="Verdana" w:cs="Arial"/>
                        <w:lang w:val="en-US"/>
                      </w:rPr>
                    </w:rPrChange>
                  </w:rPr>
                  <w:delText>rd</w:delText>
                </w:r>
                <w:r w:rsidR="0043344A" w:rsidDel="006C0EA3">
                  <w:rPr>
                    <w:rFonts w:ascii="Verdana" w:hAnsi="Verdana" w:cs="Arial"/>
                    <w:lang w:val="en-US"/>
                  </w:rPr>
                  <w:delText xml:space="preserve"> Second</w:delText>
                </w:r>
              </w:del>
            </w:ins>
            <w:del w:id="32" w:author="Author">
              <w:r w:rsidR="0043344A" w:rsidRPr="006E7300" w:rsidDel="006C0EA3">
                <w:rPr>
                  <w:rFonts w:ascii="Verdana" w:hAnsi="Verdana" w:cs="Arial"/>
                  <w:lang w:val="en-US"/>
                </w:rPr>
                <w:delText>First draft</w:delText>
              </w:r>
            </w:del>
            <w:ins w:id="33" w:author="Author">
              <w:del w:id="34" w:author="Author">
                <w:r w:rsidR="006C0EA3" w:rsidDel="00F9532E">
                  <w:rPr>
                    <w:rFonts w:ascii="Verdana" w:hAnsi="Verdana" w:cs="Arial"/>
                    <w:lang w:val="en-US"/>
                  </w:rPr>
                  <w:delText>updated post GPO review</w:delText>
                </w:r>
              </w:del>
              <w:r w:rsidR="00F9532E">
                <w:rPr>
                  <w:rFonts w:ascii="Verdana" w:hAnsi="Verdana" w:cs="Arial"/>
                  <w:lang w:val="en-US"/>
                </w:rPr>
                <w:t>Approved version</w:t>
              </w:r>
            </w:ins>
          </w:p>
        </w:tc>
      </w:tr>
      <w:tr w:rsidR="0043344A" w:rsidRPr="006E7300" w14:paraId="6E1E781E" w14:textId="77777777" w:rsidTr="0043344A">
        <w:tc>
          <w:tcPr>
            <w:tcW w:w="3256" w:type="dxa"/>
          </w:tcPr>
          <w:p w14:paraId="797BBE30" w14:textId="77777777" w:rsidR="0043344A" w:rsidRPr="006E7300" w:rsidRDefault="0043344A" w:rsidP="0043344A">
            <w:pPr>
              <w:rPr>
                <w:rFonts w:ascii="Verdana" w:hAnsi="Verdana" w:cs="Arial"/>
                <w:b/>
                <w:lang w:val="en-US"/>
              </w:rPr>
            </w:pPr>
            <w:ins w:id="35" w:author="Author">
              <w:r>
                <w:rPr>
                  <w:rFonts w:ascii="Verdana" w:hAnsi="Verdana" w:cs="Arial"/>
                  <w:b/>
                  <w:lang w:val="en-US"/>
                </w:rPr>
                <w:t xml:space="preserve">Status </w:t>
              </w:r>
            </w:ins>
            <w:r w:rsidRPr="006E7300">
              <w:rPr>
                <w:rFonts w:ascii="Verdana" w:hAnsi="Verdana" w:cs="Arial"/>
                <w:b/>
                <w:lang w:val="en-US"/>
              </w:rPr>
              <w:t>Date</w:t>
            </w:r>
          </w:p>
        </w:tc>
        <w:tc>
          <w:tcPr>
            <w:tcW w:w="5760" w:type="dxa"/>
          </w:tcPr>
          <w:p w14:paraId="1B3C29DB" w14:textId="68535641" w:rsidR="0043344A" w:rsidRPr="006E7300" w:rsidRDefault="00AB4010" w:rsidP="0043344A">
            <w:pPr>
              <w:rPr>
                <w:rFonts w:ascii="Verdana" w:hAnsi="Verdana" w:cs="Arial"/>
                <w:lang w:val="en-US"/>
              </w:rPr>
            </w:pPr>
            <w:ins w:id="36" w:author="Author">
              <w:del w:id="37" w:author="Author">
                <w:r w:rsidDel="00F9532E">
                  <w:rPr>
                    <w:rFonts w:ascii="Verdana" w:hAnsi="Verdana" w:cs="Arial"/>
                    <w:lang w:val="en-US"/>
                  </w:rPr>
                  <w:delText>2</w:delText>
                </w:r>
                <w:r w:rsidR="00774D91" w:rsidDel="00F9532E">
                  <w:rPr>
                    <w:rFonts w:ascii="Verdana" w:hAnsi="Verdana" w:cs="Arial"/>
                    <w:lang w:val="en-US"/>
                  </w:rPr>
                  <w:delText>7</w:delText>
                </w:r>
                <w:r w:rsidDel="00F9532E">
                  <w:rPr>
                    <w:rFonts w:ascii="Verdana" w:hAnsi="Verdana" w:cs="Arial"/>
                    <w:lang w:val="en-US"/>
                  </w:rPr>
                  <w:delText>6</w:delText>
                </w:r>
              </w:del>
            </w:ins>
            <w:del w:id="38" w:author="Author">
              <w:r w:rsidR="007A6F48" w:rsidDel="00F9532E">
                <w:rPr>
                  <w:rFonts w:ascii="Verdana" w:hAnsi="Verdana" w:cs="Arial"/>
                  <w:lang w:val="en-US"/>
                </w:rPr>
                <w:delText>18</w:delText>
              </w:r>
              <w:r w:rsidR="007317C6" w:rsidDel="00F9532E">
                <w:rPr>
                  <w:rFonts w:ascii="Verdana" w:hAnsi="Verdana" w:cs="Arial"/>
                  <w:lang w:val="en-US"/>
                </w:rPr>
                <w:delText xml:space="preserve"> </w:delText>
              </w:r>
              <w:r w:rsidR="0043344A" w:rsidRPr="006E7300" w:rsidDel="00F9532E">
                <w:rPr>
                  <w:rFonts w:ascii="Verdana" w:hAnsi="Verdana" w:cs="Arial"/>
                  <w:lang w:val="en-US"/>
                </w:rPr>
                <w:delText xml:space="preserve">December </w:delText>
              </w:r>
              <w:r w:rsidR="000A3159" w:rsidDel="00F9532E">
                <w:rPr>
                  <w:rFonts w:ascii="Verdana" w:hAnsi="Verdana" w:cs="Arial"/>
                  <w:lang w:val="en-US"/>
                </w:rPr>
                <w:delText>June</w:delText>
              </w:r>
            </w:del>
            <w:ins w:id="39" w:author="Author">
              <w:del w:id="40" w:author="Author">
                <w:r w:rsidR="0043344A" w:rsidDel="00F9532E">
                  <w:rPr>
                    <w:rFonts w:ascii="Verdana" w:hAnsi="Verdana" w:cs="Arial"/>
                    <w:lang w:val="en-US"/>
                  </w:rPr>
                  <w:delText>s</w:delText>
                </w:r>
                <w:r w:rsidR="00F9532E" w:rsidDel="00795F7C">
                  <w:rPr>
                    <w:rFonts w:ascii="Verdana" w:hAnsi="Verdana" w:cs="Arial"/>
                    <w:lang w:val="en-US"/>
                  </w:rPr>
                  <w:delText>1</w:delText>
                </w:r>
                <w:r w:rsidR="00F9532E" w:rsidRPr="00F9532E" w:rsidDel="00795F7C">
                  <w:rPr>
                    <w:rFonts w:ascii="Verdana" w:hAnsi="Verdana" w:cs="Arial"/>
                    <w:vertAlign w:val="superscript"/>
                    <w:lang w:val="en-US"/>
                    <w:rPrChange w:id="41" w:author="Author">
                      <w:rPr>
                        <w:rFonts w:ascii="Verdana" w:hAnsi="Verdana" w:cs="Arial"/>
                        <w:lang w:val="en-US"/>
                      </w:rPr>
                    </w:rPrChange>
                  </w:rPr>
                  <w:delText>st</w:delText>
                </w:r>
                <w:r w:rsidR="00795F7C" w:rsidDel="005B1875">
                  <w:rPr>
                    <w:rFonts w:ascii="Verdana" w:hAnsi="Verdana" w:cs="Arial"/>
                    <w:lang w:val="en-US"/>
                  </w:rPr>
                  <w:delText>2nd</w:delText>
                </w:r>
                <w:r w:rsidR="00852CBF" w:rsidDel="00002979">
                  <w:rPr>
                    <w:rFonts w:ascii="Verdana" w:hAnsi="Verdana" w:cs="Arial"/>
                    <w:lang w:val="en-US"/>
                  </w:rPr>
                  <w:delText>11</w:delText>
                </w:r>
                <w:r w:rsidR="003D5BE3" w:rsidDel="00002979">
                  <w:rPr>
                    <w:rFonts w:ascii="Verdana" w:hAnsi="Verdana" w:cs="Arial"/>
                    <w:lang w:val="en-US"/>
                  </w:rPr>
                  <w:delText>9</w:delText>
                </w:r>
                <w:r w:rsidR="005B1875" w:rsidDel="00002979">
                  <w:rPr>
                    <w:rFonts w:ascii="Verdana" w:hAnsi="Verdana" w:cs="Arial"/>
                    <w:lang w:val="en-US"/>
                  </w:rPr>
                  <w:delText>8th</w:delText>
                </w:r>
                <w:r w:rsidR="00F9532E" w:rsidDel="00002979">
                  <w:rPr>
                    <w:rFonts w:ascii="Verdana" w:hAnsi="Verdana" w:cs="Arial"/>
                    <w:lang w:val="en-US"/>
                  </w:rPr>
                  <w:delText xml:space="preserve"> </w:delText>
                </w:r>
                <w:r w:rsidR="00F9532E" w:rsidDel="00067068">
                  <w:rPr>
                    <w:rFonts w:ascii="Verdana" w:hAnsi="Verdana" w:cs="Arial"/>
                    <w:lang w:val="en-US"/>
                  </w:rPr>
                  <w:delText>July</w:delText>
                </w:r>
              </w:del>
              <w:r w:rsidR="00067068">
                <w:rPr>
                  <w:rFonts w:ascii="Verdana" w:hAnsi="Verdana" w:cs="Arial"/>
                  <w:lang w:val="en-US"/>
                </w:rPr>
                <w:t>August</w:t>
              </w:r>
              <w:r w:rsidR="0043344A" w:rsidRPr="006E7300">
                <w:rPr>
                  <w:rFonts w:ascii="Verdana" w:hAnsi="Verdana" w:cs="Arial"/>
                  <w:lang w:val="en-US"/>
                </w:rPr>
                <w:t xml:space="preserve"> </w:t>
              </w:r>
            </w:ins>
            <w:r w:rsidR="0043344A">
              <w:rPr>
                <w:rFonts w:ascii="Verdana" w:hAnsi="Verdana" w:cs="Arial"/>
                <w:lang w:val="en-US"/>
              </w:rPr>
              <w:t>2019</w:t>
            </w:r>
          </w:p>
        </w:tc>
      </w:tr>
      <w:bookmarkEnd w:id="0"/>
    </w:tbl>
    <w:p w14:paraId="21F314A1" w14:textId="77777777" w:rsidR="00751F93" w:rsidRDefault="00751F93">
      <w:pPr>
        <w:rPr>
          <w:rFonts w:cs="Arial"/>
          <w:lang w:val="en-US"/>
        </w:rPr>
      </w:pPr>
    </w:p>
    <w:p w14:paraId="056B368A" w14:textId="77777777" w:rsidR="001944B6" w:rsidRDefault="001944B6">
      <w:pPr>
        <w:rPr>
          <w:rFonts w:cs="Arial"/>
          <w:lang w:val="en-US"/>
        </w:rPr>
      </w:pPr>
    </w:p>
    <w:p w14:paraId="7D17FBA2" w14:textId="77777777" w:rsidR="001944B6" w:rsidRDefault="001944B6">
      <w:pPr>
        <w:rPr>
          <w:rFonts w:cs="Arial"/>
          <w:lang w:val="en-US"/>
        </w:rPr>
      </w:pPr>
    </w:p>
    <w:p w14:paraId="1C1D7C33" w14:textId="77777777" w:rsidR="001944B6" w:rsidRDefault="001944B6">
      <w:pPr>
        <w:rPr>
          <w:rFonts w:cs="Arial"/>
          <w:lang w:val="en-US"/>
        </w:rPr>
      </w:pPr>
    </w:p>
    <w:p w14:paraId="32327E3B" w14:textId="77777777" w:rsidR="001944B6" w:rsidRPr="00231D74" w:rsidRDefault="001944B6">
      <w:pPr>
        <w:rPr>
          <w:rFonts w:cs="Arial"/>
          <w:lang w:val="en-US"/>
        </w:rPr>
      </w:pPr>
    </w:p>
    <w:p w14:paraId="56215EC5" w14:textId="77777777" w:rsidR="00081E5B" w:rsidRPr="00885451" w:rsidRDefault="00F26AEF" w:rsidP="00885451">
      <w:pPr>
        <w:rPr>
          <w:rFonts w:cs="Arial"/>
          <w:sz w:val="36"/>
          <w:szCs w:val="36"/>
          <w:lang w:val="en-US"/>
        </w:rPr>
      </w:pPr>
      <w:r w:rsidRPr="00885451">
        <w:rPr>
          <w:rFonts w:cs="Arial"/>
          <w:sz w:val="36"/>
          <w:szCs w:val="36"/>
          <w:lang w:val="en-US"/>
        </w:rPr>
        <w:t>Contents</w:t>
      </w:r>
    </w:p>
    <w:sdt>
      <w:sdtPr>
        <w:rPr>
          <w:rFonts w:ascii="Arial" w:eastAsiaTheme="minorHAnsi" w:hAnsi="Arial" w:cs="Arial"/>
          <w:color w:val="auto"/>
          <w:sz w:val="22"/>
          <w:szCs w:val="22"/>
          <w:lang w:val="en-AU"/>
        </w:rPr>
        <w:id w:val="-953323997"/>
        <w:docPartObj>
          <w:docPartGallery w:val="Table of Contents"/>
          <w:docPartUnique/>
        </w:docPartObj>
      </w:sdtPr>
      <w:sdtEndPr>
        <w:rPr>
          <w:b/>
          <w:bCs/>
          <w:noProof/>
        </w:rPr>
      </w:sdtEndPr>
      <w:sdtContent>
        <w:p w14:paraId="593D9464" w14:textId="77777777" w:rsidR="000D054D" w:rsidRPr="001311F4" w:rsidRDefault="000D054D">
          <w:pPr>
            <w:pStyle w:val="TOCHeading"/>
            <w:rPr>
              <w:rFonts w:ascii="Arial" w:hAnsi="Arial" w:cs="Arial"/>
              <w:sz w:val="4"/>
              <w:szCs w:val="4"/>
            </w:rPr>
          </w:pPr>
        </w:p>
        <w:p w14:paraId="41308366" w14:textId="0FD78299" w:rsidR="008E4F2F" w:rsidRDefault="00A129FD">
          <w:pPr>
            <w:pStyle w:val="TOC1"/>
            <w:tabs>
              <w:tab w:val="right" w:leader="dot" w:pos="13948"/>
            </w:tabs>
            <w:rPr>
              <w:ins w:id="42" w:author="Author"/>
              <w:rFonts w:asciiTheme="minorHAnsi" w:eastAsiaTheme="minorEastAsia" w:hAnsiTheme="minorHAnsi"/>
              <w:noProof/>
              <w:lang w:val="en-GB" w:eastAsia="en-GB"/>
            </w:rPr>
          </w:pPr>
          <w:r w:rsidRPr="00231D74">
            <w:rPr>
              <w:rFonts w:cs="Arial"/>
              <w:lang w:val="en-US"/>
            </w:rPr>
            <w:fldChar w:fldCharType="begin"/>
          </w:r>
          <w:r w:rsidRPr="00231D74">
            <w:rPr>
              <w:rFonts w:cs="Arial"/>
              <w:lang w:val="en-US"/>
            </w:rPr>
            <w:instrText xml:space="preserve"> TOC \o "1-2" \h \z \u </w:instrText>
          </w:r>
          <w:r w:rsidRPr="00231D74">
            <w:rPr>
              <w:rFonts w:cs="Arial"/>
              <w:lang w:val="en-US"/>
            </w:rPr>
            <w:fldChar w:fldCharType="separate"/>
          </w:r>
          <w:ins w:id="43" w:author="Author">
            <w:r w:rsidR="008E4F2F" w:rsidRPr="005525A1">
              <w:rPr>
                <w:rStyle w:val="Hyperlink"/>
                <w:noProof/>
              </w:rPr>
              <w:fldChar w:fldCharType="begin"/>
            </w:r>
            <w:r w:rsidR="008E4F2F" w:rsidRPr="005525A1">
              <w:rPr>
                <w:rStyle w:val="Hyperlink"/>
                <w:noProof/>
              </w:rPr>
              <w:instrText xml:space="preserve"> </w:instrText>
            </w:r>
            <w:r w:rsidR="008E4F2F">
              <w:rPr>
                <w:noProof/>
              </w:rPr>
              <w:instrText>HYPERLINK \l "_Toc17306874"</w:instrText>
            </w:r>
            <w:r w:rsidR="008E4F2F" w:rsidRPr="005525A1">
              <w:rPr>
                <w:rStyle w:val="Hyperlink"/>
                <w:noProof/>
              </w:rPr>
              <w:instrText xml:space="preserve"> </w:instrText>
            </w:r>
            <w:r w:rsidR="008E4F2F" w:rsidRPr="005525A1">
              <w:rPr>
                <w:rStyle w:val="Hyperlink"/>
                <w:noProof/>
              </w:rPr>
              <w:fldChar w:fldCharType="separate"/>
            </w:r>
            <w:r w:rsidR="008E4F2F" w:rsidRPr="005525A1">
              <w:rPr>
                <w:rStyle w:val="Hyperlink"/>
                <w:rFonts w:ascii="Verdana" w:hAnsi="Verdana" w:cs="Arial"/>
                <w:noProof/>
                <w:lang w:val="en-US"/>
              </w:rPr>
              <w:t>1. Introduction</w:t>
            </w:r>
            <w:r w:rsidR="008E4F2F">
              <w:rPr>
                <w:noProof/>
                <w:webHidden/>
              </w:rPr>
              <w:tab/>
            </w:r>
            <w:r w:rsidR="008E4F2F">
              <w:rPr>
                <w:noProof/>
                <w:webHidden/>
              </w:rPr>
              <w:fldChar w:fldCharType="begin"/>
            </w:r>
            <w:r w:rsidR="008E4F2F">
              <w:rPr>
                <w:noProof/>
                <w:webHidden/>
              </w:rPr>
              <w:instrText xml:space="preserve"> PAGEREF _Toc17306874 \h </w:instrText>
            </w:r>
          </w:ins>
          <w:r w:rsidR="008E4F2F">
            <w:rPr>
              <w:noProof/>
              <w:webHidden/>
            </w:rPr>
          </w:r>
          <w:r w:rsidR="008E4F2F">
            <w:rPr>
              <w:noProof/>
              <w:webHidden/>
            </w:rPr>
            <w:fldChar w:fldCharType="separate"/>
          </w:r>
          <w:ins w:id="44" w:author="Author">
            <w:r w:rsidR="008E4F2F">
              <w:rPr>
                <w:noProof/>
                <w:webHidden/>
              </w:rPr>
              <w:t>8</w:t>
            </w:r>
            <w:r w:rsidR="008E4F2F">
              <w:rPr>
                <w:noProof/>
                <w:webHidden/>
              </w:rPr>
              <w:fldChar w:fldCharType="end"/>
            </w:r>
            <w:r w:rsidR="008E4F2F" w:rsidRPr="005525A1">
              <w:rPr>
                <w:rStyle w:val="Hyperlink"/>
                <w:noProof/>
              </w:rPr>
              <w:fldChar w:fldCharType="end"/>
            </w:r>
          </w:ins>
        </w:p>
        <w:p w14:paraId="7D2DBEE9" w14:textId="557D5F4E" w:rsidR="008E4F2F" w:rsidRDefault="008E4F2F">
          <w:pPr>
            <w:pStyle w:val="TOC2"/>
            <w:tabs>
              <w:tab w:val="right" w:leader="dot" w:pos="13948"/>
            </w:tabs>
            <w:rPr>
              <w:ins w:id="45" w:author="Author"/>
              <w:rFonts w:asciiTheme="minorHAnsi" w:eastAsiaTheme="minorEastAsia" w:hAnsiTheme="minorHAnsi"/>
              <w:noProof/>
              <w:lang w:val="en-GB" w:eastAsia="en-GB"/>
            </w:rPr>
          </w:pPr>
          <w:ins w:id="46" w:author="Author">
            <w:r w:rsidRPr="005525A1">
              <w:rPr>
                <w:rStyle w:val="Hyperlink"/>
                <w:noProof/>
              </w:rPr>
              <w:fldChar w:fldCharType="begin"/>
            </w:r>
            <w:r w:rsidRPr="005525A1">
              <w:rPr>
                <w:rStyle w:val="Hyperlink"/>
                <w:noProof/>
              </w:rPr>
              <w:instrText xml:space="preserve"> </w:instrText>
            </w:r>
            <w:r>
              <w:rPr>
                <w:noProof/>
              </w:rPr>
              <w:instrText>HYPERLINK \l "_Toc17306875"</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1.1. Document purpose</w:t>
            </w:r>
            <w:r>
              <w:rPr>
                <w:noProof/>
                <w:webHidden/>
              </w:rPr>
              <w:tab/>
            </w:r>
            <w:r>
              <w:rPr>
                <w:noProof/>
                <w:webHidden/>
              </w:rPr>
              <w:fldChar w:fldCharType="begin"/>
            </w:r>
            <w:r>
              <w:rPr>
                <w:noProof/>
                <w:webHidden/>
              </w:rPr>
              <w:instrText xml:space="preserve"> PAGEREF _Toc17306875 \h </w:instrText>
            </w:r>
          </w:ins>
          <w:r>
            <w:rPr>
              <w:noProof/>
              <w:webHidden/>
            </w:rPr>
          </w:r>
          <w:r>
            <w:rPr>
              <w:noProof/>
              <w:webHidden/>
            </w:rPr>
            <w:fldChar w:fldCharType="separate"/>
          </w:r>
          <w:ins w:id="47" w:author="Author">
            <w:r>
              <w:rPr>
                <w:noProof/>
                <w:webHidden/>
              </w:rPr>
              <w:t>8</w:t>
            </w:r>
            <w:r>
              <w:rPr>
                <w:noProof/>
                <w:webHidden/>
              </w:rPr>
              <w:fldChar w:fldCharType="end"/>
            </w:r>
            <w:r w:rsidRPr="005525A1">
              <w:rPr>
                <w:rStyle w:val="Hyperlink"/>
                <w:noProof/>
              </w:rPr>
              <w:fldChar w:fldCharType="end"/>
            </w:r>
          </w:ins>
        </w:p>
        <w:p w14:paraId="5F01EF32" w14:textId="1A40BA83" w:rsidR="008E4F2F" w:rsidRDefault="008E4F2F">
          <w:pPr>
            <w:pStyle w:val="TOC2"/>
            <w:tabs>
              <w:tab w:val="right" w:leader="dot" w:pos="13948"/>
            </w:tabs>
            <w:rPr>
              <w:ins w:id="48" w:author="Author"/>
              <w:rFonts w:asciiTheme="minorHAnsi" w:eastAsiaTheme="minorEastAsia" w:hAnsiTheme="minorHAnsi"/>
              <w:noProof/>
              <w:lang w:val="en-GB" w:eastAsia="en-GB"/>
            </w:rPr>
          </w:pPr>
          <w:ins w:id="49" w:author="Author">
            <w:r w:rsidRPr="005525A1">
              <w:rPr>
                <w:rStyle w:val="Hyperlink"/>
                <w:noProof/>
              </w:rPr>
              <w:fldChar w:fldCharType="begin"/>
            </w:r>
            <w:r w:rsidRPr="005525A1">
              <w:rPr>
                <w:rStyle w:val="Hyperlink"/>
                <w:noProof/>
              </w:rPr>
              <w:instrText xml:space="preserve"> </w:instrText>
            </w:r>
            <w:r>
              <w:rPr>
                <w:noProof/>
              </w:rPr>
              <w:instrText>HYPERLINK \l "_Toc17306876"</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1.2. Definitions</w:t>
            </w:r>
            <w:r>
              <w:rPr>
                <w:noProof/>
                <w:webHidden/>
              </w:rPr>
              <w:tab/>
            </w:r>
            <w:r>
              <w:rPr>
                <w:noProof/>
                <w:webHidden/>
              </w:rPr>
              <w:fldChar w:fldCharType="begin"/>
            </w:r>
            <w:r>
              <w:rPr>
                <w:noProof/>
                <w:webHidden/>
              </w:rPr>
              <w:instrText xml:space="preserve"> PAGEREF _Toc17306876 \h </w:instrText>
            </w:r>
          </w:ins>
          <w:r>
            <w:rPr>
              <w:noProof/>
              <w:webHidden/>
            </w:rPr>
          </w:r>
          <w:r>
            <w:rPr>
              <w:noProof/>
              <w:webHidden/>
            </w:rPr>
            <w:fldChar w:fldCharType="separate"/>
          </w:r>
          <w:ins w:id="50" w:author="Author">
            <w:r>
              <w:rPr>
                <w:noProof/>
                <w:webHidden/>
              </w:rPr>
              <w:t>8</w:t>
            </w:r>
            <w:r>
              <w:rPr>
                <w:noProof/>
                <w:webHidden/>
              </w:rPr>
              <w:fldChar w:fldCharType="end"/>
            </w:r>
            <w:r w:rsidRPr="005525A1">
              <w:rPr>
                <w:rStyle w:val="Hyperlink"/>
                <w:noProof/>
              </w:rPr>
              <w:fldChar w:fldCharType="end"/>
            </w:r>
          </w:ins>
        </w:p>
        <w:p w14:paraId="6842496C" w14:textId="70BFAEAE" w:rsidR="008E4F2F" w:rsidRDefault="008E4F2F">
          <w:pPr>
            <w:pStyle w:val="TOC2"/>
            <w:tabs>
              <w:tab w:val="right" w:leader="dot" w:pos="13948"/>
            </w:tabs>
            <w:rPr>
              <w:ins w:id="51" w:author="Author"/>
              <w:rFonts w:asciiTheme="minorHAnsi" w:eastAsiaTheme="minorEastAsia" w:hAnsiTheme="minorHAnsi"/>
              <w:noProof/>
              <w:lang w:val="en-GB" w:eastAsia="en-GB"/>
            </w:rPr>
          </w:pPr>
          <w:ins w:id="52" w:author="Author">
            <w:r w:rsidRPr="005525A1">
              <w:rPr>
                <w:rStyle w:val="Hyperlink"/>
                <w:noProof/>
              </w:rPr>
              <w:fldChar w:fldCharType="begin"/>
            </w:r>
            <w:r w:rsidRPr="005525A1">
              <w:rPr>
                <w:rStyle w:val="Hyperlink"/>
                <w:noProof/>
              </w:rPr>
              <w:instrText xml:space="preserve"> </w:instrText>
            </w:r>
            <w:r>
              <w:rPr>
                <w:noProof/>
              </w:rPr>
              <w:instrText>HYPERLINK \l "_Toc17306877"</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1.3. Reference artefacts</w:t>
            </w:r>
            <w:r>
              <w:rPr>
                <w:noProof/>
                <w:webHidden/>
              </w:rPr>
              <w:tab/>
            </w:r>
            <w:r>
              <w:rPr>
                <w:noProof/>
                <w:webHidden/>
              </w:rPr>
              <w:fldChar w:fldCharType="begin"/>
            </w:r>
            <w:r>
              <w:rPr>
                <w:noProof/>
                <w:webHidden/>
              </w:rPr>
              <w:instrText xml:space="preserve"> PAGEREF _Toc17306877 \h </w:instrText>
            </w:r>
          </w:ins>
          <w:r>
            <w:rPr>
              <w:noProof/>
              <w:webHidden/>
            </w:rPr>
          </w:r>
          <w:r>
            <w:rPr>
              <w:noProof/>
              <w:webHidden/>
            </w:rPr>
            <w:fldChar w:fldCharType="separate"/>
          </w:r>
          <w:ins w:id="53" w:author="Author">
            <w:r>
              <w:rPr>
                <w:noProof/>
                <w:webHidden/>
              </w:rPr>
              <w:t>9</w:t>
            </w:r>
            <w:r>
              <w:rPr>
                <w:noProof/>
                <w:webHidden/>
              </w:rPr>
              <w:fldChar w:fldCharType="end"/>
            </w:r>
            <w:r w:rsidRPr="005525A1">
              <w:rPr>
                <w:rStyle w:val="Hyperlink"/>
                <w:noProof/>
              </w:rPr>
              <w:fldChar w:fldCharType="end"/>
            </w:r>
          </w:ins>
        </w:p>
        <w:p w14:paraId="5207A287" w14:textId="2A277541" w:rsidR="008E4F2F" w:rsidRDefault="008E4F2F">
          <w:pPr>
            <w:pStyle w:val="TOC1"/>
            <w:tabs>
              <w:tab w:val="right" w:leader="dot" w:pos="13948"/>
            </w:tabs>
            <w:rPr>
              <w:ins w:id="54" w:author="Author"/>
              <w:rFonts w:asciiTheme="minorHAnsi" w:eastAsiaTheme="minorEastAsia" w:hAnsiTheme="minorHAnsi"/>
              <w:noProof/>
              <w:lang w:val="en-GB" w:eastAsia="en-GB"/>
            </w:rPr>
          </w:pPr>
          <w:ins w:id="55" w:author="Author">
            <w:r w:rsidRPr="005525A1">
              <w:rPr>
                <w:rStyle w:val="Hyperlink"/>
                <w:noProof/>
              </w:rPr>
              <w:fldChar w:fldCharType="begin"/>
            </w:r>
            <w:r w:rsidRPr="005525A1">
              <w:rPr>
                <w:rStyle w:val="Hyperlink"/>
                <w:noProof/>
              </w:rPr>
              <w:instrText xml:space="preserve"> </w:instrText>
            </w:r>
            <w:r>
              <w:rPr>
                <w:noProof/>
              </w:rPr>
              <w:instrText>HYPERLINK \l "_Toc17306878"</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2. Process Overview</w:t>
            </w:r>
            <w:r>
              <w:rPr>
                <w:noProof/>
                <w:webHidden/>
              </w:rPr>
              <w:tab/>
            </w:r>
            <w:r>
              <w:rPr>
                <w:noProof/>
                <w:webHidden/>
              </w:rPr>
              <w:fldChar w:fldCharType="begin"/>
            </w:r>
            <w:r>
              <w:rPr>
                <w:noProof/>
                <w:webHidden/>
              </w:rPr>
              <w:instrText xml:space="preserve"> PAGEREF _Toc17306878 \h </w:instrText>
            </w:r>
          </w:ins>
          <w:r>
            <w:rPr>
              <w:noProof/>
              <w:webHidden/>
            </w:rPr>
          </w:r>
          <w:r>
            <w:rPr>
              <w:noProof/>
              <w:webHidden/>
            </w:rPr>
            <w:fldChar w:fldCharType="separate"/>
          </w:r>
          <w:ins w:id="56" w:author="Author">
            <w:r>
              <w:rPr>
                <w:noProof/>
                <w:webHidden/>
              </w:rPr>
              <w:t>9</w:t>
            </w:r>
            <w:r>
              <w:rPr>
                <w:noProof/>
                <w:webHidden/>
              </w:rPr>
              <w:fldChar w:fldCharType="end"/>
            </w:r>
            <w:r w:rsidRPr="005525A1">
              <w:rPr>
                <w:rStyle w:val="Hyperlink"/>
                <w:noProof/>
              </w:rPr>
              <w:fldChar w:fldCharType="end"/>
            </w:r>
          </w:ins>
        </w:p>
        <w:p w14:paraId="09F2FD46" w14:textId="73477A82" w:rsidR="008E4F2F" w:rsidRDefault="008E4F2F">
          <w:pPr>
            <w:pStyle w:val="TOC2"/>
            <w:tabs>
              <w:tab w:val="right" w:leader="dot" w:pos="13948"/>
            </w:tabs>
            <w:rPr>
              <w:ins w:id="57" w:author="Author"/>
              <w:rFonts w:asciiTheme="minorHAnsi" w:eastAsiaTheme="minorEastAsia" w:hAnsiTheme="minorHAnsi"/>
              <w:noProof/>
              <w:lang w:val="en-GB" w:eastAsia="en-GB"/>
            </w:rPr>
          </w:pPr>
          <w:ins w:id="58" w:author="Author">
            <w:r w:rsidRPr="005525A1">
              <w:rPr>
                <w:rStyle w:val="Hyperlink"/>
                <w:noProof/>
              </w:rPr>
              <w:fldChar w:fldCharType="begin"/>
            </w:r>
            <w:r w:rsidRPr="005525A1">
              <w:rPr>
                <w:rStyle w:val="Hyperlink"/>
                <w:noProof/>
              </w:rPr>
              <w:instrText xml:space="preserve"> </w:instrText>
            </w:r>
            <w:r>
              <w:rPr>
                <w:noProof/>
              </w:rPr>
              <w:instrText>HYPERLINK \l "_Toc17306879"</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2.1. High-level Process Description (as-is)</w:t>
            </w:r>
            <w:r>
              <w:rPr>
                <w:noProof/>
                <w:webHidden/>
              </w:rPr>
              <w:tab/>
            </w:r>
            <w:r>
              <w:rPr>
                <w:noProof/>
                <w:webHidden/>
              </w:rPr>
              <w:fldChar w:fldCharType="begin"/>
            </w:r>
            <w:r>
              <w:rPr>
                <w:noProof/>
                <w:webHidden/>
              </w:rPr>
              <w:instrText xml:space="preserve"> PAGEREF _Toc17306879 \h </w:instrText>
            </w:r>
          </w:ins>
          <w:r>
            <w:rPr>
              <w:noProof/>
              <w:webHidden/>
            </w:rPr>
          </w:r>
          <w:r>
            <w:rPr>
              <w:noProof/>
              <w:webHidden/>
            </w:rPr>
            <w:fldChar w:fldCharType="separate"/>
          </w:r>
          <w:ins w:id="59" w:author="Author">
            <w:r>
              <w:rPr>
                <w:noProof/>
                <w:webHidden/>
              </w:rPr>
              <w:t>9</w:t>
            </w:r>
            <w:r>
              <w:rPr>
                <w:noProof/>
                <w:webHidden/>
              </w:rPr>
              <w:fldChar w:fldCharType="end"/>
            </w:r>
            <w:r w:rsidRPr="005525A1">
              <w:rPr>
                <w:rStyle w:val="Hyperlink"/>
                <w:noProof/>
              </w:rPr>
              <w:fldChar w:fldCharType="end"/>
            </w:r>
          </w:ins>
        </w:p>
        <w:p w14:paraId="49EB0CF1" w14:textId="71CBB64F" w:rsidR="008E4F2F" w:rsidRDefault="008E4F2F">
          <w:pPr>
            <w:pStyle w:val="TOC2"/>
            <w:tabs>
              <w:tab w:val="right" w:leader="dot" w:pos="13948"/>
            </w:tabs>
            <w:rPr>
              <w:ins w:id="60" w:author="Author"/>
              <w:rFonts w:asciiTheme="minorHAnsi" w:eastAsiaTheme="minorEastAsia" w:hAnsiTheme="minorHAnsi"/>
              <w:noProof/>
              <w:lang w:val="en-GB" w:eastAsia="en-GB"/>
            </w:rPr>
          </w:pPr>
          <w:ins w:id="61" w:author="Author">
            <w:r w:rsidRPr="005525A1">
              <w:rPr>
                <w:rStyle w:val="Hyperlink"/>
                <w:noProof/>
              </w:rPr>
              <w:fldChar w:fldCharType="begin"/>
            </w:r>
            <w:r w:rsidRPr="005525A1">
              <w:rPr>
                <w:rStyle w:val="Hyperlink"/>
                <w:noProof/>
              </w:rPr>
              <w:instrText xml:space="preserve"> </w:instrText>
            </w:r>
            <w:r>
              <w:rPr>
                <w:noProof/>
              </w:rPr>
              <w:instrText>HYPERLINK \l "_Toc17306880"</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 xml:space="preserve">2.2. </w:t>
            </w:r>
            <w:r w:rsidRPr="005525A1">
              <w:rPr>
                <w:rStyle w:val="Hyperlink"/>
                <w:rFonts w:ascii="Verdana" w:hAnsi="Verdana" w:cs="Arial"/>
                <w:noProof/>
              </w:rPr>
              <w:t>High-level Process Flow Diagram</w:t>
            </w:r>
            <w:r>
              <w:rPr>
                <w:noProof/>
                <w:webHidden/>
              </w:rPr>
              <w:tab/>
            </w:r>
            <w:r>
              <w:rPr>
                <w:noProof/>
                <w:webHidden/>
              </w:rPr>
              <w:fldChar w:fldCharType="begin"/>
            </w:r>
            <w:r>
              <w:rPr>
                <w:noProof/>
                <w:webHidden/>
              </w:rPr>
              <w:instrText xml:space="preserve"> PAGEREF _Toc17306880 \h </w:instrText>
            </w:r>
          </w:ins>
          <w:r>
            <w:rPr>
              <w:noProof/>
              <w:webHidden/>
            </w:rPr>
          </w:r>
          <w:r>
            <w:rPr>
              <w:noProof/>
              <w:webHidden/>
            </w:rPr>
            <w:fldChar w:fldCharType="separate"/>
          </w:r>
          <w:ins w:id="62" w:author="Author">
            <w:r>
              <w:rPr>
                <w:noProof/>
                <w:webHidden/>
              </w:rPr>
              <w:t>10</w:t>
            </w:r>
            <w:r>
              <w:rPr>
                <w:noProof/>
                <w:webHidden/>
              </w:rPr>
              <w:fldChar w:fldCharType="end"/>
            </w:r>
            <w:r w:rsidRPr="005525A1">
              <w:rPr>
                <w:rStyle w:val="Hyperlink"/>
                <w:noProof/>
              </w:rPr>
              <w:fldChar w:fldCharType="end"/>
            </w:r>
          </w:ins>
        </w:p>
        <w:p w14:paraId="595C6153" w14:textId="03C1EDED" w:rsidR="008E4F2F" w:rsidRDefault="008E4F2F">
          <w:pPr>
            <w:pStyle w:val="TOC2"/>
            <w:tabs>
              <w:tab w:val="right" w:leader="dot" w:pos="13948"/>
            </w:tabs>
            <w:rPr>
              <w:ins w:id="63" w:author="Author"/>
              <w:rFonts w:asciiTheme="minorHAnsi" w:eastAsiaTheme="minorEastAsia" w:hAnsiTheme="minorHAnsi"/>
              <w:noProof/>
              <w:lang w:val="en-GB" w:eastAsia="en-GB"/>
            </w:rPr>
          </w:pPr>
          <w:ins w:id="64" w:author="Author">
            <w:r w:rsidRPr="005525A1">
              <w:rPr>
                <w:rStyle w:val="Hyperlink"/>
                <w:noProof/>
              </w:rPr>
              <w:fldChar w:fldCharType="begin"/>
            </w:r>
            <w:r w:rsidRPr="005525A1">
              <w:rPr>
                <w:rStyle w:val="Hyperlink"/>
                <w:noProof/>
              </w:rPr>
              <w:instrText xml:space="preserve"> </w:instrText>
            </w:r>
            <w:r>
              <w:rPr>
                <w:noProof/>
              </w:rPr>
              <w:instrText>HYPERLINK \l "_Toc17306881"</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2.3. Process Flow Description(s) – In-scope “Happy Path”</w:t>
            </w:r>
            <w:r>
              <w:rPr>
                <w:noProof/>
                <w:webHidden/>
              </w:rPr>
              <w:tab/>
            </w:r>
            <w:r>
              <w:rPr>
                <w:noProof/>
                <w:webHidden/>
              </w:rPr>
              <w:fldChar w:fldCharType="begin"/>
            </w:r>
            <w:r>
              <w:rPr>
                <w:noProof/>
                <w:webHidden/>
              </w:rPr>
              <w:instrText xml:space="preserve"> PAGEREF _Toc17306881 \h </w:instrText>
            </w:r>
          </w:ins>
          <w:r>
            <w:rPr>
              <w:noProof/>
              <w:webHidden/>
            </w:rPr>
          </w:r>
          <w:r>
            <w:rPr>
              <w:noProof/>
              <w:webHidden/>
            </w:rPr>
            <w:fldChar w:fldCharType="separate"/>
          </w:r>
          <w:ins w:id="65" w:author="Author">
            <w:r>
              <w:rPr>
                <w:noProof/>
                <w:webHidden/>
              </w:rPr>
              <w:t>11</w:t>
            </w:r>
            <w:r>
              <w:rPr>
                <w:noProof/>
                <w:webHidden/>
              </w:rPr>
              <w:fldChar w:fldCharType="end"/>
            </w:r>
            <w:r w:rsidRPr="005525A1">
              <w:rPr>
                <w:rStyle w:val="Hyperlink"/>
                <w:noProof/>
              </w:rPr>
              <w:fldChar w:fldCharType="end"/>
            </w:r>
          </w:ins>
        </w:p>
        <w:p w14:paraId="480E9CF2" w14:textId="1DE0750A" w:rsidR="008E4F2F" w:rsidRDefault="008E4F2F">
          <w:pPr>
            <w:pStyle w:val="TOC2"/>
            <w:tabs>
              <w:tab w:val="right" w:leader="dot" w:pos="13948"/>
            </w:tabs>
            <w:rPr>
              <w:ins w:id="66" w:author="Author"/>
              <w:rFonts w:asciiTheme="minorHAnsi" w:eastAsiaTheme="minorEastAsia" w:hAnsiTheme="minorHAnsi"/>
              <w:noProof/>
              <w:lang w:val="en-GB" w:eastAsia="en-GB"/>
            </w:rPr>
          </w:pPr>
          <w:ins w:id="67" w:author="Author">
            <w:r w:rsidRPr="005525A1">
              <w:rPr>
                <w:rStyle w:val="Hyperlink"/>
                <w:noProof/>
              </w:rPr>
              <w:fldChar w:fldCharType="begin"/>
            </w:r>
            <w:r w:rsidRPr="005525A1">
              <w:rPr>
                <w:rStyle w:val="Hyperlink"/>
                <w:noProof/>
              </w:rPr>
              <w:instrText xml:space="preserve"> </w:instrText>
            </w:r>
            <w:r>
              <w:rPr>
                <w:noProof/>
              </w:rPr>
              <w:instrText>HYPERLINK \l "_Toc17306882"</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2.4. Process Flow Description(s) – In-scope “Alternate Path(s)”</w:t>
            </w:r>
            <w:r>
              <w:rPr>
                <w:noProof/>
                <w:webHidden/>
              </w:rPr>
              <w:tab/>
            </w:r>
            <w:r>
              <w:rPr>
                <w:noProof/>
                <w:webHidden/>
              </w:rPr>
              <w:fldChar w:fldCharType="begin"/>
            </w:r>
            <w:r>
              <w:rPr>
                <w:noProof/>
                <w:webHidden/>
              </w:rPr>
              <w:instrText xml:space="preserve"> PAGEREF _Toc17306882 \h </w:instrText>
            </w:r>
          </w:ins>
          <w:r>
            <w:rPr>
              <w:noProof/>
              <w:webHidden/>
            </w:rPr>
          </w:r>
          <w:r>
            <w:rPr>
              <w:noProof/>
              <w:webHidden/>
            </w:rPr>
            <w:fldChar w:fldCharType="separate"/>
          </w:r>
          <w:ins w:id="68" w:author="Author">
            <w:r>
              <w:rPr>
                <w:noProof/>
                <w:webHidden/>
              </w:rPr>
              <w:t>12</w:t>
            </w:r>
            <w:r>
              <w:rPr>
                <w:noProof/>
                <w:webHidden/>
              </w:rPr>
              <w:fldChar w:fldCharType="end"/>
            </w:r>
            <w:r w:rsidRPr="005525A1">
              <w:rPr>
                <w:rStyle w:val="Hyperlink"/>
                <w:noProof/>
              </w:rPr>
              <w:fldChar w:fldCharType="end"/>
            </w:r>
          </w:ins>
        </w:p>
        <w:p w14:paraId="73A7CA0D" w14:textId="68E469B3" w:rsidR="008E4F2F" w:rsidRDefault="008E4F2F">
          <w:pPr>
            <w:pStyle w:val="TOC2"/>
            <w:tabs>
              <w:tab w:val="right" w:leader="dot" w:pos="13948"/>
            </w:tabs>
            <w:rPr>
              <w:ins w:id="69" w:author="Author"/>
              <w:rFonts w:asciiTheme="minorHAnsi" w:eastAsiaTheme="minorEastAsia" w:hAnsiTheme="minorHAnsi"/>
              <w:noProof/>
              <w:lang w:val="en-GB" w:eastAsia="en-GB"/>
            </w:rPr>
          </w:pPr>
          <w:ins w:id="70" w:author="Author">
            <w:r w:rsidRPr="005525A1">
              <w:rPr>
                <w:rStyle w:val="Hyperlink"/>
                <w:noProof/>
              </w:rPr>
              <w:fldChar w:fldCharType="begin"/>
            </w:r>
            <w:r w:rsidRPr="005525A1">
              <w:rPr>
                <w:rStyle w:val="Hyperlink"/>
                <w:noProof/>
              </w:rPr>
              <w:instrText xml:space="preserve"> </w:instrText>
            </w:r>
            <w:r>
              <w:rPr>
                <w:noProof/>
              </w:rPr>
              <w:instrText>HYPERLINK \l "_Toc17306883"</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2.5. Process Flow Description(s) – Out of scope “Alternate Path(s)”</w:t>
            </w:r>
            <w:r>
              <w:rPr>
                <w:noProof/>
                <w:webHidden/>
              </w:rPr>
              <w:tab/>
            </w:r>
            <w:r>
              <w:rPr>
                <w:noProof/>
                <w:webHidden/>
              </w:rPr>
              <w:fldChar w:fldCharType="begin"/>
            </w:r>
            <w:r>
              <w:rPr>
                <w:noProof/>
                <w:webHidden/>
              </w:rPr>
              <w:instrText xml:space="preserve"> PAGEREF _Toc17306883 \h </w:instrText>
            </w:r>
          </w:ins>
          <w:r>
            <w:rPr>
              <w:noProof/>
              <w:webHidden/>
            </w:rPr>
          </w:r>
          <w:r>
            <w:rPr>
              <w:noProof/>
              <w:webHidden/>
            </w:rPr>
            <w:fldChar w:fldCharType="separate"/>
          </w:r>
          <w:ins w:id="71" w:author="Author">
            <w:r>
              <w:rPr>
                <w:noProof/>
                <w:webHidden/>
              </w:rPr>
              <w:t>12</w:t>
            </w:r>
            <w:r>
              <w:rPr>
                <w:noProof/>
                <w:webHidden/>
              </w:rPr>
              <w:fldChar w:fldCharType="end"/>
            </w:r>
            <w:r w:rsidRPr="005525A1">
              <w:rPr>
                <w:rStyle w:val="Hyperlink"/>
                <w:noProof/>
              </w:rPr>
              <w:fldChar w:fldCharType="end"/>
            </w:r>
          </w:ins>
        </w:p>
        <w:p w14:paraId="06FF4246" w14:textId="69AD760E" w:rsidR="008E4F2F" w:rsidRDefault="008E4F2F">
          <w:pPr>
            <w:pStyle w:val="TOC2"/>
            <w:tabs>
              <w:tab w:val="right" w:leader="dot" w:pos="13948"/>
            </w:tabs>
            <w:rPr>
              <w:ins w:id="72" w:author="Author"/>
              <w:rFonts w:asciiTheme="minorHAnsi" w:eastAsiaTheme="minorEastAsia" w:hAnsiTheme="minorHAnsi"/>
              <w:noProof/>
              <w:lang w:val="en-GB" w:eastAsia="en-GB"/>
            </w:rPr>
          </w:pPr>
          <w:ins w:id="73" w:author="Author">
            <w:r w:rsidRPr="005525A1">
              <w:rPr>
                <w:rStyle w:val="Hyperlink"/>
                <w:noProof/>
              </w:rPr>
              <w:fldChar w:fldCharType="begin"/>
            </w:r>
            <w:r w:rsidRPr="005525A1">
              <w:rPr>
                <w:rStyle w:val="Hyperlink"/>
                <w:noProof/>
              </w:rPr>
              <w:instrText xml:space="preserve"> </w:instrText>
            </w:r>
            <w:r>
              <w:rPr>
                <w:noProof/>
              </w:rPr>
              <w:instrText>HYPERLINK \l "_Toc17306884"</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2.6. Inputs and outputs</w:t>
            </w:r>
            <w:r>
              <w:rPr>
                <w:noProof/>
                <w:webHidden/>
              </w:rPr>
              <w:tab/>
            </w:r>
            <w:r>
              <w:rPr>
                <w:noProof/>
                <w:webHidden/>
              </w:rPr>
              <w:fldChar w:fldCharType="begin"/>
            </w:r>
            <w:r>
              <w:rPr>
                <w:noProof/>
                <w:webHidden/>
              </w:rPr>
              <w:instrText xml:space="preserve"> PAGEREF _Toc17306884 \h </w:instrText>
            </w:r>
          </w:ins>
          <w:r>
            <w:rPr>
              <w:noProof/>
              <w:webHidden/>
            </w:rPr>
          </w:r>
          <w:r>
            <w:rPr>
              <w:noProof/>
              <w:webHidden/>
            </w:rPr>
            <w:fldChar w:fldCharType="separate"/>
          </w:r>
          <w:ins w:id="74" w:author="Author">
            <w:r>
              <w:rPr>
                <w:noProof/>
                <w:webHidden/>
              </w:rPr>
              <w:t>12</w:t>
            </w:r>
            <w:r>
              <w:rPr>
                <w:noProof/>
                <w:webHidden/>
              </w:rPr>
              <w:fldChar w:fldCharType="end"/>
            </w:r>
            <w:r w:rsidRPr="005525A1">
              <w:rPr>
                <w:rStyle w:val="Hyperlink"/>
                <w:noProof/>
              </w:rPr>
              <w:fldChar w:fldCharType="end"/>
            </w:r>
          </w:ins>
        </w:p>
        <w:p w14:paraId="099E1A20" w14:textId="2BF8EBA7" w:rsidR="008E4F2F" w:rsidRDefault="008E4F2F">
          <w:pPr>
            <w:pStyle w:val="TOC2"/>
            <w:tabs>
              <w:tab w:val="right" w:leader="dot" w:pos="13948"/>
            </w:tabs>
            <w:rPr>
              <w:ins w:id="75" w:author="Author"/>
              <w:rFonts w:asciiTheme="minorHAnsi" w:eastAsiaTheme="minorEastAsia" w:hAnsiTheme="minorHAnsi"/>
              <w:noProof/>
              <w:lang w:val="en-GB" w:eastAsia="en-GB"/>
            </w:rPr>
          </w:pPr>
          <w:ins w:id="76" w:author="Author">
            <w:r w:rsidRPr="005525A1">
              <w:rPr>
                <w:rStyle w:val="Hyperlink"/>
                <w:noProof/>
              </w:rPr>
              <w:fldChar w:fldCharType="begin"/>
            </w:r>
            <w:r w:rsidRPr="005525A1">
              <w:rPr>
                <w:rStyle w:val="Hyperlink"/>
                <w:noProof/>
              </w:rPr>
              <w:instrText xml:space="preserve"> </w:instrText>
            </w:r>
            <w:r>
              <w:rPr>
                <w:noProof/>
              </w:rPr>
              <w:instrText>HYPERLINK \l "_Toc17306885"</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2.7. Dependencies</w:t>
            </w:r>
            <w:r>
              <w:rPr>
                <w:noProof/>
                <w:webHidden/>
              </w:rPr>
              <w:tab/>
            </w:r>
            <w:r>
              <w:rPr>
                <w:noProof/>
                <w:webHidden/>
              </w:rPr>
              <w:fldChar w:fldCharType="begin"/>
            </w:r>
            <w:r>
              <w:rPr>
                <w:noProof/>
                <w:webHidden/>
              </w:rPr>
              <w:instrText xml:space="preserve"> PAGEREF _Toc17306885 \h </w:instrText>
            </w:r>
          </w:ins>
          <w:r>
            <w:rPr>
              <w:noProof/>
              <w:webHidden/>
            </w:rPr>
          </w:r>
          <w:r>
            <w:rPr>
              <w:noProof/>
              <w:webHidden/>
            </w:rPr>
            <w:fldChar w:fldCharType="separate"/>
          </w:r>
          <w:ins w:id="77" w:author="Author">
            <w:r>
              <w:rPr>
                <w:noProof/>
                <w:webHidden/>
              </w:rPr>
              <w:t>13</w:t>
            </w:r>
            <w:r>
              <w:rPr>
                <w:noProof/>
                <w:webHidden/>
              </w:rPr>
              <w:fldChar w:fldCharType="end"/>
            </w:r>
            <w:r w:rsidRPr="005525A1">
              <w:rPr>
                <w:rStyle w:val="Hyperlink"/>
                <w:noProof/>
              </w:rPr>
              <w:fldChar w:fldCharType="end"/>
            </w:r>
          </w:ins>
        </w:p>
        <w:p w14:paraId="115CF4ED" w14:textId="4818E701" w:rsidR="008E4F2F" w:rsidRDefault="008E4F2F">
          <w:pPr>
            <w:pStyle w:val="TOC2"/>
            <w:tabs>
              <w:tab w:val="right" w:leader="dot" w:pos="13948"/>
            </w:tabs>
            <w:rPr>
              <w:ins w:id="78" w:author="Author"/>
              <w:rFonts w:asciiTheme="minorHAnsi" w:eastAsiaTheme="minorEastAsia" w:hAnsiTheme="minorHAnsi"/>
              <w:noProof/>
              <w:lang w:val="en-GB" w:eastAsia="en-GB"/>
            </w:rPr>
          </w:pPr>
          <w:ins w:id="79" w:author="Author">
            <w:r w:rsidRPr="005525A1">
              <w:rPr>
                <w:rStyle w:val="Hyperlink"/>
                <w:noProof/>
              </w:rPr>
              <w:fldChar w:fldCharType="begin"/>
            </w:r>
            <w:r w:rsidRPr="005525A1">
              <w:rPr>
                <w:rStyle w:val="Hyperlink"/>
                <w:noProof/>
              </w:rPr>
              <w:instrText xml:space="preserve"> </w:instrText>
            </w:r>
            <w:r>
              <w:rPr>
                <w:noProof/>
              </w:rPr>
              <w:instrText>HYPERLINK \l "_Toc17306886"</w:instrText>
            </w:r>
            <w:r w:rsidRPr="005525A1">
              <w:rPr>
                <w:rStyle w:val="Hyperlink"/>
                <w:noProof/>
              </w:rPr>
              <w:instrText xml:space="preserve"> </w:instrText>
            </w:r>
            <w:r w:rsidRPr="005525A1">
              <w:rPr>
                <w:rStyle w:val="Hyperlink"/>
                <w:noProof/>
              </w:rPr>
              <w:fldChar w:fldCharType="separate"/>
            </w:r>
            <w:r w:rsidRPr="005525A1">
              <w:rPr>
                <w:rStyle w:val="Hyperlink"/>
                <w:rFonts w:ascii="Verdana" w:hAnsi="Verdana" w:cs="Arial"/>
                <w:noProof/>
                <w:lang w:val="en-US"/>
              </w:rPr>
              <w:t>2.8. Service level agreements</w:t>
            </w:r>
            <w:r>
              <w:rPr>
                <w:noProof/>
                <w:webHidden/>
              </w:rPr>
              <w:tab/>
            </w:r>
            <w:r>
              <w:rPr>
                <w:noProof/>
                <w:webHidden/>
              </w:rPr>
              <w:fldChar w:fldCharType="begin"/>
            </w:r>
            <w:r>
              <w:rPr>
                <w:noProof/>
                <w:webHidden/>
              </w:rPr>
              <w:instrText xml:space="preserve"> PAGEREF _Toc17306886 \h </w:instrText>
            </w:r>
          </w:ins>
          <w:r>
            <w:rPr>
              <w:noProof/>
              <w:webHidden/>
            </w:rPr>
          </w:r>
          <w:r>
            <w:rPr>
              <w:noProof/>
              <w:webHidden/>
            </w:rPr>
            <w:fldChar w:fldCharType="separate"/>
          </w:r>
          <w:ins w:id="80" w:author="Author">
            <w:r>
              <w:rPr>
                <w:noProof/>
                <w:webHidden/>
              </w:rPr>
              <w:t>14</w:t>
            </w:r>
            <w:r>
              <w:rPr>
                <w:noProof/>
                <w:webHidden/>
              </w:rPr>
              <w:fldChar w:fldCharType="end"/>
            </w:r>
            <w:r w:rsidRPr="005525A1">
              <w:rPr>
                <w:rStyle w:val="Hyperlink"/>
                <w:noProof/>
              </w:rPr>
              <w:fldChar w:fldCharType="end"/>
            </w:r>
          </w:ins>
        </w:p>
        <w:p w14:paraId="362CDD86" w14:textId="1A36EFD5" w:rsidR="008E4F2F" w:rsidRDefault="008E4F2F">
          <w:pPr>
            <w:pStyle w:val="TOC1"/>
            <w:tabs>
              <w:tab w:val="right" w:leader="dot" w:pos="13948"/>
            </w:tabs>
            <w:rPr>
              <w:ins w:id="81" w:author="Author"/>
              <w:rFonts w:asciiTheme="minorHAnsi" w:eastAsiaTheme="minorEastAsia" w:hAnsiTheme="minorHAnsi"/>
              <w:noProof/>
              <w:lang w:val="en-GB" w:eastAsia="en-GB"/>
            </w:rPr>
          </w:pPr>
          <w:ins w:id="82" w:author="Author">
            <w:r w:rsidRPr="005525A1">
              <w:rPr>
                <w:rStyle w:val="Hyperlink"/>
                <w:noProof/>
              </w:rPr>
              <w:fldChar w:fldCharType="begin"/>
            </w:r>
            <w:r w:rsidRPr="005525A1">
              <w:rPr>
                <w:rStyle w:val="Hyperlink"/>
                <w:noProof/>
              </w:rPr>
              <w:instrText xml:space="preserve"> </w:instrText>
            </w:r>
            <w:r>
              <w:rPr>
                <w:noProof/>
              </w:rPr>
              <w:instrText>HYPERLINK \l "_Toc17306887"</w:instrText>
            </w:r>
            <w:r w:rsidRPr="005525A1">
              <w:rPr>
                <w:rStyle w:val="Hyperlink"/>
                <w:noProof/>
              </w:rPr>
              <w:instrText xml:space="preserve"> </w:instrText>
            </w:r>
            <w:r w:rsidRPr="005525A1">
              <w:rPr>
                <w:rStyle w:val="Hyperlink"/>
                <w:noProof/>
              </w:rPr>
              <w:fldChar w:fldCharType="separate"/>
            </w:r>
            <w:r w:rsidRPr="005525A1">
              <w:rPr>
                <w:rStyle w:val="Hyperlink"/>
                <w:noProof/>
                <w:lang w:val="en-US"/>
              </w:rPr>
              <w:t>3. Detailed Process Design</w:t>
            </w:r>
            <w:r>
              <w:rPr>
                <w:noProof/>
                <w:webHidden/>
              </w:rPr>
              <w:tab/>
            </w:r>
            <w:r>
              <w:rPr>
                <w:noProof/>
                <w:webHidden/>
              </w:rPr>
              <w:fldChar w:fldCharType="begin"/>
            </w:r>
            <w:r>
              <w:rPr>
                <w:noProof/>
                <w:webHidden/>
              </w:rPr>
              <w:instrText xml:space="preserve"> PAGEREF _Toc17306887 \h </w:instrText>
            </w:r>
          </w:ins>
          <w:r>
            <w:rPr>
              <w:noProof/>
              <w:webHidden/>
            </w:rPr>
          </w:r>
          <w:r>
            <w:rPr>
              <w:noProof/>
              <w:webHidden/>
            </w:rPr>
            <w:fldChar w:fldCharType="separate"/>
          </w:r>
          <w:ins w:id="83" w:author="Author">
            <w:r>
              <w:rPr>
                <w:noProof/>
                <w:webHidden/>
              </w:rPr>
              <w:t>15</w:t>
            </w:r>
            <w:r>
              <w:rPr>
                <w:noProof/>
                <w:webHidden/>
              </w:rPr>
              <w:fldChar w:fldCharType="end"/>
            </w:r>
            <w:r w:rsidRPr="005525A1">
              <w:rPr>
                <w:rStyle w:val="Hyperlink"/>
                <w:noProof/>
              </w:rPr>
              <w:fldChar w:fldCharType="end"/>
            </w:r>
          </w:ins>
        </w:p>
        <w:p w14:paraId="723B24B5" w14:textId="5BC54C0A" w:rsidR="008E4F2F" w:rsidRDefault="008E4F2F">
          <w:pPr>
            <w:pStyle w:val="TOC2"/>
            <w:tabs>
              <w:tab w:val="right" w:leader="dot" w:pos="13948"/>
            </w:tabs>
            <w:rPr>
              <w:ins w:id="84" w:author="Author"/>
              <w:rFonts w:asciiTheme="minorHAnsi" w:eastAsiaTheme="minorEastAsia" w:hAnsiTheme="minorHAnsi"/>
              <w:noProof/>
              <w:lang w:val="en-GB" w:eastAsia="en-GB"/>
            </w:rPr>
          </w:pPr>
          <w:ins w:id="85" w:author="Author">
            <w:r w:rsidRPr="005525A1">
              <w:rPr>
                <w:rStyle w:val="Hyperlink"/>
                <w:noProof/>
              </w:rPr>
              <w:fldChar w:fldCharType="begin"/>
            </w:r>
            <w:r w:rsidRPr="005525A1">
              <w:rPr>
                <w:rStyle w:val="Hyperlink"/>
                <w:noProof/>
              </w:rPr>
              <w:instrText xml:space="preserve"> </w:instrText>
            </w:r>
            <w:r>
              <w:rPr>
                <w:noProof/>
              </w:rPr>
              <w:instrText>HYPERLINK \l "_Toc17306888"</w:instrText>
            </w:r>
            <w:r w:rsidRPr="005525A1">
              <w:rPr>
                <w:rStyle w:val="Hyperlink"/>
                <w:noProof/>
              </w:rPr>
              <w:instrText xml:space="preserve"> </w:instrText>
            </w:r>
            <w:r w:rsidRPr="005525A1">
              <w:rPr>
                <w:rStyle w:val="Hyperlink"/>
                <w:noProof/>
              </w:rPr>
              <w:fldChar w:fldCharType="separate"/>
            </w:r>
            <w:r w:rsidRPr="005525A1">
              <w:rPr>
                <w:rStyle w:val="Hyperlink"/>
                <w:noProof/>
              </w:rPr>
              <w:t>3.1 Work Instructions</w:t>
            </w:r>
            <w:r>
              <w:rPr>
                <w:noProof/>
                <w:webHidden/>
              </w:rPr>
              <w:tab/>
            </w:r>
            <w:r>
              <w:rPr>
                <w:noProof/>
                <w:webHidden/>
              </w:rPr>
              <w:fldChar w:fldCharType="begin"/>
            </w:r>
            <w:r>
              <w:rPr>
                <w:noProof/>
                <w:webHidden/>
              </w:rPr>
              <w:instrText xml:space="preserve"> PAGEREF _Toc17306888 \h </w:instrText>
            </w:r>
          </w:ins>
          <w:r>
            <w:rPr>
              <w:noProof/>
              <w:webHidden/>
            </w:rPr>
          </w:r>
          <w:r>
            <w:rPr>
              <w:noProof/>
              <w:webHidden/>
            </w:rPr>
            <w:fldChar w:fldCharType="separate"/>
          </w:r>
          <w:ins w:id="86" w:author="Author">
            <w:r>
              <w:rPr>
                <w:noProof/>
                <w:webHidden/>
              </w:rPr>
              <w:t>15</w:t>
            </w:r>
            <w:r>
              <w:rPr>
                <w:noProof/>
                <w:webHidden/>
              </w:rPr>
              <w:fldChar w:fldCharType="end"/>
            </w:r>
            <w:r w:rsidRPr="005525A1">
              <w:rPr>
                <w:rStyle w:val="Hyperlink"/>
                <w:noProof/>
              </w:rPr>
              <w:fldChar w:fldCharType="end"/>
            </w:r>
          </w:ins>
        </w:p>
        <w:p w14:paraId="61FC3B73" w14:textId="6E0A598B" w:rsidR="008E4F2F" w:rsidRDefault="008E4F2F">
          <w:pPr>
            <w:pStyle w:val="TOC2"/>
            <w:tabs>
              <w:tab w:val="right" w:leader="dot" w:pos="13948"/>
            </w:tabs>
            <w:rPr>
              <w:ins w:id="87" w:author="Author"/>
              <w:rFonts w:asciiTheme="minorHAnsi" w:eastAsiaTheme="minorEastAsia" w:hAnsiTheme="minorHAnsi"/>
              <w:noProof/>
              <w:lang w:val="en-GB" w:eastAsia="en-GB"/>
            </w:rPr>
          </w:pPr>
          <w:ins w:id="88" w:author="Author">
            <w:r w:rsidRPr="005525A1">
              <w:rPr>
                <w:rStyle w:val="Hyperlink"/>
                <w:noProof/>
              </w:rPr>
              <w:fldChar w:fldCharType="begin"/>
            </w:r>
            <w:r w:rsidRPr="005525A1">
              <w:rPr>
                <w:rStyle w:val="Hyperlink"/>
                <w:noProof/>
              </w:rPr>
              <w:instrText xml:space="preserve"> </w:instrText>
            </w:r>
            <w:r>
              <w:rPr>
                <w:noProof/>
              </w:rPr>
              <w:instrText>HYPERLINK \l "_Toc17306889"</w:instrText>
            </w:r>
            <w:r w:rsidRPr="005525A1">
              <w:rPr>
                <w:rStyle w:val="Hyperlink"/>
                <w:noProof/>
              </w:rPr>
              <w:instrText xml:space="preserve"> </w:instrText>
            </w:r>
            <w:r w:rsidRPr="005525A1">
              <w:rPr>
                <w:rStyle w:val="Hyperlink"/>
                <w:noProof/>
              </w:rPr>
              <w:fldChar w:fldCharType="separate"/>
            </w:r>
            <w:r w:rsidRPr="005525A1">
              <w:rPr>
                <w:rStyle w:val="Hyperlink"/>
                <w:noProof/>
              </w:rPr>
              <w:t>3.2 Exception Handling</w:t>
            </w:r>
            <w:r>
              <w:rPr>
                <w:noProof/>
                <w:webHidden/>
              </w:rPr>
              <w:tab/>
            </w:r>
            <w:r>
              <w:rPr>
                <w:noProof/>
                <w:webHidden/>
              </w:rPr>
              <w:fldChar w:fldCharType="begin"/>
            </w:r>
            <w:r>
              <w:rPr>
                <w:noProof/>
                <w:webHidden/>
              </w:rPr>
              <w:instrText xml:space="preserve"> PAGEREF _Toc17306889 \h </w:instrText>
            </w:r>
          </w:ins>
          <w:r>
            <w:rPr>
              <w:noProof/>
              <w:webHidden/>
            </w:rPr>
          </w:r>
          <w:r>
            <w:rPr>
              <w:noProof/>
              <w:webHidden/>
            </w:rPr>
            <w:fldChar w:fldCharType="separate"/>
          </w:r>
          <w:ins w:id="89" w:author="Author">
            <w:r>
              <w:rPr>
                <w:noProof/>
                <w:webHidden/>
              </w:rPr>
              <w:t>92</w:t>
            </w:r>
            <w:r>
              <w:rPr>
                <w:noProof/>
                <w:webHidden/>
              </w:rPr>
              <w:fldChar w:fldCharType="end"/>
            </w:r>
            <w:r w:rsidRPr="005525A1">
              <w:rPr>
                <w:rStyle w:val="Hyperlink"/>
                <w:noProof/>
              </w:rPr>
              <w:fldChar w:fldCharType="end"/>
            </w:r>
          </w:ins>
        </w:p>
        <w:p w14:paraId="248182D2" w14:textId="5B3049A4" w:rsidR="008E4F2F" w:rsidRDefault="008E4F2F">
          <w:pPr>
            <w:pStyle w:val="TOC2"/>
            <w:tabs>
              <w:tab w:val="right" w:leader="dot" w:pos="13948"/>
            </w:tabs>
            <w:rPr>
              <w:ins w:id="90" w:author="Author"/>
              <w:rFonts w:asciiTheme="minorHAnsi" w:eastAsiaTheme="minorEastAsia" w:hAnsiTheme="minorHAnsi"/>
              <w:noProof/>
              <w:lang w:val="en-GB" w:eastAsia="en-GB"/>
            </w:rPr>
          </w:pPr>
          <w:ins w:id="91" w:author="Author">
            <w:r w:rsidRPr="005525A1">
              <w:rPr>
                <w:rStyle w:val="Hyperlink"/>
                <w:noProof/>
              </w:rPr>
              <w:fldChar w:fldCharType="begin"/>
            </w:r>
            <w:r w:rsidRPr="005525A1">
              <w:rPr>
                <w:rStyle w:val="Hyperlink"/>
                <w:noProof/>
              </w:rPr>
              <w:instrText xml:space="preserve"> </w:instrText>
            </w:r>
            <w:r>
              <w:rPr>
                <w:noProof/>
              </w:rPr>
              <w:instrText>HYPERLINK \l "_Toc17306890"</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3.3. Re-usable Components</w:t>
            </w:r>
            <w:r>
              <w:rPr>
                <w:noProof/>
                <w:webHidden/>
              </w:rPr>
              <w:tab/>
            </w:r>
            <w:r>
              <w:rPr>
                <w:noProof/>
                <w:webHidden/>
              </w:rPr>
              <w:fldChar w:fldCharType="begin"/>
            </w:r>
            <w:r>
              <w:rPr>
                <w:noProof/>
                <w:webHidden/>
              </w:rPr>
              <w:instrText xml:space="preserve"> PAGEREF _Toc17306890 \h </w:instrText>
            </w:r>
          </w:ins>
          <w:r>
            <w:rPr>
              <w:noProof/>
              <w:webHidden/>
            </w:rPr>
          </w:r>
          <w:r>
            <w:rPr>
              <w:noProof/>
              <w:webHidden/>
            </w:rPr>
            <w:fldChar w:fldCharType="separate"/>
          </w:r>
          <w:ins w:id="92" w:author="Author">
            <w:r>
              <w:rPr>
                <w:noProof/>
                <w:webHidden/>
              </w:rPr>
              <w:t>94</w:t>
            </w:r>
            <w:r>
              <w:rPr>
                <w:noProof/>
                <w:webHidden/>
              </w:rPr>
              <w:fldChar w:fldCharType="end"/>
            </w:r>
            <w:r w:rsidRPr="005525A1">
              <w:rPr>
                <w:rStyle w:val="Hyperlink"/>
                <w:noProof/>
              </w:rPr>
              <w:fldChar w:fldCharType="end"/>
            </w:r>
          </w:ins>
        </w:p>
        <w:p w14:paraId="1784762D" w14:textId="387B5ABA" w:rsidR="008E4F2F" w:rsidRDefault="008E4F2F">
          <w:pPr>
            <w:pStyle w:val="TOC1"/>
            <w:tabs>
              <w:tab w:val="right" w:leader="dot" w:pos="13948"/>
            </w:tabs>
            <w:rPr>
              <w:ins w:id="93" w:author="Author"/>
              <w:rFonts w:asciiTheme="minorHAnsi" w:eastAsiaTheme="minorEastAsia" w:hAnsiTheme="minorHAnsi"/>
              <w:noProof/>
              <w:lang w:val="en-GB" w:eastAsia="en-GB"/>
            </w:rPr>
          </w:pPr>
          <w:ins w:id="94" w:author="Author">
            <w:r w:rsidRPr="005525A1">
              <w:rPr>
                <w:rStyle w:val="Hyperlink"/>
                <w:noProof/>
              </w:rPr>
              <w:fldChar w:fldCharType="begin"/>
            </w:r>
            <w:r w:rsidRPr="005525A1">
              <w:rPr>
                <w:rStyle w:val="Hyperlink"/>
                <w:noProof/>
              </w:rPr>
              <w:instrText xml:space="preserve"> </w:instrText>
            </w:r>
            <w:r>
              <w:rPr>
                <w:noProof/>
              </w:rPr>
              <w:instrText>HYPERLINK \l "_Toc17306891"</w:instrText>
            </w:r>
            <w:r w:rsidRPr="005525A1">
              <w:rPr>
                <w:rStyle w:val="Hyperlink"/>
                <w:noProof/>
              </w:rPr>
              <w:instrText xml:space="preserve"> </w:instrText>
            </w:r>
            <w:r w:rsidRPr="005525A1">
              <w:rPr>
                <w:rStyle w:val="Hyperlink"/>
                <w:noProof/>
              </w:rPr>
              <w:fldChar w:fldCharType="separate"/>
            </w:r>
            <w:r w:rsidRPr="005525A1">
              <w:rPr>
                <w:rStyle w:val="Hyperlink"/>
                <w:noProof/>
                <w:lang w:val="en-US"/>
              </w:rPr>
              <w:t>4. Target applications and roles</w:t>
            </w:r>
            <w:r>
              <w:rPr>
                <w:noProof/>
                <w:webHidden/>
              </w:rPr>
              <w:tab/>
            </w:r>
            <w:r>
              <w:rPr>
                <w:noProof/>
                <w:webHidden/>
              </w:rPr>
              <w:fldChar w:fldCharType="begin"/>
            </w:r>
            <w:r>
              <w:rPr>
                <w:noProof/>
                <w:webHidden/>
              </w:rPr>
              <w:instrText xml:space="preserve"> PAGEREF _Toc17306891 \h </w:instrText>
            </w:r>
          </w:ins>
          <w:r>
            <w:rPr>
              <w:noProof/>
              <w:webHidden/>
            </w:rPr>
          </w:r>
          <w:r>
            <w:rPr>
              <w:noProof/>
              <w:webHidden/>
            </w:rPr>
            <w:fldChar w:fldCharType="separate"/>
          </w:r>
          <w:ins w:id="95" w:author="Author">
            <w:r>
              <w:rPr>
                <w:noProof/>
                <w:webHidden/>
              </w:rPr>
              <w:t>95</w:t>
            </w:r>
            <w:r>
              <w:rPr>
                <w:noProof/>
                <w:webHidden/>
              </w:rPr>
              <w:fldChar w:fldCharType="end"/>
            </w:r>
            <w:r w:rsidRPr="005525A1">
              <w:rPr>
                <w:rStyle w:val="Hyperlink"/>
                <w:noProof/>
              </w:rPr>
              <w:fldChar w:fldCharType="end"/>
            </w:r>
          </w:ins>
        </w:p>
        <w:p w14:paraId="4FB6658D" w14:textId="38A7014E" w:rsidR="008E4F2F" w:rsidRDefault="008E4F2F">
          <w:pPr>
            <w:pStyle w:val="TOC1"/>
            <w:tabs>
              <w:tab w:val="right" w:leader="dot" w:pos="13948"/>
            </w:tabs>
            <w:rPr>
              <w:ins w:id="96" w:author="Author"/>
              <w:rFonts w:asciiTheme="minorHAnsi" w:eastAsiaTheme="minorEastAsia" w:hAnsiTheme="minorHAnsi"/>
              <w:noProof/>
              <w:lang w:val="en-GB" w:eastAsia="en-GB"/>
            </w:rPr>
          </w:pPr>
          <w:ins w:id="97" w:author="Author">
            <w:r w:rsidRPr="005525A1">
              <w:rPr>
                <w:rStyle w:val="Hyperlink"/>
                <w:noProof/>
              </w:rPr>
              <w:fldChar w:fldCharType="begin"/>
            </w:r>
            <w:r w:rsidRPr="005525A1">
              <w:rPr>
                <w:rStyle w:val="Hyperlink"/>
                <w:noProof/>
              </w:rPr>
              <w:instrText xml:space="preserve"> </w:instrText>
            </w:r>
            <w:r>
              <w:rPr>
                <w:noProof/>
              </w:rPr>
              <w:instrText>HYPERLINK \l "_Toc17306892"</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5. Solution Design</w:t>
            </w:r>
            <w:r>
              <w:rPr>
                <w:noProof/>
                <w:webHidden/>
              </w:rPr>
              <w:tab/>
            </w:r>
            <w:r>
              <w:rPr>
                <w:noProof/>
                <w:webHidden/>
              </w:rPr>
              <w:fldChar w:fldCharType="begin"/>
            </w:r>
            <w:r>
              <w:rPr>
                <w:noProof/>
                <w:webHidden/>
              </w:rPr>
              <w:instrText xml:space="preserve"> PAGEREF _Toc17306892 \h </w:instrText>
            </w:r>
          </w:ins>
          <w:r>
            <w:rPr>
              <w:noProof/>
              <w:webHidden/>
            </w:rPr>
          </w:r>
          <w:r>
            <w:rPr>
              <w:noProof/>
              <w:webHidden/>
            </w:rPr>
            <w:fldChar w:fldCharType="separate"/>
          </w:r>
          <w:ins w:id="98" w:author="Author">
            <w:r>
              <w:rPr>
                <w:noProof/>
                <w:webHidden/>
              </w:rPr>
              <w:t>97</w:t>
            </w:r>
            <w:r>
              <w:rPr>
                <w:noProof/>
                <w:webHidden/>
              </w:rPr>
              <w:fldChar w:fldCharType="end"/>
            </w:r>
            <w:r w:rsidRPr="005525A1">
              <w:rPr>
                <w:rStyle w:val="Hyperlink"/>
                <w:noProof/>
              </w:rPr>
              <w:fldChar w:fldCharType="end"/>
            </w:r>
          </w:ins>
        </w:p>
        <w:p w14:paraId="2362BDD2" w14:textId="0346F0CC" w:rsidR="008E4F2F" w:rsidRDefault="008E4F2F">
          <w:pPr>
            <w:pStyle w:val="TOC2"/>
            <w:tabs>
              <w:tab w:val="right" w:leader="dot" w:pos="13948"/>
            </w:tabs>
            <w:rPr>
              <w:ins w:id="99" w:author="Author"/>
              <w:rFonts w:asciiTheme="minorHAnsi" w:eastAsiaTheme="minorEastAsia" w:hAnsiTheme="minorHAnsi"/>
              <w:noProof/>
              <w:lang w:val="en-GB" w:eastAsia="en-GB"/>
            </w:rPr>
          </w:pPr>
          <w:ins w:id="100" w:author="Author">
            <w:r w:rsidRPr="005525A1">
              <w:rPr>
                <w:rStyle w:val="Hyperlink"/>
                <w:noProof/>
              </w:rPr>
              <w:fldChar w:fldCharType="begin"/>
            </w:r>
            <w:r w:rsidRPr="005525A1">
              <w:rPr>
                <w:rStyle w:val="Hyperlink"/>
                <w:noProof/>
              </w:rPr>
              <w:instrText xml:space="preserve"> </w:instrText>
            </w:r>
            <w:r>
              <w:rPr>
                <w:noProof/>
              </w:rPr>
              <w:instrText>HYPERLINK \l "_Toc17306893"</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5.1. Data Flow – Solution Overview</w:t>
            </w:r>
            <w:r>
              <w:rPr>
                <w:noProof/>
                <w:webHidden/>
              </w:rPr>
              <w:tab/>
            </w:r>
            <w:r>
              <w:rPr>
                <w:noProof/>
                <w:webHidden/>
              </w:rPr>
              <w:fldChar w:fldCharType="begin"/>
            </w:r>
            <w:r>
              <w:rPr>
                <w:noProof/>
                <w:webHidden/>
              </w:rPr>
              <w:instrText xml:space="preserve"> PAGEREF _Toc17306893 \h </w:instrText>
            </w:r>
          </w:ins>
          <w:r>
            <w:rPr>
              <w:noProof/>
              <w:webHidden/>
            </w:rPr>
          </w:r>
          <w:r>
            <w:rPr>
              <w:noProof/>
              <w:webHidden/>
            </w:rPr>
            <w:fldChar w:fldCharType="separate"/>
          </w:r>
          <w:ins w:id="101" w:author="Author">
            <w:r>
              <w:rPr>
                <w:noProof/>
                <w:webHidden/>
              </w:rPr>
              <w:t>97</w:t>
            </w:r>
            <w:r>
              <w:rPr>
                <w:noProof/>
                <w:webHidden/>
              </w:rPr>
              <w:fldChar w:fldCharType="end"/>
            </w:r>
            <w:r w:rsidRPr="005525A1">
              <w:rPr>
                <w:rStyle w:val="Hyperlink"/>
                <w:noProof/>
              </w:rPr>
              <w:fldChar w:fldCharType="end"/>
            </w:r>
          </w:ins>
        </w:p>
        <w:p w14:paraId="1E18F4D6" w14:textId="32E21851" w:rsidR="008E4F2F" w:rsidRDefault="008E4F2F">
          <w:pPr>
            <w:pStyle w:val="TOC2"/>
            <w:tabs>
              <w:tab w:val="right" w:leader="dot" w:pos="13948"/>
            </w:tabs>
            <w:rPr>
              <w:ins w:id="102" w:author="Author"/>
              <w:rFonts w:asciiTheme="minorHAnsi" w:eastAsiaTheme="minorEastAsia" w:hAnsiTheme="minorHAnsi"/>
              <w:noProof/>
              <w:lang w:val="en-GB" w:eastAsia="en-GB"/>
            </w:rPr>
          </w:pPr>
          <w:ins w:id="103" w:author="Author">
            <w:r w:rsidRPr="005525A1">
              <w:rPr>
                <w:rStyle w:val="Hyperlink"/>
                <w:noProof/>
              </w:rPr>
              <w:fldChar w:fldCharType="begin"/>
            </w:r>
            <w:r w:rsidRPr="005525A1">
              <w:rPr>
                <w:rStyle w:val="Hyperlink"/>
                <w:noProof/>
              </w:rPr>
              <w:instrText xml:space="preserve"> </w:instrText>
            </w:r>
            <w:r>
              <w:rPr>
                <w:noProof/>
              </w:rPr>
              <w:instrText>HYPERLINK \l "_Toc17306894"</w:instrText>
            </w:r>
            <w:r w:rsidRPr="005525A1">
              <w:rPr>
                <w:rStyle w:val="Hyperlink"/>
                <w:noProof/>
              </w:rPr>
              <w:instrText xml:space="preserve"> </w:instrText>
            </w:r>
            <w:r w:rsidRPr="005525A1">
              <w:rPr>
                <w:rStyle w:val="Hyperlink"/>
                <w:noProof/>
              </w:rPr>
              <w:fldChar w:fldCharType="separate"/>
            </w:r>
            <w:r>
              <w:rPr>
                <w:noProof/>
                <w:webHidden/>
              </w:rPr>
              <w:tab/>
            </w:r>
            <w:r>
              <w:rPr>
                <w:noProof/>
                <w:webHidden/>
              </w:rPr>
              <w:fldChar w:fldCharType="begin"/>
            </w:r>
            <w:r>
              <w:rPr>
                <w:noProof/>
                <w:webHidden/>
              </w:rPr>
              <w:instrText xml:space="preserve"> PAGEREF _Toc17306894 \h </w:instrText>
            </w:r>
          </w:ins>
          <w:r>
            <w:rPr>
              <w:noProof/>
              <w:webHidden/>
            </w:rPr>
          </w:r>
          <w:r>
            <w:rPr>
              <w:noProof/>
              <w:webHidden/>
            </w:rPr>
            <w:fldChar w:fldCharType="separate"/>
          </w:r>
          <w:ins w:id="104" w:author="Author">
            <w:r>
              <w:rPr>
                <w:noProof/>
                <w:webHidden/>
              </w:rPr>
              <w:t>97</w:t>
            </w:r>
            <w:r>
              <w:rPr>
                <w:noProof/>
                <w:webHidden/>
              </w:rPr>
              <w:fldChar w:fldCharType="end"/>
            </w:r>
            <w:r w:rsidRPr="005525A1">
              <w:rPr>
                <w:rStyle w:val="Hyperlink"/>
                <w:noProof/>
              </w:rPr>
              <w:fldChar w:fldCharType="end"/>
            </w:r>
          </w:ins>
        </w:p>
        <w:p w14:paraId="3E757D86" w14:textId="42919286" w:rsidR="008E4F2F" w:rsidRDefault="008E4F2F">
          <w:pPr>
            <w:pStyle w:val="TOC1"/>
            <w:tabs>
              <w:tab w:val="right" w:leader="dot" w:pos="13948"/>
            </w:tabs>
            <w:rPr>
              <w:ins w:id="105" w:author="Author"/>
              <w:rFonts w:asciiTheme="minorHAnsi" w:eastAsiaTheme="minorEastAsia" w:hAnsiTheme="minorHAnsi"/>
              <w:noProof/>
              <w:lang w:val="en-GB" w:eastAsia="en-GB"/>
            </w:rPr>
          </w:pPr>
          <w:ins w:id="106" w:author="Author">
            <w:r w:rsidRPr="005525A1">
              <w:rPr>
                <w:rStyle w:val="Hyperlink"/>
                <w:noProof/>
              </w:rPr>
              <w:fldChar w:fldCharType="begin"/>
            </w:r>
            <w:r w:rsidRPr="005525A1">
              <w:rPr>
                <w:rStyle w:val="Hyperlink"/>
                <w:noProof/>
              </w:rPr>
              <w:instrText xml:space="preserve"> </w:instrText>
            </w:r>
            <w:r>
              <w:rPr>
                <w:noProof/>
              </w:rPr>
              <w:instrText>HYPERLINK \l "_Toc17306895"</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6. Data Management and Reporting</w:t>
            </w:r>
            <w:r>
              <w:rPr>
                <w:noProof/>
                <w:webHidden/>
              </w:rPr>
              <w:tab/>
            </w:r>
            <w:r>
              <w:rPr>
                <w:noProof/>
                <w:webHidden/>
              </w:rPr>
              <w:fldChar w:fldCharType="begin"/>
            </w:r>
            <w:r>
              <w:rPr>
                <w:noProof/>
                <w:webHidden/>
              </w:rPr>
              <w:instrText xml:space="preserve"> PAGEREF _Toc17306895 \h </w:instrText>
            </w:r>
          </w:ins>
          <w:r>
            <w:rPr>
              <w:noProof/>
              <w:webHidden/>
            </w:rPr>
          </w:r>
          <w:r>
            <w:rPr>
              <w:noProof/>
              <w:webHidden/>
            </w:rPr>
            <w:fldChar w:fldCharType="separate"/>
          </w:r>
          <w:ins w:id="107" w:author="Author">
            <w:r>
              <w:rPr>
                <w:noProof/>
                <w:webHidden/>
              </w:rPr>
              <w:t>98</w:t>
            </w:r>
            <w:r>
              <w:rPr>
                <w:noProof/>
                <w:webHidden/>
              </w:rPr>
              <w:fldChar w:fldCharType="end"/>
            </w:r>
            <w:r w:rsidRPr="005525A1">
              <w:rPr>
                <w:rStyle w:val="Hyperlink"/>
                <w:noProof/>
              </w:rPr>
              <w:fldChar w:fldCharType="end"/>
            </w:r>
          </w:ins>
        </w:p>
        <w:p w14:paraId="3C5D57F8" w14:textId="512AAE4D" w:rsidR="008E4F2F" w:rsidRDefault="008E4F2F">
          <w:pPr>
            <w:pStyle w:val="TOC2"/>
            <w:tabs>
              <w:tab w:val="right" w:leader="dot" w:pos="13948"/>
            </w:tabs>
            <w:rPr>
              <w:ins w:id="108" w:author="Author"/>
              <w:rFonts w:asciiTheme="minorHAnsi" w:eastAsiaTheme="minorEastAsia" w:hAnsiTheme="minorHAnsi"/>
              <w:noProof/>
              <w:lang w:val="en-GB" w:eastAsia="en-GB"/>
            </w:rPr>
          </w:pPr>
          <w:ins w:id="109" w:author="Author">
            <w:r w:rsidRPr="005525A1">
              <w:rPr>
                <w:rStyle w:val="Hyperlink"/>
                <w:noProof/>
              </w:rPr>
              <w:fldChar w:fldCharType="begin"/>
            </w:r>
            <w:r w:rsidRPr="005525A1">
              <w:rPr>
                <w:rStyle w:val="Hyperlink"/>
                <w:noProof/>
              </w:rPr>
              <w:instrText xml:space="preserve"> </w:instrText>
            </w:r>
            <w:r>
              <w:rPr>
                <w:noProof/>
              </w:rPr>
              <w:instrText>HYPERLINK \l "_Toc17306896"</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6.2 Reporting Requirements</w:t>
            </w:r>
            <w:r>
              <w:rPr>
                <w:noProof/>
                <w:webHidden/>
              </w:rPr>
              <w:tab/>
            </w:r>
            <w:r>
              <w:rPr>
                <w:noProof/>
                <w:webHidden/>
              </w:rPr>
              <w:fldChar w:fldCharType="begin"/>
            </w:r>
            <w:r>
              <w:rPr>
                <w:noProof/>
                <w:webHidden/>
              </w:rPr>
              <w:instrText xml:space="preserve"> PAGEREF _Toc17306896 \h </w:instrText>
            </w:r>
          </w:ins>
          <w:r>
            <w:rPr>
              <w:noProof/>
              <w:webHidden/>
            </w:rPr>
          </w:r>
          <w:r>
            <w:rPr>
              <w:noProof/>
              <w:webHidden/>
            </w:rPr>
            <w:fldChar w:fldCharType="separate"/>
          </w:r>
          <w:ins w:id="110" w:author="Author">
            <w:r>
              <w:rPr>
                <w:noProof/>
                <w:webHidden/>
              </w:rPr>
              <w:t>98</w:t>
            </w:r>
            <w:r>
              <w:rPr>
                <w:noProof/>
                <w:webHidden/>
              </w:rPr>
              <w:fldChar w:fldCharType="end"/>
            </w:r>
            <w:r w:rsidRPr="005525A1">
              <w:rPr>
                <w:rStyle w:val="Hyperlink"/>
                <w:noProof/>
              </w:rPr>
              <w:fldChar w:fldCharType="end"/>
            </w:r>
          </w:ins>
        </w:p>
        <w:p w14:paraId="64049A36" w14:textId="277A6993" w:rsidR="008E4F2F" w:rsidRDefault="008E4F2F">
          <w:pPr>
            <w:pStyle w:val="TOC2"/>
            <w:tabs>
              <w:tab w:val="right" w:leader="dot" w:pos="13948"/>
            </w:tabs>
            <w:rPr>
              <w:ins w:id="111" w:author="Author"/>
              <w:rFonts w:asciiTheme="minorHAnsi" w:eastAsiaTheme="minorEastAsia" w:hAnsiTheme="minorHAnsi"/>
              <w:noProof/>
              <w:lang w:val="en-GB" w:eastAsia="en-GB"/>
            </w:rPr>
          </w:pPr>
          <w:ins w:id="112" w:author="Author">
            <w:r w:rsidRPr="005525A1">
              <w:rPr>
                <w:rStyle w:val="Hyperlink"/>
                <w:noProof/>
              </w:rPr>
              <w:lastRenderedPageBreak/>
              <w:fldChar w:fldCharType="begin"/>
            </w:r>
            <w:r w:rsidRPr="005525A1">
              <w:rPr>
                <w:rStyle w:val="Hyperlink"/>
                <w:noProof/>
              </w:rPr>
              <w:instrText xml:space="preserve"> </w:instrText>
            </w:r>
            <w:r>
              <w:rPr>
                <w:noProof/>
              </w:rPr>
              <w:instrText>HYPERLINK \l "_Toc17306897"</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6.3. Storage</w:t>
            </w:r>
            <w:r>
              <w:rPr>
                <w:noProof/>
                <w:webHidden/>
              </w:rPr>
              <w:tab/>
            </w:r>
            <w:r>
              <w:rPr>
                <w:noProof/>
                <w:webHidden/>
              </w:rPr>
              <w:fldChar w:fldCharType="begin"/>
            </w:r>
            <w:r>
              <w:rPr>
                <w:noProof/>
                <w:webHidden/>
              </w:rPr>
              <w:instrText xml:space="preserve"> PAGEREF _Toc17306897 \h </w:instrText>
            </w:r>
          </w:ins>
          <w:r>
            <w:rPr>
              <w:noProof/>
              <w:webHidden/>
            </w:rPr>
          </w:r>
          <w:r>
            <w:rPr>
              <w:noProof/>
              <w:webHidden/>
            </w:rPr>
            <w:fldChar w:fldCharType="separate"/>
          </w:r>
          <w:ins w:id="113" w:author="Author">
            <w:r>
              <w:rPr>
                <w:noProof/>
                <w:webHidden/>
              </w:rPr>
              <w:t>98</w:t>
            </w:r>
            <w:r>
              <w:rPr>
                <w:noProof/>
                <w:webHidden/>
              </w:rPr>
              <w:fldChar w:fldCharType="end"/>
            </w:r>
            <w:r w:rsidRPr="005525A1">
              <w:rPr>
                <w:rStyle w:val="Hyperlink"/>
                <w:noProof/>
              </w:rPr>
              <w:fldChar w:fldCharType="end"/>
            </w:r>
          </w:ins>
        </w:p>
        <w:p w14:paraId="1F9CF0A5" w14:textId="266A0FDC" w:rsidR="008E4F2F" w:rsidRDefault="008E4F2F">
          <w:pPr>
            <w:pStyle w:val="TOC2"/>
            <w:tabs>
              <w:tab w:val="right" w:leader="dot" w:pos="13948"/>
            </w:tabs>
            <w:rPr>
              <w:ins w:id="114" w:author="Author"/>
              <w:rFonts w:asciiTheme="minorHAnsi" w:eastAsiaTheme="minorEastAsia" w:hAnsiTheme="minorHAnsi"/>
              <w:noProof/>
              <w:lang w:val="en-GB" w:eastAsia="en-GB"/>
            </w:rPr>
          </w:pPr>
          <w:ins w:id="115" w:author="Author">
            <w:r w:rsidRPr="005525A1">
              <w:rPr>
                <w:rStyle w:val="Hyperlink"/>
                <w:noProof/>
              </w:rPr>
              <w:fldChar w:fldCharType="begin"/>
            </w:r>
            <w:r w:rsidRPr="005525A1">
              <w:rPr>
                <w:rStyle w:val="Hyperlink"/>
                <w:noProof/>
              </w:rPr>
              <w:instrText xml:space="preserve"> </w:instrText>
            </w:r>
            <w:r>
              <w:rPr>
                <w:noProof/>
              </w:rPr>
              <w:instrText>HYPERLINK \l "_Toc17306898"</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6.4. Privacy</w:t>
            </w:r>
            <w:r>
              <w:rPr>
                <w:noProof/>
                <w:webHidden/>
              </w:rPr>
              <w:tab/>
            </w:r>
            <w:r>
              <w:rPr>
                <w:noProof/>
                <w:webHidden/>
              </w:rPr>
              <w:fldChar w:fldCharType="begin"/>
            </w:r>
            <w:r>
              <w:rPr>
                <w:noProof/>
                <w:webHidden/>
              </w:rPr>
              <w:instrText xml:space="preserve"> PAGEREF _Toc17306898 \h </w:instrText>
            </w:r>
          </w:ins>
          <w:r>
            <w:rPr>
              <w:noProof/>
              <w:webHidden/>
            </w:rPr>
          </w:r>
          <w:r>
            <w:rPr>
              <w:noProof/>
              <w:webHidden/>
            </w:rPr>
            <w:fldChar w:fldCharType="separate"/>
          </w:r>
          <w:ins w:id="116" w:author="Author">
            <w:r>
              <w:rPr>
                <w:noProof/>
                <w:webHidden/>
              </w:rPr>
              <w:t>98</w:t>
            </w:r>
            <w:r>
              <w:rPr>
                <w:noProof/>
                <w:webHidden/>
              </w:rPr>
              <w:fldChar w:fldCharType="end"/>
            </w:r>
            <w:r w:rsidRPr="005525A1">
              <w:rPr>
                <w:rStyle w:val="Hyperlink"/>
                <w:noProof/>
              </w:rPr>
              <w:fldChar w:fldCharType="end"/>
            </w:r>
          </w:ins>
        </w:p>
        <w:p w14:paraId="62C8BA6A" w14:textId="24BE6CAE" w:rsidR="008E4F2F" w:rsidRDefault="008E4F2F">
          <w:pPr>
            <w:pStyle w:val="TOC2"/>
            <w:tabs>
              <w:tab w:val="right" w:leader="dot" w:pos="13948"/>
            </w:tabs>
            <w:rPr>
              <w:ins w:id="117" w:author="Author"/>
              <w:rFonts w:asciiTheme="minorHAnsi" w:eastAsiaTheme="minorEastAsia" w:hAnsiTheme="minorHAnsi"/>
              <w:noProof/>
              <w:lang w:val="en-GB" w:eastAsia="en-GB"/>
            </w:rPr>
          </w:pPr>
          <w:ins w:id="118" w:author="Author">
            <w:r w:rsidRPr="005525A1">
              <w:rPr>
                <w:rStyle w:val="Hyperlink"/>
                <w:noProof/>
              </w:rPr>
              <w:fldChar w:fldCharType="begin"/>
            </w:r>
            <w:r w:rsidRPr="005525A1">
              <w:rPr>
                <w:rStyle w:val="Hyperlink"/>
                <w:noProof/>
              </w:rPr>
              <w:instrText xml:space="preserve"> </w:instrText>
            </w:r>
            <w:r>
              <w:rPr>
                <w:noProof/>
              </w:rPr>
              <w:instrText>HYPERLINK \l "_Toc17306899"</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6.5. Security</w:t>
            </w:r>
            <w:r>
              <w:rPr>
                <w:noProof/>
                <w:webHidden/>
              </w:rPr>
              <w:tab/>
            </w:r>
            <w:r>
              <w:rPr>
                <w:noProof/>
                <w:webHidden/>
              </w:rPr>
              <w:fldChar w:fldCharType="begin"/>
            </w:r>
            <w:r>
              <w:rPr>
                <w:noProof/>
                <w:webHidden/>
              </w:rPr>
              <w:instrText xml:space="preserve"> PAGEREF _Toc17306899 \h </w:instrText>
            </w:r>
          </w:ins>
          <w:r>
            <w:rPr>
              <w:noProof/>
              <w:webHidden/>
            </w:rPr>
          </w:r>
          <w:r>
            <w:rPr>
              <w:noProof/>
              <w:webHidden/>
            </w:rPr>
            <w:fldChar w:fldCharType="separate"/>
          </w:r>
          <w:ins w:id="119" w:author="Author">
            <w:r>
              <w:rPr>
                <w:noProof/>
                <w:webHidden/>
              </w:rPr>
              <w:t>99</w:t>
            </w:r>
            <w:r>
              <w:rPr>
                <w:noProof/>
                <w:webHidden/>
              </w:rPr>
              <w:fldChar w:fldCharType="end"/>
            </w:r>
            <w:r w:rsidRPr="005525A1">
              <w:rPr>
                <w:rStyle w:val="Hyperlink"/>
                <w:noProof/>
              </w:rPr>
              <w:fldChar w:fldCharType="end"/>
            </w:r>
          </w:ins>
        </w:p>
        <w:p w14:paraId="49A4517E" w14:textId="129FAE1C" w:rsidR="008E4F2F" w:rsidRDefault="008E4F2F">
          <w:pPr>
            <w:pStyle w:val="TOC2"/>
            <w:tabs>
              <w:tab w:val="right" w:leader="dot" w:pos="13948"/>
            </w:tabs>
            <w:rPr>
              <w:ins w:id="120" w:author="Author"/>
              <w:rFonts w:asciiTheme="minorHAnsi" w:eastAsiaTheme="minorEastAsia" w:hAnsiTheme="minorHAnsi"/>
              <w:noProof/>
              <w:lang w:val="en-GB" w:eastAsia="en-GB"/>
            </w:rPr>
          </w:pPr>
          <w:ins w:id="121" w:author="Author">
            <w:r w:rsidRPr="005525A1">
              <w:rPr>
                <w:rStyle w:val="Hyperlink"/>
                <w:noProof/>
              </w:rPr>
              <w:fldChar w:fldCharType="begin"/>
            </w:r>
            <w:r w:rsidRPr="005525A1">
              <w:rPr>
                <w:rStyle w:val="Hyperlink"/>
                <w:noProof/>
              </w:rPr>
              <w:instrText xml:space="preserve"> </w:instrText>
            </w:r>
            <w:r>
              <w:rPr>
                <w:noProof/>
              </w:rPr>
              <w:instrText>HYPERLINK \l "_Toc17306900"</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6.6. Preservation</w:t>
            </w:r>
            <w:r>
              <w:rPr>
                <w:noProof/>
                <w:webHidden/>
              </w:rPr>
              <w:tab/>
            </w:r>
            <w:r>
              <w:rPr>
                <w:noProof/>
                <w:webHidden/>
              </w:rPr>
              <w:fldChar w:fldCharType="begin"/>
            </w:r>
            <w:r>
              <w:rPr>
                <w:noProof/>
                <w:webHidden/>
              </w:rPr>
              <w:instrText xml:space="preserve"> PAGEREF _Toc17306900 \h </w:instrText>
            </w:r>
          </w:ins>
          <w:r>
            <w:rPr>
              <w:noProof/>
              <w:webHidden/>
            </w:rPr>
          </w:r>
          <w:r>
            <w:rPr>
              <w:noProof/>
              <w:webHidden/>
            </w:rPr>
            <w:fldChar w:fldCharType="separate"/>
          </w:r>
          <w:ins w:id="122" w:author="Author">
            <w:r>
              <w:rPr>
                <w:noProof/>
                <w:webHidden/>
              </w:rPr>
              <w:t>99</w:t>
            </w:r>
            <w:r>
              <w:rPr>
                <w:noProof/>
                <w:webHidden/>
              </w:rPr>
              <w:fldChar w:fldCharType="end"/>
            </w:r>
            <w:r w:rsidRPr="005525A1">
              <w:rPr>
                <w:rStyle w:val="Hyperlink"/>
                <w:noProof/>
              </w:rPr>
              <w:fldChar w:fldCharType="end"/>
            </w:r>
          </w:ins>
        </w:p>
        <w:p w14:paraId="3FD73893" w14:textId="08BAA878" w:rsidR="008E4F2F" w:rsidRDefault="008E4F2F">
          <w:pPr>
            <w:pStyle w:val="TOC1"/>
            <w:tabs>
              <w:tab w:val="right" w:leader="dot" w:pos="13948"/>
            </w:tabs>
            <w:rPr>
              <w:ins w:id="123" w:author="Author"/>
              <w:rFonts w:asciiTheme="minorHAnsi" w:eastAsiaTheme="minorEastAsia" w:hAnsiTheme="minorHAnsi"/>
              <w:noProof/>
              <w:lang w:val="en-GB" w:eastAsia="en-GB"/>
            </w:rPr>
          </w:pPr>
          <w:ins w:id="124" w:author="Author">
            <w:r w:rsidRPr="005525A1">
              <w:rPr>
                <w:rStyle w:val="Hyperlink"/>
                <w:noProof/>
              </w:rPr>
              <w:fldChar w:fldCharType="begin"/>
            </w:r>
            <w:r w:rsidRPr="005525A1">
              <w:rPr>
                <w:rStyle w:val="Hyperlink"/>
                <w:noProof/>
              </w:rPr>
              <w:instrText xml:space="preserve"> </w:instrText>
            </w:r>
            <w:r>
              <w:rPr>
                <w:noProof/>
              </w:rPr>
              <w:instrText>HYPERLINK \l "_Toc17306901"</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7. Solution Configuration</w:t>
            </w:r>
            <w:r>
              <w:rPr>
                <w:noProof/>
                <w:webHidden/>
              </w:rPr>
              <w:tab/>
            </w:r>
            <w:r>
              <w:rPr>
                <w:noProof/>
                <w:webHidden/>
              </w:rPr>
              <w:fldChar w:fldCharType="begin"/>
            </w:r>
            <w:r>
              <w:rPr>
                <w:noProof/>
                <w:webHidden/>
              </w:rPr>
              <w:instrText xml:space="preserve"> PAGEREF _Toc17306901 \h </w:instrText>
            </w:r>
          </w:ins>
          <w:r>
            <w:rPr>
              <w:noProof/>
              <w:webHidden/>
            </w:rPr>
          </w:r>
          <w:r>
            <w:rPr>
              <w:noProof/>
              <w:webHidden/>
            </w:rPr>
            <w:fldChar w:fldCharType="separate"/>
          </w:r>
          <w:ins w:id="125" w:author="Author">
            <w:r>
              <w:rPr>
                <w:noProof/>
                <w:webHidden/>
              </w:rPr>
              <w:t>99</w:t>
            </w:r>
            <w:r>
              <w:rPr>
                <w:noProof/>
                <w:webHidden/>
              </w:rPr>
              <w:fldChar w:fldCharType="end"/>
            </w:r>
            <w:r w:rsidRPr="005525A1">
              <w:rPr>
                <w:rStyle w:val="Hyperlink"/>
                <w:noProof/>
              </w:rPr>
              <w:fldChar w:fldCharType="end"/>
            </w:r>
          </w:ins>
        </w:p>
        <w:p w14:paraId="3EA22529" w14:textId="3B0E9569" w:rsidR="008E4F2F" w:rsidRDefault="008E4F2F">
          <w:pPr>
            <w:pStyle w:val="TOC2"/>
            <w:tabs>
              <w:tab w:val="right" w:leader="dot" w:pos="13948"/>
            </w:tabs>
            <w:rPr>
              <w:ins w:id="126" w:author="Author"/>
              <w:rFonts w:asciiTheme="minorHAnsi" w:eastAsiaTheme="minorEastAsia" w:hAnsiTheme="minorHAnsi"/>
              <w:noProof/>
              <w:lang w:val="en-GB" w:eastAsia="en-GB"/>
            </w:rPr>
          </w:pPr>
          <w:ins w:id="127" w:author="Author">
            <w:r w:rsidRPr="005525A1">
              <w:rPr>
                <w:rStyle w:val="Hyperlink"/>
                <w:noProof/>
              </w:rPr>
              <w:fldChar w:fldCharType="begin"/>
            </w:r>
            <w:r w:rsidRPr="005525A1">
              <w:rPr>
                <w:rStyle w:val="Hyperlink"/>
                <w:noProof/>
              </w:rPr>
              <w:instrText xml:space="preserve"> </w:instrText>
            </w:r>
            <w:r>
              <w:rPr>
                <w:noProof/>
              </w:rPr>
              <w:instrText>HYPERLINK \l "_Toc17306902"</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7.1. System Access and Credentials</w:t>
            </w:r>
            <w:r>
              <w:rPr>
                <w:noProof/>
                <w:webHidden/>
              </w:rPr>
              <w:tab/>
            </w:r>
            <w:r>
              <w:rPr>
                <w:noProof/>
                <w:webHidden/>
              </w:rPr>
              <w:fldChar w:fldCharType="begin"/>
            </w:r>
            <w:r>
              <w:rPr>
                <w:noProof/>
                <w:webHidden/>
              </w:rPr>
              <w:instrText xml:space="preserve"> PAGEREF _Toc17306902 \h </w:instrText>
            </w:r>
          </w:ins>
          <w:r>
            <w:rPr>
              <w:noProof/>
              <w:webHidden/>
            </w:rPr>
          </w:r>
          <w:r>
            <w:rPr>
              <w:noProof/>
              <w:webHidden/>
            </w:rPr>
            <w:fldChar w:fldCharType="separate"/>
          </w:r>
          <w:ins w:id="128" w:author="Author">
            <w:r>
              <w:rPr>
                <w:noProof/>
                <w:webHidden/>
              </w:rPr>
              <w:t>99</w:t>
            </w:r>
            <w:r>
              <w:rPr>
                <w:noProof/>
                <w:webHidden/>
              </w:rPr>
              <w:fldChar w:fldCharType="end"/>
            </w:r>
            <w:r w:rsidRPr="005525A1">
              <w:rPr>
                <w:rStyle w:val="Hyperlink"/>
                <w:noProof/>
              </w:rPr>
              <w:fldChar w:fldCharType="end"/>
            </w:r>
          </w:ins>
        </w:p>
        <w:p w14:paraId="6D7873DA" w14:textId="48C1AC8E" w:rsidR="008E4F2F" w:rsidRDefault="008E4F2F">
          <w:pPr>
            <w:pStyle w:val="TOC2"/>
            <w:tabs>
              <w:tab w:val="right" w:leader="dot" w:pos="13948"/>
            </w:tabs>
            <w:rPr>
              <w:ins w:id="129" w:author="Author"/>
              <w:rFonts w:asciiTheme="minorHAnsi" w:eastAsiaTheme="minorEastAsia" w:hAnsiTheme="minorHAnsi"/>
              <w:noProof/>
              <w:lang w:val="en-GB" w:eastAsia="en-GB"/>
            </w:rPr>
          </w:pPr>
          <w:ins w:id="130" w:author="Author">
            <w:r w:rsidRPr="005525A1">
              <w:rPr>
                <w:rStyle w:val="Hyperlink"/>
                <w:noProof/>
              </w:rPr>
              <w:fldChar w:fldCharType="begin"/>
            </w:r>
            <w:r w:rsidRPr="005525A1">
              <w:rPr>
                <w:rStyle w:val="Hyperlink"/>
                <w:noProof/>
              </w:rPr>
              <w:instrText xml:space="preserve"> </w:instrText>
            </w:r>
            <w:r>
              <w:rPr>
                <w:noProof/>
              </w:rPr>
              <w:instrText>HYPERLINK \l "_Toc17306903"</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7.2. Configuration Schedule</w:t>
            </w:r>
            <w:r>
              <w:rPr>
                <w:noProof/>
                <w:webHidden/>
              </w:rPr>
              <w:tab/>
            </w:r>
            <w:r>
              <w:rPr>
                <w:noProof/>
                <w:webHidden/>
              </w:rPr>
              <w:fldChar w:fldCharType="begin"/>
            </w:r>
            <w:r>
              <w:rPr>
                <w:noProof/>
                <w:webHidden/>
              </w:rPr>
              <w:instrText xml:space="preserve"> PAGEREF _Toc17306903 \h </w:instrText>
            </w:r>
          </w:ins>
          <w:r>
            <w:rPr>
              <w:noProof/>
              <w:webHidden/>
            </w:rPr>
          </w:r>
          <w:r>
            <w:rPr>
              <w:noProof/>
              <w:webHidden/>
            </w:rPr>
            <w:fldChar w:fldCharType="separate"/>
          </w:r>
          <w:ins w:id="131" w:author="Author">
            <w:r>
              <w:rPr>
                <w:noProof/>
                <w:webHidden/>
              </w:rPr>
              <w:t>99</w:t>
            </w:r>
            <w:r>
              <w:rPr>
                <w:noProof/>
                <w:webHidden/>
              </w:rPr>
              <w:fldChar w:fldCharType="end"/>
            </w:r>
            <w:r w:rsidRPr="005525A1">
              <w:rPr>
                <w:rStyle w:val="Hyperlink"/>
                <w:noProof/>
              </w:rPr>
              <w:fldChar w:fldCharType="end"/>
            </w:r>
          </w:ins>
        </w:p>
        <w:p w14:paraId="410169DB" w14:textId="450A32A6" w:rsidR="008E4F2F" w:rsidRDefault="008E4F2F">
          <w:pPr>
            <w:pStyle w:val="TOC2"/>
            <w:tabs>
              <w:tab w:val="right" w:leader="dot" w:pos="13948"/>
            </w:tabs>
            <w:rPr>
              <w:ins w:id="132" w:author="Author"/>
              <w:rFonts w:asciiTheme="minorHAnsi" w:eastAsiaTheme="minorEastAsia" w:hAnsiTheme="minorHAnsi"/>
              <w:noProof/>
              <w:lang w:val="en-GB" w:eastAsia="en-GB"/>
            </w:rPr>
          </w:pPr>
          <w:ins w:id="133" w:author="Author">
            <w:r w:rsidRPr="005525A1">
              <w:rPr>
                <w:rStyle w:val="Hyperlink"/>
                <w:noProof/>
              </w:rPr>
              <w:fldChar w:fldCharType="begin"/>
            </w:r>
            <w:r w:rsidRPr="005525A1">
              <w:rPr>
                <w:rStyle w:val="Hyperlink"/>
                <w:noProof/>
              </w:rPr>
              <w:instrText xml:space="preserve"> </w:instrText>
            </w:r>
            <w:r>
              <w:rPr>
                <w:noProof/>
              </w:rPr>
              <w:instrText>HYPERLINK \l "_Toc17306904"</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7.3. Component Configuration</w:t>
            </w:r>
            <w:r>
              <w:rPr>
                <w:noProof/>
                <w:webHidden/>
              </w:rPr>
              <w:tab/>
            </w:r>
            <w:r>
              <w:rPr>
                <w:noProof/>
                <w:webHidden/>
              </w:rPr>
              <w:fldChar w:fldCharType="begin"/>
            </w:r>
            <w:r>
              <w:rPr>
                <w:noProof/>
                <w:webHidden/>
              </w:rPr>
              <w:instrText xml:space="preserve"> PAGEREF _Toc17306904 \h </w:instrText>
            </w:r>
          </w:ins>
          <w:r>
            <w:rPr>
              <w:noProof/>
              <w:webHidden/>
            </w:rPr>
          </w:r>
          <w:r>
            <w:rPr>
              <w:noProof/>
              <w:webHidden/>
            </w:rPr>
            <w:fldChar w:fldCharType="separate"/>
          </w:r>
          <w:ins w:id="134" w:author="Author">
            <w:r>
              <w:rPr>
                <w:noProof/>
                <w:webHidden/>
              </w:rPr>
              <w:t>99</w:t>
            </w:r>
            <w:r>
              <w:rPr>
                <w:noProof/>
                <w:webHidden/>
              </w:rPr>
              <w:fldChar w:fldCharType="end"/>
            </w:r>
            <w:r w:rsidRPr="005525A1">
              <w:rPr>
                <w:rStyle w:val="Hyperlink"/>
                <w:noProof/>
              </w:rPr>
              <w:fldChar w:fldCharType="end"/>
            </w:r>
          </w:ins>
        </w:p>
        <w:p w14:paraId="6E46D38B" w14:textId="1FFE5FF6" w:rsidR="008E4F2F" w:rsidRDefault="008E4F2F">
          <w:pPr>
            <w:pStyle w:val="TOC2"/>
            <w:tabs>
              <w:tab w:val="right" w:leader="dot" w:pos="13948"/>
            </w:tabs>
            <w:rPr>
              <w:ins w:id="135" w:author="Author"/>
              <w:rFonts w:asciiTheme="minorHAnsi" w:eastAsiaTheme="minorEastAsia" w:hAnsiTheme="minorHAnsi"/>
              <w:noProof/>
              <w:lang w:val="en-GB" w:eastAsia="en-GB"/>
            </w:rPr>
          </w:pPr>
          <w:ins w:id="136" w:author="Author">
            <w:r w:rsidRPr="005525A1">
              <w:rPr>
                <w:rStyle w:val="Hyperlink"/>
                <w:noProof/>
              </w:rPr>
              <w:fldChar w:fldCharType="begin"/>
            </w:r>
            <w:r w:rsidRPr="005525A1">
              <w:rPr>
                <w:rStyle w:val="Hyperlink"/>
                <w:noProof/>
              </w:rPr>
              <w:instrText xml:space="preserve"> </w:instrText>
            </w:r>
            <w:r>
              <w:rPr>
                <w:noProof/>
              </w:rPr>
              <w:instrText>HYPERLINK \l "_Toc17306905"</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7.4. Configuration Testing</w:t>
            </w:r>
            <w:r>
              <w:rPr>
                <w:noProof/>
                <w:webHidden/>
              </w:rPr>
              <w:tab/>
            </w:r>
            <w:r>
              <w:rPr>
                <w:noProof/>
                <w:webHidden/>
              </w:rPr>
              <w:fldChar w:fldCharType="begin"/>
            </w:r>
            <w:r>
              <w:rPr>
                <w:noProof/>
                <w:webHidden/>
              </w:rPr>
              <w:instrText xml:space="preserve"> PAGEREF _Toc17306905 \h </w:instrText>
            </w:r>
          </w:ins>
          <w:r>
            <w:rPr>
              <w:noProof/>
              <w:webHidden/>
            </w:rPr>
          </w:r>
          <w:r>
            <w:rPr>
              <w:noProof/>
              <w:webHidden/>
            </w:rPr>
            <w:fldChar w:fldCharType="separate"/>
          </w:r>
          <w:ins w:id="137" w:author="Author">
            <w:r>
              <w:rPr>
                <w:noProof/>
                <w:webHidden/>
              </w:rPr>
              <w:t>99</w:t>
            </w:r>
            <w:r>
              <w:rPr>
                <w:noProof/>
                <w:webHidden/>
              </w:rPr>
              <w:fldChar w:fldCharType="end"/>
            </w:r>
            <w:r w:rsidRPr="005525A1">
              <w:rPr>
                <w:rStyle w:val="Hyperlink"/>
                <w:noProof/>
              </w:rPr>
              <w:fldChar w:fldCharType="end"/>
            </w:r>
          </w:ins>
        </w:p>
        <w:p w14:paraId="2E2E654C" w14:textId="156B166E" w:rsidR="008E4F2F" w:rsidRDefault="008E4F2F">
          <w:pPr>
            <w:pStyle w:val="TOC1"/>
            <w:tabs>
              <w:tab w:val="right" w:leader="dot" w:pos="13948"/>
            </w:tabs>
            <w:rPr>
              <w:ins w:id="138" w:author="Author"/>
              <w:rFonts w:asciiTheme="minorHAnsi" w:eastAsiaTheme="minorEastAsia" w:hAnsiTheme="minorHAnsi"/>
              <w:noProof/>
              <w:lang w:val="en-GB" w:eastAsia="en-GB"/>
            </w:rPr>
          </w:pPr>
          <w:ins w:id="139" w:author="Author">
            <w:r w:rsidRPr="005525A1">
              <w:rPr>
                <w:rStyle w:val="Hyperlink"/>
                <w:noProof/>
              </w:rPr>
              <w:fldChar w:fldCharType="begin"/>
            </w:r>
            <w:r w:rsidRPr="005525A1">
              <w:rPr>
                <w:rStyle w:val="Hyperlink"/>
                <w:noProof/>
              </w:rPr>
              <w:instrText xml:space="preserve"> </w:instrText>
            </w:r>
            <w:r>
              <w:rPr>
                <w:noProof/>
              </w:rPr>
              <w:instrText>HYPERLINK \l "_Toc17306906"</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8. Process and Functional Risk Assessment</w:t>
            </w:r>
            <w:r>
              <w:rPr>
                <w:noProof/>
                <w:webHidden/>
              </w:rPr>
              <w:tab/>
            </w:r>
            <w:r>
              <w:rPr>
                <w:noProof/>
                <w:webHidden/>
              </w:rPr>
              <w:fldChar w:fldCharType="begin"/>
            </w:r>
            <w:r>
              <w:rPr>
                <w:noProof/>
                <w:webHidden/>
              </w:rPr>
              <w:instrText xml:space="preserve"> PAGEREF _Toc17306906 \h </w:instrText>
            </w:r>
          </w:ins>
          <w:r>
            <w:rPr>
              <w:noProof/>
              <w:webHidden/>
            </w:rPr>
          </w:r>
          <w:r>
            <w:rPr>
              <w:noProof/>
              <w:webHidden/>
            </w:rPr>
            <w:fldChar w:fldCharType="separate"/>
          </w:r>
          <w:ins w:id="140" w:author="Author">
            <w:r>
              <w:rPr>
                <w:noProof/>
                <w:webHidden/>
              </w:rPr>
              <w:t>100</w:t>
            </w:r>
            <w:r>
              <w:rPr>
                <w:noProof/>
                <w:webHidden/>
              </w:rPr>
              <w:fldChar w:fldCharType="end"/>
            </w:r>
            <w:r w:rsidRPr="005525A1">
              <w:rPr>
                <w:rStyle w:val="Hyperlink"/>
                <w:noProof/>
              </w:rPr>
              <w:fldChar w:fldCharType="end"/>
            </w:r>
          </w:ins>
        </w:p>
        <w:p w14:paraId="44F0DA5E" w14:textId="20103379" w:rsidR="008E4F2F" w:rsidRDefault="008E4F2F">
          <w:pPr>
            <w:pStyle w:val="TOC2"/>
            <w:tabs>
              <w:tab w:val="right" w:leader="dot" w:pos="13948"/>
            </w:tabs>
            <w:rPr>
              <w:ins w:id="141" w:author="Author"/>
              <w:rFonts w:asciiTheme="minorHAnsi" w:eastAsiaTheme="minorEastAsia" w:hAnsiTheme="minorHAnsi"/>
              <w:noProof/>
              <w:lang w:val="en-GB" w:eastAsia="en-GB"/>
            </w:rPr>
          </w:pPr>
          <w:ins w:id="142" w:author="Author">
            <w:r w:rsidRPr="005525A1">
              <w:rPr>
                <w:rStyle w:val="Hyperlink"/>
                <w:noProof/>
              </w:rPr>
              <w:fldChar w:fldCharType="begin"/>
            </w:r>
            <w:r w:rsidRPr="005525A1">
              <w:rPr>
                <w:rStyle w:val="Hyperlink"/>
                <w:noProof/>
              </w:rPr>
              <w:instrText xml:space="preserve"> </w:instrText>
            </w:r>
            <w:r>
              <w:rPr>
                <w:noProof/>
              </w:rPr>
              <w:instrText>HYPERLINK \l "_Toc17306907"</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8.1. Risk Assessment</w:t>
            </w:r>
            <w:r>
              <w:rPr>
                <w:noProof/>
                <w:webHidden/>
              </w:rPr>
              <w:tab/>
            </w:r>
            <w:r>
              <w:rPr>
                <w:noProof/>
                <w:webHidden/>
              </w:rPr>
              <w:fldChar w:fldCharType="begin"/>
            </w:r>
            <w:r>
              <w:rPr>
                <w:noProof/>
                <w:webHidden/>
              </w:rPr>
              <w:instrText xml:space="preserve"> PAGEREF _Toc17306907 \h </w:instrText>
            </w:r>
          </w:ins>
          <w:r>
            <w:rPr>
              <w:noProof/>
              <w:webHidden/>
            </w:rPr>
          </w:r>
          <w:r>
            <w:rPr>
              <w:noProof/>
              <w:webHidden/>
            </w:rPr>
            <w:fldChar w:fldCharType="separate"/>
          </w:r>
          <w:ins w:id="143" w:author="Author">
            <w:r>
              <w:rPr>
                <w:noProof/>
                <w:webHidden/>
              </w:rPr>
              <w:t>100</w:t>
            </w:r>
            <w:r>
              <w:rPr>
                <w:noProof/>
                <w:webHidden/>
              </w:rPr>
              <w:fldChar w:fldCharType="end"/>
            </w:r>
            <w:r w:rsidRPr="005525A1">
              <w:rPr>
                <w:rStyle w:val="Hyperlink"/>
                <w:noProof/>
              </w:rPr>
              <w:fldChar w:fldCharType="end"/>
            </w:r>
          </w:ins>
        </w:p>
        <w:p w14:paraId="66F6261B" w14:textId="1C81A3A9" w:rsidR="008E4F2F" w:rsidRDefault="008E4F2F">
          <w:pPr>
            <w:pStyle w:val="TOC1"/>
            <w:tabs>
              <w:tab w:val="right" w:leader="dot" w:pos="13948"/>
            </w:tabs>
            <w:rPr>
              <w:ins w:id="144" w:author="Author"/>
              <w:rFonts w:asciiTheme="minorHAnsi" w:eastAsiaTheme="minorEastAsia" w:hAnsiTheme="minorHAnsi"/>
              <w:noProof/>
              <w:lang w:val="en-GB" w:eastAsia="en-GB"/>
            </w:rPr>
          </w:pPr>
          <w:ins w:id="145" w:author="Author">
            <w:r w:rsidRPr="005525A1">
              <w:rPr>
                <w:rStyle w:val="Hyperlink"/>
                <w:noProof/>
              </w:rPr>
              <w:fldChar w:fldCharType="begin"/>
            </w:r>
            <w:r w:rsidRPr="005525A1">
              <w:rPr>
                <w:rStyle w:val="Hyperlink"/>
                <w:noProof/>
              </w:rPr>
              <w:instrText xml:space="preserve"> </w:instrText>
            </w:r>
            <w:r>
              <w:rPr>
                <w:noProof/>
              </w:rPr>
              <w:instrText>HYPERLINK \l "_Toc17306908"</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9. Business Continuity</w:t>
            </w:r>
            <w:r>
              <w:rPr>
                <w:noProof/>
                <w:webHidden/>
              </w:rPr>
              <w:tab/>
            </w:r>
            <w:r>
              <w:rPr>
                <w:noProof/>
                <w:webHidden/>
              </w:rPr>
              <w:fldChar w:fldCharType="begin"/>
            </w:r>
            <w:r>
              <w:rPr>
                <w:noProof/>
                <w:webHidden/>
              </w:rPr>
              <w:instrText xml:space="preserve"> PAGEREF _Toc17306908 \h </w:instrText>
            </w:r>
          </w:ins>
          <w:r>
            <w:rPr>
              <w:noProof/>
              <w:webHidden/>
            </w:rPr>
          </w:r>
          <w:r>
            <w:rPr>
              <w:noProof/>
              <w:webHidden/>
            </w:rPr>
            <w:fldChar w:fldCharType="separate"/>
          </w:r>
          <w:ins w:id="146" w:author="Author">
            <w:r>
              <w:rPr>
                <w:noProof/>
                <w:webHidden/>
              </w:rPr>
              <w:t>101</w:t>
            </w:r>
            <w:r>
              <w:rPr>
                <w:noProof/>
                <w:webHidden/>
              </w:rPr>
              <w:fldChar w:fldCharType="end"/>
            </w:r>
            <w:r w:rsidRPr="005525A1">
              <w:rPr>
                <w:rStyle w:val="Hyperlink"/>
                <w:noProof/>
              </w:rPr>
              <w:fldChar w:fldCharType="end"/>
            </w:r>
          </w:ins>
        </w:p>
        <w:p w14:paraId="0C20D179" w14:textId="59730127" w:rsidR="008E4F2F" w:rsidRDefault="008E4F2F">
          <w:pPr>
            <w:pStyle w:val="TOC2"/>
            <w:tabs>
              <w:tab w:val="right" w:leader="dot" w:pos="13948"/>
            </w:tabs>
            <w:rPr>
              <w:ins w:id="147" w:author="Author"/>
              <w:rFonts w:asciiTheme="minorHAnsi" w:eastAsiaTheme="minorEastAsia" w:hAnsiTheme="minorHAnsi"/>
              <w:noProof/>
              <w:lang w:val="en-GB" w:eastAsia="en-GB"/>
            </w:rPr>
          </w:pPr>
          <w:ins w:id="148" w:author="Author">
            <w:r w:rsidRPr="005525A1">
              <w:rPr>
                <w:rStyle w:val="Hyperlink"/>
                <w:noProof/>
              </w:rPr>
              <w:fldChar w:fldCharType="begin"/>
            </w:r>
            <w:r w:rsidRPr="005525A1">
              <w:rPr>
                <w:rStyle w:val="Hyperlink"/>
                <w:noProof/>
              </w:rPr>
              <w:instrText xml:space="preserve"> </w:instrText>
            </w:r>
            <w:r>
              <w:rPr>
                <w:noProof/>
              </w:rPr>
              <w:instrText>HYPERLINK \l "_Toc17306909"</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9.1. Physical workforce unavailability</w:t>
            </w:r>
            <w:r>
              <w:rPr>
                <w:noProof/>
                <w:webHidden/>
              </w:rPr>
              <w:tab/>
            </w:r>
            <w:r>
              <w:rPr>
                <w:noProof/>
                <w:webHidden/>
              </w:rPr>
              <w:fldChar w:fldCharType="begin"/>
            </w:r>
            <w:r>
              <w:rPr>
                <w:noProof/>
                <w:webHidden/>
              </w:rPr>
              <w:instrText xml:space="preserve"> PAGEREF _Toc17306909 \h </w:instrText>
            </w:r>
          </w:ins>
          <w:r>
            <w:rPr>
              <w:noProof/>
              <w:webHidden/>
            </w:rPr>
          </w:r>
          <w:r>
            <w:rPr>
              <w:noProof/>
              <w:webHidden/>
            </w:rPr>
            <w:fldChar w:fldCharType="separate"/>
          </w:r>
          <w:ins w:id="149" w:author="Author">
            <w:r>
              <w:rPr>
                <w:noProof/>
                <w:webHidden/>
              </w:rPr>
              <w:t>101</w:t>
            </w:r>
            <w:r>
              <w:rPr>
                <w:noProof/>
                <w:webHidden/>
              </w:rPr>
              <w:fldChar w:fldCharType="end"/>
            </w:r>
            <w:r w:rsidRPr="005525A1">
              <w:rPr>
                <w:rStyle w:val="Hyperlink"/>
                <w:noProof/>
              </w:rPr>
              <w:fldChar w:fldCharType="end"/>
            </w:r>
          </w:ins>
        </w:p>
        <w:p w14:paraId="6210C581" w14:textId="08695E13" w:rsidR="008E4F2F" w:rsidRDefault="008E4F2F">
          <w:pPr>
            <w:pStyle w:val="TOC2"/>
            <w:tabs>
              <w:tab w:val="right" w:leader="dot" w:pos="13948"/>
            </w:tabs>
            <w:rPr>
              <w:ins w:id="150" w:author="Author"/>
              <w:rFonts w:asciiTheme="minorHAnsi" w:eastAsiaTheme="minorEastAsia" w:hAnsiTheme="minorHAnsi"/>
              <w:noProof/>
              <w:lang w:val="en-GB" w:eastAsia="en-GB"/>
            </w:rPr>
          </w:pPr>
          <w:ins w:id="151" w:author="Author">
            <w:r w:rsidRPr="005525A1">
              <w:rPr>
                <w:rStyle w:val="Hyperlink"/>
                <w:noProof/>
              </w:rPr>
              <w:fldChar w:fldCharType="begin"/>
            </w:r>
            <w:r w:rsidRPr="005525A1">
              <w:rPr>
                <w:rStyle w:val="Hyperlink"/>
                <w:noProof/>
              </w:rPr>
              <w:instrText xml:space="preserve"> </w:instrText>
            </w:r>
            <w:r>
              <w:rPr>
                <w:noProof/>
              </w:rPr>
              <w:instrText>HYPERLINK \l "_Toc17306910"</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9.2. Virtual workforce unavailability</w:t>
            </w:r>
            <w:r>
              <w:rPr>
                <w:noProof/>
                <w:webHidden/>
              </w:rPr>
              <w:tab/>
            </w:r>
            <w:r>
              <w:rPr>
                <w:noProof/>
                <w:webHidden/>
              </w:rPr>
              <w:fldChar w:fldCharType="begin"/>
            </w:r>
            <w:r>
              <w:rPr>
                <w:noProof/>
                <w:webHidden/>
              </w:rPr>
              <w:instrText xml:space="preserve"> PAGEREF _Toc17306910 \h </w:instrText>
            </w:r>
          </w:ins>
          <w:r>
            <w:rPr>
              <w:noProof/>
              <w:webHidden/>
            </w:rPr>
          </w:r>
          <w:r>
            <w:rPr>
              <w:noProof/>
              <w:webHidden/>
            </w:rPr>
            <w:fldChar w:fldCharType="separate"/>
          </w:r>
          <w:ins w:id="152" w:author="Author">
            <w:r>
              <w:rPr>
                <w:noProof/>
                <w:webHidden/>
              </w:rPr>
              <w:t>101</w:t>
            </w:r>
            <w:r>
              <w:rPr>
                <w:noProof/>
                <w:webHidden/>
              </w:rPr>
              <w:fldChar w:fldCharType="end"/>
            </w:r>
            <w:r w:rsidRPr="005525A1">
              <w:rPr>
                <w:rStyle w:val="Hyperlink"/>
                <w:noProof/>
              </w:rPr>
              <w:fldChar w:fldCharType="end"/>
            </w:r>
          </w:ins>
        </w:p>
        <w:p w14:paraId="3875C8B2" w14:textId="04EACE82" w:rsidR="008E4F2F" w:rsidRDefault="008E4F2F">
          <w:pPr>
            <w:pStyle w:val="TOC2"/>
            <w:tabs>
              <w:tab w:val="right" w:leader="dot" w:pos="13948"/>
            </w:tabs>
            <w:rPr>
              <w:ins w:id="153" w:author="Author"/>
              <w:rFonts w:asciiTheme="minorHAnsi" w:eastAsiaTheme="minorEastAsia" w:hAnsiTheme="minorHAnsi"/>
              <w:noProof/>
              <w:lang w:val="en-GB" w:eastAsia="en-GB"/>
            </w:rPr>
          </w:pPr>
          <w:ins w:id="154" w:author="Author">
            <w:r w:rsidRPr="005525A1">
              <w:rPr>
                <w:rStyle w:val="Hyperlink"/>
                <w:noProof/>
              </w:rPr>
              <w:fldChar w:fldCharType="begin"/>
            </w:r>
            <w:r w:rsidRPr="005525A1">
              <w:rPr>
                <w:rStyle w:val="Hyperlink"/>
                <w:noProof/>
              </w:rPr>
              <w:instrText xml:space="preserve"> </w:instrText>
            </w:r>
            <w:r>
              <w:rPr>
                <w:noProof/>
              </w:rPr>
              <w:instrText>HYPERLINK \l "_Toc17306911"</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9.3. Target application unavailability</w:t>
            </w:r>
            <w:r>
              <w:rPr>
                <w:noProof/>
                <w:webHidden/>
              </w:rPr>
              <w:tab/>
            </w:r>
            <w:r>
              <w:rPr>
                <w:noProof/>
                <w:webHidden/>
              </w:rPr>
              <w:fldChar w:fldCharType="begin"/>
            </w:r>
            <w:r>
              <w:rPr>
                <w:noProof/>
                <w:webHidden/>
              </w:rPr>
              <w:instrText xml:space="preserve"> PAGEREF _Toc17306911 \h </w:instrText>
            </w:r>
          </w:ins>
          <w:r>
            <w:rPr>
              <w:noProof/>
              <w:webHidden/>
            </w:rPr>
          </w:r>
          <w:r>
            <w:rPr>
              <w:noProof/>
              <w:webHidden/>
            </w:rPr>
            <w:fldChar w:fldCharType="separate"/>
          </w:r>
          <w:ins w:id="155" w:author="Author">
            <w:r>
              <w:rPr>
                <w:noProof/>
                <w:webHidden/>
              </w:rPr>
              <w:t>101</w:t>
            </w:r>
            <w:r>
              <w:rPr>
                <w:noProof/>
                <w:webHidden/>
              </w:rPr>
              <w:fldChar w:fldCharType="end"/>
            </w:r>
            <w:r w:rsidRPr="005525A1">
              <w:rPr>
                <w:rStyle w:val="Hyperlink"/>
                <w:noProof/>
              </w:rPr>
              <w:fldChar w:fldCharType="end"/>
            </w:r>
          </w:ins>
        </w:p>
        <w:p w14:paraId="19A11E8C" w14:textId="485F2477" w:rsidR="008E4F2F" w:rsidRDefault="008E4F2F">
          <w:pPr>
            <w:pStyle w:val="TOC2"/>
            <w:tabs>
              <w:tab w:val="right" w:leader="dot" w:pos="13948"/>
            </w:tabs>
            <w:rPr>
              <w:ins w:id="156" w:author="Author"/>
              <w:rFonts w:asciiTheme="minorHAnsi" w:eastAsiaTheme="minorEastAsia" w:hAnsiTheme="minorHAnsi"/>
              <w:noProof/>
              <w:lang w:val="en-GB" w:eastAsia="en-GB"/>
            </w:rPr>
          </w:pPr>
          <w:ins w:id="157" w:author="Author">
            <w:r w:rsidRPr="005525A1">
              <w:rPr>
                <w:rStyle w:val="Hyperlink"/>
                <w:noProof/>
              </w:rPr>
              <w:fldChar w:fldCharType="begin"/>
            </w:r>
            <w:r w:rsidRPr="005525A1">
              <w:rPr>
                <w:rStyle w:val="Hyperlink"/>
                <w:noProof/>
              </w:rPr>
              <w:instrText xml:space="preserve"> </w:instrText>
            </w:r>
            <w:r>
              <w:rPr>
                <w:noProof/>
              </w:rPr>
              <w:instrText>HYPERLINK \l "_Toc17306912"</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9.4. Excessive workload</w:t>
            </w:r>
            <w:r>
              <w:rPr>
                <w:noProof/>
                <w:webHidden/>
              </w:rPr>
              <w:tab/>
            </w:r>
            <w:r>
              <w:rPr>
                <w:noProof/>
                <w:webHidden/>
              </w:rPr>
              <w:fldChar w:fldCharType="begin"/>
            </w:r>
            <w:r>
              <w:rPr>
                <w:noProof/>
                <w:webHidden/>
              </w:rPr>
              <w:instrText xml:space="preserve"> PAGEREF _Toc17306912 \h </w:instrText>
            </w:r>
          </w:ins>
          <w:r>
            <w:rPr>
              <w:noProof/>
              <w:webHidden/>
            </w:rPr>
          </w:r>
          <w:r>
            <w:rPr>
              <w:noProof/>
              <w:webHidden/>
            </w:rPr>
            <w:fldChar w:fldCharType="separate"/>
          </w:r>
          <w:ins w:id="158" w:author="Author">
            <w:r>
              <w:rPr>
                <w:noProof/>
                <w:webHidden/>
              </w:rPr>
              <w:t>101</w:t>
            </w:r>
            <w:r>
              <w:rPr>
                <w:noProof/>
                <w:webHidden/>
              </w:rPr>
              <w:fldChar w:fldCharType="end"/>
            </w:r>
            <w:r w:rsidRPr="005525A1">
              <w:rPr>
                <w:rStyle w:val="Hyperlink"/>
                <w:noProof/>
              </w:rPr>
              <w:fldChar w:fldCharType="end"/>
            </w:r>
          </w:ins>
        </w:p>
        <w:p w14:paraId="551D9815" w14:textId="4410349E" w:rsidR="008E4F2F" w:rsidRDefault="008E4F2F">
          <w:pPr>
            <w:pStyle w:val="TOC1"/>
            <w:tabs>
              <w:tab w:val="right" w:leader="dot" w:pos="13948"/>
            </w:tabs>
            <w:rPr>
              <w:ins w:id="159" w:author="Author"/>
              <w:rFonts w:asciiTheme="minorHAnsi" w:eastAsiaTheme="minorEastAsia" w:hAnsiTheme="minorHAnsi"/>
              <w:noProof/>
              <w:lang w:val="en-GB" w:eastAsia="en-GB"/>
            </w:rPr>
          </w:pPr>
          <w:ins w:id="160" w:author="Author">
            <w:r w:rsidRPr="005525A1">
              <w:rPr>
                <w:rStyle w:val="Hyperlink"/>
                <w:noProof/>
              </w:rPr>
              <w:fldChar w:fldCharType="begin"/>
            </w:r>
            <w:r w:rsidRPr="005525A1">
              <w:rPr>
                <w:rStyle w:val="Hyperlink"/>
                <w:noProof/>
              </w:rPr>
              <w:instrText xml:space="preserve"> </w:instrText>
            </w:r>
            <w:r>
              <w:rPr>
                <w:noProof/>
              </w:rPr>
              <w:instrText>HYPERLINK \l "_Toc17306913"</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10. Maintenance Activity</w:t>
            </w:r>
            <w:r>
              <w:rPr>
                <w:noProof/>
                <w:webHidden/>
              </w:rPr>
              <w:tab/>
            </w:r>
            <w:r>
              <w:rPr>
                <w:noProof/>
                <w:webHidden/>
              </w:rPr>
              <w:fldChar w:fldCharType="begin"/>
            </w:r>
            <w:r>
              <w:rPr>
                <w:noProof/>
                <w:webHidden/>
              </w:rPr>
              <w:instrText xml:space="preserve"> PAGEREF _Toc17306913 \h </w:instrText>
            </w:r>
          </w:ins>
          <w:r>
            <w:rPr>
              <w:noProof/>
              <w:webHidden/>
            </w:rPr>
          </w:r>
          <w:r>
            <w:rPr>
              <w:noProof/>
              <w:webHidden/>
            </w:rPr>
            <w:fldChar w:fldCharType="separate"/>
          </w:r>
          <w:ins w:id="161" w:author="Author">
            <w:r>
              <w:rPr>
                <w:noProof/>
                <w:webHidden/>
              </w:rPr>
              <w:t>101</w:t>
            </w:r>
            <w:r>
              <w:rPr>
                <w:noProof/>
                <w:webHidden/>
              </w:rPr>
              <w:fldChar w:fldCharType="end"/>
            </w:r>
            <w:r w:rsidRPr="005525A1">
              <w:rPr>
                <w:rStyle w:val="Hyperlink"/>
                <w:noProof/>
              </w:rPr>
              <w:fldChar w:fldCharType="end"/>
            </w:r>
          </w:ins>
        </w:p>
        <w:p w14:paraId="6B603272" w14:textId="1143BC00" w:rsidR="008E4F2F" w:rsidRDefault="008E4F2F">
          <w:pPr>
            <w:pStyle w:val="TOC1"/>
            <w:tabs>
              <w:tab w:val="right" w:leader="dot" w:pos="13948"/>
            </w:tabs>
            <w:rPr>
              <w:ins w:id="162" w:author="Author"/>
              <w:rFonts w:asciiTheme="minorHAnsi" w:eastAsiaTheme="minorEastAsia" w:hAnsiTheme="minorHAnsi"/>
              <w:noProof/>
              <w:lang w:val="en-GB" w:eastAsia="en-GB"/>
            </w:rPr>
          </w:pPr>
          <w:ins w:id="163" w:author="Author">
            <w:r w:rsidRPr="005525A1">
              <w:rPr>
                <w:rStyle w:val="Hyperlink"/>
                <w:noProof/>
              </w:rPr>
              <w:fldChar w:fldCharType="begin"/>
            </w:r>
            <w:r w:rsidRPr="005525A1">
              <w:rPr>
                <w:rStyle w:val="Hyperlink"/>
                <w:noProof/>
              </w:rPr>
              <w:instrText xml:space="preserve"> </w:instrText>
            </w:r>
            <w:r>
              <w:rPr>
                <w:noProof/>
              </w:rPr>
              <w:instrText>HYPERLINK \l "_Toc17306914"</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i. Business Glossary</w:t>
            </w:r>
            <w:r>
              <w:rPr>
                <w:noProof/>
                <w:webHidden/>
              </w:rPr>
              <w:tab/>
            </w:r>
            <w:r>
              <w:rPr>
                <w:noProof/>
                <w:webHidden/>
              </w:rPr>
              <w:fldChar w:fldCharType="begin"/>
            </w:r>
            <w:r>
              <w:rPr>
                <w:noProof/>
                <w:webHidden/>
              </w:rPr>
              <w:instrText xml:space="preserve"> PAGEREF _Toc17306914 \h </w:instrText>
            </w:r>
          </w:ins>
          <w:r>
            <w:rPr>
              <w:noProof/>
              <w:webHidden/>
            </w:rPr>
          </w:r>
          <w:r>
            <w:rPr>
              <w:noProof/>
              <w:webHidden/>
            </w:rPr>
            <w:fldChar w:fldCharType="separate"/>
          </w:r>
          <w:ins w:id="164" w:author="Author">
            <w:r>
              <w:rPr>
                <w:noProof/>
                <w:webHidden/>
              </w:rPr>
              <w:t>102</w:t>
            </w:r>
            <w:r>
              <w:rPr>
                <w:noProof/>
                <w:webHidden/>
              </w:rPr>
              <w:fldChar w:fldCharType="end"/>
            </w:r>
            <w:r w:rsidRPr="005525A1">
              <w:rPr>
                <w:rStyle w:val="Hyperlink"/>
                <w:noProof/>
              </w:rPr>
              <w:fldChar w:fldCharType="end"/>
            </w:r>
          </w:ins>
        </w:p>
        <w:p w14:paraId="647C30EE" w14:textId="6DF6DF51" w:rsidR="008E4F2F" w:rsidRDefault="008E4F2F">
          <w:pPr>
            <w:pStyle w:val="TOC1"/>
            <w:tabs>
              <w:tab w:val="right" w:leader="dot" w:pos="13948"/>
            </w:tabs>
            <w:rPr>
              <w:ins w:id="165" w:author="Author"/>
              <w:rFonts w:asciiTheme="minorHAnsi" w:eastAsiaTheme="minorEastAsia" w:hAnsiTheme="minorHAnsi"/>
              <w:noProof/>
              <w:lang w:val="en-GB" w:eastAsia="en-GB"/>
            </w:rPr>
          </w:pPr>
          <w:ins w:id="166" w:author="Author">
            <w:r w:rsidRPr="005525A1">
              <w:rPr>
                <w:rStyle w:val="Hyperlink"/>
                <w:noProof/>
              </w:rPr>
              <w:fldChar w:fldCharType="begin"/>
            </w:r>
            <w:r w:rsidRPr="005525A1">
              <w:rPr>
                <w:rStyle w:val="Hyperlink"/>
                <w:noProof/>
              </w:rPr>
              <w:instrText xml:space="preserve"> </w:instrText>
            </w:r>
            <w:r>
              <w:rPr>
                <w:noProof/>
              </w:rPr>
              <w:instrText>HYPERLINK \l "_Toc17306915"</w:instrText>
            </w:r>
            <w:r w:rsidRPr="005525A1">
              <w:rPr>
                <w:rStyle w:val="Hyperlink"/>
                <w:noProof/>
              </w:rPr>
              <w:instrText xml:space="preserve"> </w:instrText>
            </w:r>
            <w:r w:rsidRPr="005525A1">
              <w:rPr>
                <w:rStyle w:val="Hyperlink"/>
                <w:noProof/>
              </w:rPr>
              <w:fldChar w:fldCharType="separate"/>
            </w:r>
            <w:r w:rsidRPr="005525A1">
              <w:rPr>
                <w:rStyle w:val="Hyperlink"/>
                <w:rFonts w:cs="Arial"/>
                <w:noProof/>
                <w:lang w:val="en-US"/>
              </w:rPr>
              <w:t>ii. Attachments</w:t>
            </w:r>
            <w:r>
              <w:rPr>
                <w:noProof/>
                <w:webHidden/>
              </w:rPr>
              <w:tab/>
            </w:r>
            <w:r>
              <w:rPr>
                <w:noProof/>
                <w:webHidden/>
              </w:rPr>
              <w:fldChar w:fldCharType="begin"/>
            </w:r>
            <w:r>
              <w:rPr>
                <w:noProof/>
                <w:webHidden/>
              </w:rPr>
              <w:instrText xml:space="preserve"> PAGEREF _Toc17306915 \h </w:instrText>
            </w:r>
          </w:ins>
          <w:r>
            <w:rPr>
              <w:noProof/>
              <w:webHidden/>
            </w:rPr>
          </w:r>
          <w:r>
            <w:rPr>
              <w:noProof/>
              <w:webHidden/>
            </w:rPr>
            <w:fldChar w:fldCharType="separate"/>
          </w:r>
          <w:ins w:id="167" w:author="Author">
            <w:r>
              <w:rPr>
                <w:noProof/>
                <w:webHidden/>
              </w:rPr>
              <w:t>102</w:t>
            </w:r>
            <w:r>
              <w:rPr>
                <w:noProof/>
                <w:webHidden/>
              </w:rPr>
              <w:fldChar w:fldCharType="end"/>
            </w:r>
            <w:r w:rsidRPr="005525A1">
              <w:rPr>
                <w:rStyle w:val="Hyperlink"/>
                <w:noProof/>
              </w:rPr>
              <w:fldChar w:fldCharType="end"/>
            </w:r>
          </w:ins>
        </w:p>
        <w:p w14:paraId="2A729E97" w14:textId="5A065D27" w:rsidR="00F82145" w:rsidDel="008E4F2F" w:rsidRDefault="00F82145">
          <w:pPr>
            <w:pStyle w:val="TOC1"/>
            <w:tabs>
              <w:tab w:val="right" w:leader="dot" w:pos="13948"/>
            </w:tabs>
            <w:rPr>
              <w:del w:id="168" w:author="Author"/>
              <w:rFonts w:asciiTheme="minorHAnsi" w:eastAsiaTheme="minorEastAsia" w:hAnsiTheme="minorHAnsi"/>
              <w:noProof/>
              <w:lang w:val="en-GB" w:eastAsia="en-GB"/>
            </w:rPr>
          </w:pPr>
          <w:del w:id="169" w:author="Author">
            <w:r w:rsidRPr="008E4F2F" w:rsidDel="008E4F2F">
              <w:rPr>
                <w:rPrChange w:id="170" w:author="Author">
                  <w:rPr>
                    <w:rStyle w:val="Hyperlink"/>
                    <w:rFonts w:ascii="Verdana" w:hAnsi="Verdana" w:cs="Arial"/>
                    <w:noProof/>
                    <w:lang w:val="en-US"/>
                  </w:rPr>
                </w:rPrChange>
              </w:rPr>
              <w:delText>1. Introduction</w:delText>
            </w:r>
            <w:r w:rsidDel="008E4F2F">
              <w:rPr>
                <w:noProof/>
                <w:webHidden/>
              </w:rPr>
              <w:tab/>
            </w:r>
          </w:del>
          <w:ins w:id="171" w:author="Author">
            <w:del w:id="172" w:author="Author">
              <w:r w:rsidR="001A790C" w:rsidDel="008E4F2F">
                <w:rPr>
                  <w:noProof/>
                  <w:webHidden/>
                </w:rPr>
                <w:delText>7</w:delText>
              </w:r>
            </w:del>
          </w:ins>
          <w:del w:id="173" w:author="Author">
            <w:r w:rsidDel="008E4F2F">
              <w:rPr>
                <w:noProof/>
                <w:webHidden/>
              </w:rPr>
              <w:delText>5</w:delText>
            </w:r>
          </w:del>
        </w:p>
        <w:p w14:paraId="0A3ACDAB" w14:textId="49B65756" w:rsidR="00F82145" w:rsidDel="008E4F2F" w:rsidRDefault="00F82145">
          <w:pPr>
            <w:pStyle w:val="TOC2"/>
            <w:tabs>
              <w:tab w:val="right" w:leader="dot" w:pos="13948"/>
            </w:tabs>
            <w:rPr>
              <w:del w:id="174" w:author="Author"/>
              <w:rFonts w:asciiTheme="minorHAnsi" w:eastAsiaTheme="minorEastAsia" w:hAnsiTheme="minorHAnsi"/>
              <w:noProof/>
              <w:lang w:val="en-GB" w:eastAsia="en-GB"/>
            </w:rPr>
          </w:pPr>
          <w:del w:id="175" w:author="Author">
            <w:r w:rsidRPr="008E4F2F" w:rsidDel="008E4F2F">
              <w:rPr>
                <w:rPrChange w:id="176" w:author="Author">
                  <w:rPr>
                    <w:rStyle w:val="Hyperlink"/>
                    <w:rFonts w:ascii="Verdana" w:hAnsi="Verdana" w:cs="Arial"/>
                    <w:noProof/>
                    <w:lang w:val="en-US"/>
                  </w:rPr>
                </w:rPrChange>
              </w:rPr>
              <w:delText>1.1. Document purpose</w:delText>
            </w:r>
            <w:r w:rsidDel="008E4F2F">
              <w:rPr>
                <w:noProof/>
                <w:webHidden/>
              </w:rPr>
              <w:tab/>
            </w:r>
          </w:del>
          <w:ins w:id="177" w:author="Author">
            <w:del w:id="178" w:author="Author">
              <w:r w:rsidR="001A790C" w:rsidDel="008E4F2F">
                <w:rPr>
                  <w:noProof/>
                  <w:webHidden/>
                </w:rPr>
                <w:delText>7</w:delText>
              </w:r>
            </w:del>
          </w:ins>
          <w:del w:id="179" w:author="Author">
            <w:r w:rsidDel="008E4F2F">
              <w:rPr>
                <w:noProof/>
                <w:webHidden/>
              </w:rPr>
              <w:delText>5</w:delText>
            </w:r>
          </w:del>
        </w:p>
        <w:p w14:paraId="0CF0BF30" w14:textId="1652DF30" w:rsidR="00F82145" w:rsidDel="008E4F2F" w:rsidRDefault="00F82145">
          <w:pPr>
            <w:pStyle w:val="TOC2"/>
            <w:tabs>
              <w:tab w:val="right" w:leader="dot" w:pos="13948"/>
            </w:tabs>
            <w:rPr>
              <w:del w:id="180" w:author="Author"/>
              <w:rFonts w:asciiTheme="minorHAnsi" w:eastAsiaTheme="minorEastAsia" w:hAnsiTheme="minorHAnsi"/>
              <w:noProof/>
              <w:lang w:val="en-GB" w:eastAsia="en-GB"/>
            </w:rPr>
          </w:pPr>
          <w:del w:id="181" w:author="Author">
            <w:r w:rsidRPr="008E4F2F" w:rsidDel="008E4F2F">
              <w:rPr>
                <w:rPrChange w:id="182" w:author="Author">
                  <w:rPr>
                    <w:rStyle w:val="Hyperlink"/>
                    <w:rFonts w:ascii="Verdana" w:hAnsi="Verdana" w:cs="Arial"/>
                    <w:noProof/>
                    <w:lang w:val="en-US"/>
                  </w:rPr>
                </w:rPrChange>
              </w:rPr>
              <w:delText>1.2. Definitions</w:delText>
            </w:r>
            <w:r w:rsidDel="008E4F2F">
              <w:rPr>
                <w:noProof/>
                <w:webHidden/>
              </w:rPr>
              <w:tab/>
            </w:r>
          </w:del>
          <w:ins w:id="183" w:author="Author">
            <w:del w:id="184" w:author="Author">
              <w:r w:rsidR="001A790C" w:rsidDel="008E4F2F">
                <w:rPr>
                  <w:noProof/>
                  <w:webHidden/>
                </w:rPr>
                <w:delText>7</w:delText>
              </w:r>
            </w:del>
          </w:ins>
          <w:del w:id="185" w:author="Author">
            <w:r w:rsidDel="008E4F2F">
              <w:rPr>
                <w:noProof/>
                <w:webHidden/>
              </w:rPr>
              <w:delText>6</w:delText>
            </w:r>
          </w:del>
        </w:p>
        <w:p w14:paraId="0AE35268" w14:textId="3C9C3C24" w:rsidR="00F82145" w:rsidDel="008E4F2F" w:rsidRDefault="00F82145">
          <w:pPr>
            <w:pStyle w:val="TOC2"/>
            <w:tabs>
              <w:tab w:val="right" w:leader="dot" w:pos="13948"/>
            </w:tabs>
            <w:rPr>
              <w:del w:id="186" w:author="Author"/>
              <w:rFonts w:asciiTheme="minorHAnsi" w:eastAsiaTheme="minorEastAsia" w:hAnsiTheme="minorHAnsi"/>
              <w:noProof/>
              <w:lang w:val="en-GB" w:eastAsia="en-GB"/>
            </w:rPr>
          </w:pPr>
          <w:del w:id="187" w:author="Author">
            <w:r w:rsidRPr="008E4F2F" w:rsidDel="008E4F2F">
              <w:rPr>
                <w:rPrChange w:id="188" w:author="Author">
                  <w:rPr>
                    <w:rStyle w:val="Hyperlink"/>
                    <w:rFonts w:ascii="Verdana" w:hAnsi="Verdana" w:cs="Arial"/>
                    <w:noProof/>
                    <w:lang w:val="en-US"/>
                  </w:rPr>
                </w:rPrChange>
              </w:rPr>
              <w:delText>1.3. Reference artefacts</w:delText>
            </w:r>
            <w:r w:rsidDel="008E4F2F">
              <w:rPr>
                <w:noProof/>
                <w:webHidden/>
              </w:rPr>
              <w:tab/>
            </w:r>
          </w:del>
          <w:ins w:id="189" w:author="Author">
            <w:del w:id="190" w:author="Author">
              <w:r w:rsidR="001A790C" w:rsidDel="008E4F2F">
                <w:rPr>
                  <w:noProof/>
                  <w:webHidden/>
                </w:rPr>
                <w:delText>8</w:delText>
              </w:r>
            </w:del>
          </w:ins>
          <w:del w:id="191" w:author="Author">
            <w:r w:rsidDel="008E4F2F">
              <w:rPr>
                <w:noProof/>
                <w:webHidden/>
              </w:rPr>
              <w:delText>6</w:delText>
            </w:r>
          </w:del>
        </w:p>
        <w:p w14:paraId="4DDD1B93" w14:textId="780283D1" w:rsidR="00F82145" w:rsidDel="008E4F2F" w:rsidRDefault="00F82145">
          <w:pPr>
            <w:pStyle w:val="TOC1"/>
            <w:tabs>
              <w:tab w:val="right" w:leader="dot" w:pos="13948"/>
            </w:tabs>
            <w:rPr>
              <w:del w:id="192" w:author="Author"/>
              <w:rFonts w:asciiTheme="minorHAnsi" w:eastAsiaTheme="minorEastAsia" w:hAnsiTheme="minorHAnsi"/>
              <w:noProof/>
              <w:lang w:val="en-GB" w:eastAsia="en-GB"/>
            </w:rPr>
          </w:pPr>
          <w:del w:id="193" w:author="Author">
            <w:r w:rsidRPr="008E4F2F" w:rsidDel="008E4F2F">
              <w:rPr>
                <w:rPrChange w:id="194" w:author="Author">
                  <w:rPr>
                    <w:rStyle w:val="Hyperlink"/>
                    <w:rFonts w:ascii="Verdana" w:hAnsi="Verdana" w:cs="Arial"/>
                    <w:noProof/>
                    <w:lang w:val="en-US"/>
                  </w:rPr>
                </w:rPrChange>
              </w:rPr>
              <w:delText>2. Process Overview</w:delText>
            </w:r>
            <w:r w:rsidDel="008E4F2F">
              <w:rPr>
                <w:noProof/>
                <w:webHidden/>
              </w:rPr>
              <w:tab/>
            </w:r>
          </w:del>
          <w:ins w:id="195" w:author="Author">
            <w:del w:id="196" w:author="Author">
              <w:r w:rsidR="001A790C" w:rsidDel="008E4F2F">
                <w:rPr>
                  <w:noProof/>
                  <w:webHidden/>
                </w:rPr>
                <w:delText>8</w:delText>
              </w:r>
            </w:del>
          </w:ins>
          <w:del w:id="197" w:author="Author">
            <w:r w:rsidDel="008E4F2F">
              <w:rPr>
                <w:noProof/>
                <w:webHidden/>
              </w:rPr>
              <w:delText>6</w:delText>
            </w:r>
          </w:del>
        </w:p>
        <w:p w14:paraId="3677AE4B" w14:textId="7E84FD3F" w:rsidR="00F82145" w:rsidDel="008E4F2F" w:rsidRDefault="00F82145">
          <w:pPr>
            <w:pStyle w:val="TOC2"/>
            <w:tabs>
              <w:tab w:val="right" w:leader="dot" w:pos="13948"/>
            </w:tabs>
            <w:rPr>
              <w:del w:id="198" w:author="Author"/>
              <w:rFonts w:asciiTheme="minorHAnsi" w:eastAsiaTheme="minorEastAsia" w:hAnsiTheme="minorHAnsi"/>
              <w:noProof/>
              <w:lang w:val="en-GB" w:eastAsia="en-GB"/>
            </w:rPr>
          </w:pPr>
          <w:del w:id="199" w:author="Author">
            <w:r w:rsidRPr="008E4F2F" w:rsidDel="008E4F2F">
              <w:rPr>
                <w:rPrChange w:id="200" w:author="Author">
                  <w:rPr>
                    <w:rStyle w:val="Hyperlink"/>
                    <w:rFonts w:ascii="Verdana" w:hAnsi="Verdana" w:cs="Arial"/>
                    <w:noProof/>
                    <w:lang w:val="en-US"/>
                  </w:rPr>
                </w:rPrChange>
              </w:rPr>
              <w:delText>2.1. High-level Process Description (as-is)</w:delText>
            </w:r>
            <w:r w:rsidDel="008E4F2F">
              <w:rPr>
                <w:noProof/>
                <w:webHidden/>
              </w:rPr>
              <w:tab/>
            </w:r>
          </w:del>
          <w:ins w:id="201" w:author="Author">
            <w:del w:id="202" w:author="Author">
              <w:r w:rsidR="001A790C" w:rsidDel="008E4F2F">
                <w:rPr>
                  <w:noProof/>
                  <w:webHidden/>
                </w:rPr>
                <w:delText>8</w:delText>
              </w:r>
            </w:del>
          </w:ins>
          <w:del w:id="203" w:author="Author">
            <w:r w:rsidDel="008E4F2F">
              <w:rPr>
                <w:noProof/>
                <w:webHidden/>
              </w:rPr>
              <w:delText>7</w:delText>
            </w:r>
          </w:del>
        </w:p>
        <w:p w14:paraId="28664F8F" w14:textId="468B2694" w:rsidR="00F82145" w:rsidDel="008E4F2F" w:rsidRDefault="00F82145">
          <w:pPr>
            <w:pStyle w:val="TOC2"/>
            <w:tabs>
              <w:tab w:val="right" w:leader="dot" w:pos="13948"/>
            </w:tabs>
            <w:rPr>
              <w:del w:id="204" w:author="Author"/>
              <w:rFonts w:asciiTheme="minorHAnsi" w:eastAsiaTheme="minorEastAsia" w:hAnsiTheme="minorHAnsi"/>
              <w:noProof/>
              <w:lang w:val="en-GB" w:eastAsia="en-GB"/>
            </w:rPr>
          </w:pPr>
          <w:del w:id="205" w:author="Author">
            <w:r w:rsidRPr="008E4F2F" w:rsidDel="008E4F2F">
              <w:rPr>
                <w:rPrChange w:id="206" w:author="Author">
                  <w:rPr>
                    <w:rStyle w:val="Hyperlink"/>
                    <w:rFonts w:ascii="Verdana" w:hAnsi="Verdana" w:cs="Arial"/>
                    <w:noProof/>
                    <w:lang w:val="en-US"/>
                  </w:rPr>
                </w:rPrChange>
              </w:rPr>
              <w:delText xml:space="preserve">2.2. </w:delText>
            </w:r>
            <w:r w:rsidRPr="008E4F2F" w:rsidDel="008E4F2F">
              <w:rPr>
                <w:rPrChange w:id="207" w:author="Author">
                  <w:rPr>
                    <w:rStyle w:val="Hyperlink"/>
                    <w:rFonts w:ascii="Verdana" w:hAnsi="Verdana" w:cs="Arial"/>
                    <w:noProof/>
                  </w:rPr>
                </w:rPrChange>
              </w:rPr>
              <w:delText>High-level Process Flow Diagram</w:delText>
            </w:r>
            <w:r w:rsidDel="008E4F2F">
              <w:rPr>
                <w:noProof/>
                <w:webHidden/>
              </w:rPr>
              <w:tab/>
            </w:r>
          </w:del>
          <w:ins w:id="208" w:author="Author">
            <w:del w:id="209" w:author="Author">
              <w:r w:rsidR="001A790C" w:rsidDel="008E4F2F">
                <w:rPr>
                  <w:noProof/>
                  <w:webHidden/>
                </w:rPr>
                <w:delText>9</w:delText>
              </w:r>
            </w:del>
          </w:ins>
          <w:del w:id="210" w:author="Author">
            <w:r w:rsidDel="008E4F2F">
              <w:rPr>
                <w:noProof/>
                <w:webHidden/>
              </w:rPr>
              <w:delText>8</w:delText>
            </w:r>
          </w:del>
        </w:p>
        <w:p w14:paraId="7806F265" w14:textId="59402B15" w:rsidR="00F82145" w:rsidDel="008E4F2F" w:rsidRDefault="00F82145">
          <w:pPr>
            <w:pStyle w:val="TOC2"/>
            <w:tabs>
              <w:tab w:val="right" w:leader="dot" w:pos="13948"/>
            </w:tabs>
            <w:rPr>
              <w:del w:id="211" w:author="Author"/>
              <w:rFonts w:asciiTheme="minorHAnsi" w:eastAsiaTheme="minorEastAsia" w:hAnsiTheme="minorHAnsi"/>
              <w:noProof/>
              <w:lang w:val="en-GB" w:eastAsia="en-GB"/>
            </w:rPr>
          </w:pPr>
          <w:del w:id="212" w:author="Author">
            <w:r w:rsidRPr="008E4F2F" w:rsidDel="008E4F2F">
              <w:rPr>
                <w:rPrChange w:id="213" w:author="Author">
                  <w:rPr>
                    <w:rStyle w:val="Hyperlink"/>
                    <w:rFonts w:ascii="Verdana" w:hAnsi="Verdana" w:cs="Arial"/>
                    <w:noProof/>
                    <w:lang w:val="en-US"/>
                  </w:rPr>
                </w:rPrChange>
              </w:rPr>
              <w:delText>2.3. Process Flow Description(s) – In-scope “Happy Path”</w:delText>
            </w:r>
            <w:r w:rsidDel="008E4F2F">
              <w:rPr>
                <w:noProof/>
                <w:webHidden/>
              </w:rPr>
              <w:tab/>
            </w:r>
          </w:del>
          <w:ins w:id="214" w:author="Author">
            <w:del w:id="215" w:author="Author">
              <w:r w:rsidR="001A790C" w:rsidDel="008E4F2F">
                <w:rPr>
                  <w:noProof/>
                  <w:webHidden/>
                </w:rPr>
                <w:delText>9</w:delText>
              </w:r>
            </w:del>
          </w:ins>
          <w:del w:id="216" w:author="Author">
            <w:r w:rsidDel="008E4F2F">
              <w:rPr>
                <w:noProof/>
                <w:webHidden/>
              </w:rPr>
              <w:delText>8</w:delText>
            </w:r>
          </w:del>
        </w:p>
        <w:p w14:paraId="3D8DF78A" w14:textId="64597A54" w:rsidR="00F82145" w:rsidDel="008E4F2F" w:rsidRDefault="00F82145">
          <w:pPr>
            <w:pStyle w:val="TOC2"/>
            <w:tabs>
              <w:tab w:val="right" w:leader="dot" w:pos="13948"/>
            </w:tabs>
            <w:rPr>
              <w:del w:id="217" w:author="Author"/>
              <w:rFonts w:asciiTheme="minorHAnsi" w:eastAsiaTheme="minorEastAsia" w:hAnsiTheme="minorHAnsi"/>
              <w:noProof/>
              <w:lang w:val="en-GB" w:eastAsia="en-GB"/>
            </w:rPr>
          </w:pPr>
          <w:del w:id="218" w:author="Author">
            <w:r w:rsidRPr="008E4F2F" w:rsidDel="008E4F2F">
              <w:rPr>
                <w:rPrChange w:id="219" w:author="Author">
                  <w:rPr>
                    <w:rStyle w:val="Hyperlink"/>
                    <w:rFonts w:ascii="Verdana" w:hAnsi="Verdana" w:cs="Arial"/>
                    <w:noProof/>
                    <w:lang w:val="en-US"/>
                  </w:rPr>
                </w:rPrChange>
              </w:rPr>
              <w:delText>2.4. Process Flow Description(s) – In-scope “Alternate Path(s)”</w:delText>
            </w:r>
            <w:r w:rsidDel="008E4F2F">
              <w:rPr>
                <w:noProof/>
                <w:webHidden/>
              </w:rPr>
              <w:tab/>
            </w:r>
          </w:del>
          <w:ins w:id="220" w:author="Author">
            <w:del w:id="221" w:author="Author">
              <w:r w:rsidR="001A790C" w:rsidDel="008E4F2F">
                <w:rPr>
                  <w:noProof/>
                  <w:webHidden/>
                </w:rPr>
                <w:delText>11</w:delText>
              </w:r>
            </w:del>
          </w:ins>
          <w:del w:id="222" w:author="Author">
            <w:r w:rsidDel="008E4F2F">
              <w:rPr>
                <w:noProof/>
                <w:webHidden/>
              </w:rPr>
              <w:delText>9</w:delText>
            </w:r>
          </w:del>
        </w:p>
        <w:p w14:paraId="0A5E43E0" w14:textId="4A92118E" w:rsidR="00F82145" w:rsidDel="008E4F2F" w:rsidRDefault="00F82145">
          <w:pPr>
            <w:pStyle w:val="TOC2"/>
            <w:tabs>
              <w:tab w:val="right" w:leader="dot" w:pos="13948"/>
            </w:tabs>
            <w:rPr>
              <w:del w:id="223" w:author="Author"/>
              <w:rFonts w:asciiTheme="minorHAnsi" w:eastAsiaTheme="minorEastAsia" w:hAnsiTheme="minorHAnsi"/>
              <w:noProof/>
              <w:lang w:val="en-GB" w:eastAsia="en-GB"/>
            </w:rPr>
          </w:pPr>
          <w:del w:id="224" w:author="Author">
            <w:r w:rsidRPr="008E4F2F" w:rsidDel="008E4F2F">
              <w:rPr>
                <w:rPrChange w:id="225" w:author="Author">
                  <w:rPr>
                    <w:rStyle w:val="Hyperlink"/>
                    <w:rFonts w:ascii="Verdana" w:hAnsi="Verdana" w:cs="Arial"/>
                    <w:noProof/>
                    <w:lang w:val="en-US"/>
                  </w:rPr>
                </w:rPrChange>
              </w:rPr>
              <w:delText>2.5. Process Flow Description(s) – Out of scope “Alternate Path(s)”</w:delText>
            </w:r>
            <w:r w:rsidDel="008E4F2F">
              <w:rPr>
                <w:noProof/>
                <w:webHidden/>
              </w:rPr>
              <w:tab/>
            </w:r>
          </w:del>
          <w:ins w:id="226" w:author="Author">
            <w:del w:id="227" w:author="Author">
              <w:r w:rsidR="001A790C" w:rsidDel="008E4F2F">
                <w:rPr>
                  <w:noProof/>
                  <w:webHidden/>
                </w:rPr>
                <w:delText>11</w:delText>
              </w:r>
            </w:del>
          </w:ins>
          <w:del w:id="228" w:author="Author">
            <w:r w:rsidDel="008E4F2F">
              <w:rPr>
                <w:noProof/>
                <w:webHidden/>
              </w:rPr>
              <w:delText>9</w:delText>
            </w:r>
          </w:del>
        </w:p>
        <w:p w14:paraId="5D5E9A93" w14:textId="310CC12C" w:rsidR="00F82145" w:rsidDel="008E4F2F" w:rsidRDefault="00F82145">
          <w:pPr>
            <w:pStyle w:val="TOC2"/>
            <w:tabs>
              <w:tab w:val="right" w:leader="dot" w:pos="13948"/>
            </w:tabs>
            <w:rPr>
              <w:del w:id="229" w:author="Author"/>
              <w:rFonts w:asciiTheme="minorHAnsi" w:eastAsiaTheme="minorEastAsia" w:hAnsiTheme="minorHAnsi"/>
              <w:noProof/>
              <w:lang w:val="en-GB" w:eastAsia="en-GB"/>
            </w:rPr>
          </w:pPr>
          <w:del w:id="230" w:author="Author">
            <w:r w:rsidRPr="008E4F2F" w:rsidDel="008E4F2F">
              <w:rPr>
                <w:rPrChange w:id="231" w:author="Author">
                  <w:rPr>
                    <w:rStyle w:val="Hyperlink"/>
                    <w:rFonts w:ascii="Verdana" w:hAnsi="Verdana" w:cs="Arial"/>
                    <w:noProof/>
                    <w:lang w:val="en-US"/>
                  </w:rPr>
                </w:rPrChange>
              </w:rPr>
              <w:delText>2.6. Inputs and outputs</w:delText>
            </w:r>
            <w:r w:rsidDel="008E4F2F">
              <w:rPr>
                <w:noProof/>
                <w:webHidden/>
              </w:rPr>
              <w:tab/>
            </w:r>
          </w:del>
          <w:ins w:id="232" w:author="Author">
            <w:del w:id="233" w:author="Author">
              <w:r w:rsidR="001A790C" w:rsidDel="008E4F2F">
                <w:rPr>
                  <w:noProof/>
                  <w:webHidden/>
                </w:rPr>
                <w:delText>11</w:delText>
              </w:r>
            </w:del>
          </w:ins>
          <w:del w:id="234" w:author="Author">
            <w:r w:rsidDel="008E4F2F">
              <w:rPr>
                <w:noProof/>
                <w:webHidden/>
              </w:rPr>
              <w:delText>10</w:delText>
            </w:r>
          </w:del>
        </w:p>
        <w:p w14:paraId="115CEE12" w14:textId="02EA4F3C" w:rsidR="00F82145" w:rsidDel="008E4F2F" w:rsidRDefault="00F82145">
          <w:pPr>
            <w:pStyle w:val="TOC2"/>
            <w:tabs>
              <w:tab w:val="right" w:leader="dot" w:pos="13948"/>
            </w:tabs>
            <w:rPr>
              <w:del w:id="235" w:author="Author"/>
              <w:rFonts w:asciiTheme="minorHAnsi" w:eastAsiaTheme="minorEastAsia" w:hAnsiTheme="minorHAnsi"/>
              <w:noProof/>
              <w:lang w:val="en-GB" w:eastAsia="en-GB"/>
            </w:rPr>
          </w:pPr>
          <w:del w:id="236" w:author="Author">
            <w:r w:rsidRPr="008E4F2F" w:rsidDel="008E4F2F">
              <w:rPr>
                <w:rPrChange w:id="237" w:author="Author">
                  <w:rPr>
                    <w:rStyle w:val="Hyperlink"/>
                    <w:rFonts w:ascii="Verdana" w:hAnsi="Verdana" w:cs="Arial"/>
                    <w:noProof/>
                    <w:lang w:val="en-US"/>
                  </w:rPr>
                </w:rPrChange>
              </w:rPr>
              <w:delText>2.7. Dependencies</w:delText>
            </w:r>
            <w:r w:rsidDel="008E4F2F">
              <w:rPr>
                <w:noProof/>
                <w:webHidden/>
              </w:rPr>
              <w:tab/>
            </w:r>
          </w:del>
          <w:ins w:id="238" w:author="Author">
            <w:del w:id="239" w:author="Author">
              <w:r w:rsidR="001A790C" w:rsidDel="008E4F2F">
                <w:rPr>
                  <w:noProof/>
                  <w:webHidden/>
                </w:rPr>
                <w:delText>12</w:delText>
              </w:r>
            </w:del>
          </w:ins>
          <w:del w:id="240" w:author="Author">
            <w:r w:rsidDel="008E4F2F">
              <w:rPr>
                <w:noProof/>
                <w:webHidden/>
              </w:rPr>
              <w:delText>10</w:delText>
            </w:r>
          </w:del>
        </w:p>
        <w:p w14:paraId="3525D4E6" w14:textId="4CCB0B19" w:rsidR="00F82145" w:rsidDel="008E4F2F" w:rsidRDefault="00F82145">
          <w:pPr>
            <w:pStyle w:val="TOC2"/>
            <w:tabs>
              <w:tab w:val="right" w:leader="dot" w:pos="13948"/>
            </w:tabs>
            <w:rPr>
              <w:del w:id="241" w:author="Author"/>
              <w:rFonts w:asciiTheme="minorHAnsi" w:eastAsiaTheme="minorEastAsia" w:hAnsiTheme="minorHAnsi"/>
              <w:noProof/>
              <w:lang w:val="en-GB" w:eastAsia="en-GB"/>
            </w:rPr>
          </w:pPr>
          <w:del w:id="242" w:author="Author">
            <w:r w:rsidRPr="008E4F2F" w:rsidDel="008E4F2F">
              <w:rPr>
                <w:rPrChange w:id="243" w:author="Author">
                  <w:rPr>
                    <w:rStyle w:val="Hyperlink"/>
                    <w:rFonts w:ascii="Verdana" w:hAnsi="Verdana" w:cs="Arial"/>
                    <w:noProof/>
                    <w:lang w:val="en-US"/>
                  </w:rPr>
                </w:rPrChange>
              </w:rPr>
              <w:delText>2.8. Service level agreements</w:delText>
            </w:r>
            <w:r w:rsidDel="008E4F2F">
              <w:rPr>
                <w:noProof/>
                <w:webHidden/>
              </w:rPr>
              <w:tab/>
            </w:r>
          </w:del>
          <w:ins w:id="244" w:author="Author">
            <w:del w:id="245" w:author="Author">
              <w:r w:rsidR="001A790C" w:rsidDel="008E4F2F">
                <w:rPr>
                  <w:noProof/>
                  <w:webHidden/>
                </w:rPr>
                <w:delText>12</w:delText>
              </w:r>
            </w:del>
          </w:ins>
          <w:del w:id="246" w:author="Author">
            <w:r w:rsidDel="008E4F2F">
              <w:rPr>
                <w:noProof/>
                <w:webHidden/>
              </w:rPr>
              <w:delText>10</w:delText>
            </w:r>
          </w:del>
        </w:p>
        <w:p w14:paraId="0765436A" w14:textId="61B004B5" w:rsidR="00F82145" w:rsidDel="008E4F2F" w:rsidRDefault="00F82145">
          <w:pPr>
            <w:pStyle w:val="TOC1"/>
            <w:tabs>
              <w:tab w:val="right" w:leader="dot" w:pos="13948"/>
            </w:tabs>
            <w:rPr>
              <w:del w:id="247" w:author="Author"/>
              <w:rFonts w:asciiTheme="minorHAnsi" w:eastAsiaTheme="minorEastAsia" w:hAnsiTheme="minorHAnsi"/>
              <w:noProof/>
              <w:lang w:val="en-GB" w:eastAsia="en-GB"/>
            </w:rPr>
          </w:pPr>
          <w:del w:id="248" w:author="Author">
            <w:r w:rsidRPr="008E4F2F" w:rsidDel="008E4F2F">
              <w:rPr>
                <w:rPrChange w:id="249" w:author="Author">
                  <w:rPr>
                    <w:rStyle w:val="Hyperlink"/>
                    <w:noProof/>
                    <w:lang w:val="en-US"/>
                  </w:rPr>
                </w:rPrChange>
              </w:rPr>
              <w:delText>3. Detailed Process Design</w:delText>
            </w:r>
            <w:r w:rsidDel="008E4F2F">
              <w:rPr>
                <w:noProof/>
                <w:webHidden/>
              </w:rPr>
              <w:tab/>
            </w:r>
          </w:del>
          <w:ins w:id="250" w:author="Author">
            <w:del w:id="251" w:author="Author">
              <w:r w:rsidR="001A790C" w:rsidDel="008E4F2F">
                <w:rPr>
                  <w:noProof/>
                  <w:webHidden/>
                </w:rPr>
                <w:delText>14</w:delText>
              </w:r>
            </w:del>
          </w:ins>
          <w:del w:id="252" w:author="Author">
            <w:r w:rsidDel="008E4F2F">
              <w:rPr>
                <w:noProof/>
                <w:webHidden/>
              </w:rPr>
              <w:delText>11</w:delText>
            </w:r>
          </w:del>
        </w:p>
        <w:p w14:paraId="52D7F467" w14:textId="5B75B517" w:rsidR="00F82145" w:rsidDel="008E4F2F" w:rsidRDefault="00F82145">
          <w:pPr>
            <w:pStyle w:val="TOC2"/>
            <w:tabs>
              <w:tab w:val="right" w:leader="dot" w:pos="13948"/>
            </w:tabs>
            <w:rPr>
              <w:del w:id="253" w:author="Author"/>
              <w:rFonts w:asciiTheme="minorHAnsi" w:eastAsiaTheme="minorEastAsia" w:hAnsiTheme="minorHAnsi"/>
              <w:noProof/>
              <w:lang w:val="en-GB" w:eastAsia="en-GB"/>
            </w:rPr>
          </w:pPr>
          <w:del w:id="254" w:author="Author">
            <w:r w:rsidRPr="008E4F2F" w:rsidDel="008E4F2F">
              <w:rPr>
                <w:rPrChange w:id="255" w:author="Author">
                  <w:rPr>
                    <w:rStyle w:val="Hyperlink"/>
                    <w:noProof/>
                  </w:rPr>
                </w:rPrChange>
              </w:rPr>
              <w:delText>3.1 Work Instructions</w:delText>
            </w:r>
            <w:r w:rsidDel="008E4F2F">
              <w:rPr>
                <w:noProof/>
                <w:webHidden/>
              </w:rPr>
              <w:tab/>
            </w:r>
          </w:del>
          <w:ins w:id="256" w:author="Author">
            <w:del w:id="257" w:author="Author">
              <w:r w:rsidR="001A790C" w:rsidDel="008E4F2F">
                <w:rPr>
                  <w:noProof/>
                  <w:webHidden/>
                </w:rPr>
                <w:delText>14</w:delText>
              </w:r>
            </w:del>
          </w:ins>
          <w:del w:id="258" w:author="Author">
            <w:r w:rsidDel="008E4F2F">
              <w:rPr>
                <w:noProof/>
                <w:webHidden/>
              </w:rPr>
              <w:delText>11</w:delText>
            </w:r>
          </w:del>
        </w:p>
        <w:p w14:paraId="41C7E46A" w14:textId="2FB5B015" w:rsidR="00F82145" w:rsidDel="008E4F2F" w:rsidRDefault="00F82145">
          <w:pPr>
            <w:pStyle w:val="TOC2"/>
            <w:tabs>
              <w:tab w:val="right" w:leader="dot" w:pos="13948"/>
            </w:tabs>
            <w:rPr>
              <w:del w:id="259" w:author="Author"/>
              <w:rFonts w:asciiTheme="minorHAnsi" w:eastAsiaTheme="minorEastAsia" w:hAnsiTheme="minorHAnsi"/>
              <w:noProof/>
              <w:lang w:val="en-GB" w:eastAsia="en-GB"/>
            </w:rPr>
          </w:pPr>
          <w:del w:id="260" w:author="Author">
            <w:r w:rsidRPr="008E4F2F" w:rsidDel="008E4F2F">
              <w:rPr>
                <w:rPrChange w:id="261" w:author="Author">
                  <w:rPr>
                    <w:rStyle w:val="Hyperlink"/>
                    <w:noProof/>
                  </w:rPr>
                </w:rPrChange>
              </w:rPr>
              <w:delText>3.2 Exception Handling</w:delText>
            </w:r>
            <w:r w:rsidDel="008E4F2F">
              <w:rPr>
                <w:noProof/>
                <w:webHidden/>
              </w:rPr>
              <w:tab/>
            </w:r>
          </w:del>
          <w:ins w:id="262" w:author="Author">
            <w:del w:id="263" w:author="Author">
              <w:r w:rsidR="001A790C" w:rsidDel="008E4F2F">
                <w:rPr>
                  <w:noProof/>
                  <w:webHidden/>
                </w:rPr>
                <w:delText>89</w:delText>
              </w:r>
            </w:del>
          </w:ins>
          <w:del w:id="264" w:author="Author">
            <w:r w:rsidDel="008E4F2F">
              <w:rPr>
                <w:noProof/>
                <w:webHidden/>
              </w:rPr>
              <w:delText>59</w:delText>
            </w:r>
          </w:del>
        </w:p>
        <w:p w14:paraId="2C929DE9" w14:textId="7FC3C825" w:rsidR="00F82145" w:rsidDel="008E4F2F" w:rsidRDefault="00F82145">
          <w:pPr>
            <w:pStyle w:val="TOC1"/>
            <w:tabs>
              <w:tab w:val="right" w:leader="dot" w:pos="13948"/>
            </w:tabs>
            <w:rPr>
              <w:del w:id="265" w:author="Author"/>
              <w:rFonts w:asciiTheme="minorHAnsi" w:eastAsiaTheme="minorEastAsia" w:hAnsiTheme="minorHAnsi"/>
              <w:noProof/>
              <w:lang w:val="en-GB" w:eastAsia="en-GB"/>
            </w:rPr>
          </w:pPr>
          <w:del w:id="266" w:author="Author">
            <w:r w:rsidRPr="008E4F2F" w:rsidDel="008E4F2F">
              <w:rPr>
                <w:rPrChange w:id="267" w:author="Author">
                  <w:rPr>
                    <w:rStyle w:val="Hyperlink"/>
                    <w:noProof/>
                    <w:lang w:val="en-US"/>
                  </w:rPr>
                </w:rPrChange>
              </w:rPr>
              <w:delText>4. Target applications and roles</w:delText>
            </w:r>
            <w:r w:rsidDel="008E4F2F">
              <w:rPr>
                <w:noProof/>
                <w:webHidden/>
              </w:rPr>
              <w:tab/>
            </w:r>
          </w:del>
          <w:ins w:id="268" w:author="Author">
            <w:del w:id="269" w:author="Author">
              <w:r w:rsidR="001A790C" w:rsidDel="008E4F2F">
                <w:rPr>
                  <w:noProof/>
                  <w:webHidden/>
                </w:rPr>
                <w:delText>92</w:delText>
              </w:r>
            </w:del>
          </w:ins>
          <w:del w:id="270" w:author="Author">
            <w:r w:rsidDel="008E4F2F">
              <w:rPr>
                <w:noProof/>
                <w:webHidden/>
              </w:rPr>
              <w:delText>61</w:delText>
            </w:r>
          </w:del>
        </w:p>
        <w:p w14:paraId="0FC0C099" w14:textId="33AB521C" w:rsidR="00F82145" w:rsidDel="008E4F2F" w:rsidRDefault="00F82145">
          <w:pPr>
            <w:pStyle w:val="TOC1"/>
            <w:tabs>
              <w:tab w:val="right" w:leader="dot" w:pos="13948"/>
            </w:tabs>
            <w:rPr>
              <w:del w:id="271" w:author="Author"/>
              <w:rFonts w:asciiTheme="minorHAnsi" w:eastAsiaTheme="minorEastAsia" w:hAnsiTheme="minorHAnsi"/>
              <w:noProof/>
              <w:lang w:val="en-GB" w:eastAsia="en-GB"/>
            </w:rPr>
          </w:pPr>
          <w:del w:id="272" w:author="Author">
            <w:r w:rsidRPr="008E4F2F" w:rsidDel="008E4F2F">
              <w:rPr>
                <w:rPrChange w:id="273" w:author="Author">
                  <w:rPr>
                    <w:rStyle w:val="Hyperlink"/>
                    <w:rFonts w:cs="Arial"/>
                    <w:noProof/>
                    <w:lang w:val="en-US"/>
                  </w:rPr>
                </w:rPrChange>
              </w:rPr>
              <w:delText>5. Solution Design</w:delText>
            </w:r>
            <w:r w:rsidDel="008E4F2F">
              <w:rPr>
                <w:noProof/>
                <w:webHidden/>
              </w:rPr>
              <w:tab/>
            </w:r>
          </w:del>
          <w:ins w:id="274" w:author="Author">
            <w:del w:id="275" w:author="Author">
              <w:r w:rsidR="001A790C" w:rsidDel="008E4F2F">
                <w:rPr>
                  <w:noProof/>
                  <w:webHidden/>
                </w:rPr>
                <w:delText>94</w:delText>
              </w:r>
            </w:del>
          </w:ins>
          <w:del w:id="276" w:author="Author">
            <w:r w:rsidDel="008E4F2F">
              <w:rPr>
                <w:noProof/>
                <w:webHidden/>
              </w:rPr>
              <w:delText>63</w:delText>
            </w:r>
          </w:del>
        </w:p>
        <w:p w14:paraId="70A975F6" w14:textId="27E4C803" w:rsidR="00F82145" w:rsidDel="008E4F2F" w:rsidRDefault="00F82145">
          <w:pPr>
            <w:pStyle w:val="TOC2"/>
            <w:tabs>
              <w:tab w:val="right" w:leader="dot" w:pos="13948"/>
            </w:tabs>
            <w:rPr>
              <w:del w:id="277" w:author="Author"/>
              <w:rFonts w:asciiTheme="minorHAnsi" w:eastAsiaTheme="minorEastAsia" w:hAnsiTheme="minorHAnsi"/>
              <w:noProof/>
              <w:lang w:val="en-GB" w:eastAsia="en-GB"/>
            </w:rPr>
          </w:pPr>
          <w:del w:id="278" w:author="Author">
            <w:r w:rsidRPr="008E4F2F" w:rsidDel="008E4F2F">
              <w:rPr>
                <w:rPrChange w:id="279" w:author="Author">
                  <w:rPr>
                    <w:rStyle w:val="Hyperlink"/>
                    <w:rFonts w:cs="Arial"/>
                    <w:noProof/>
                    <w:lang w:val="en-US"/>
                  </w:rPr>
                </w:rPrChange>
              </w:rPr>
              <w:delText>5.1. Data Flow – Solution Overview</w:delText>
            </w:r>
            <w:r w:rsidDel="008E4F2F">
              <w:rPr>
                <w:noProof/>
                <w:webHidden/>
              </w:rPr>
              <w:tab/>
            </w:r>
          </w:del>
          <w:ins w:id="280" w:author="Author">
            <w:del w:id="281" w:author="Author">
              <w:r w:rsidR="001A790C" w:rsidDel="008E4F2F">
                <w:rPr>
                  <w:noProof/>
                  <w:webHidden/>
                </w:rPr>
                <w:delText>94</w:delText>
              </w:r>
            </w:del>
          </w:ins>
          <w:del w:id="282" w:author="Author">
            <w:r w:rsidDel="008E4F2F">
              <w:rPr>
                <w:noProof/>
                <w:webHidden/>
              </w:rPr>
              <w:delText>63</w:delText>
            </w:r>
          </w:del>
        </w:p>
        <w:p w14:paraId="301F4A0A" w14:textId="2AE21866" w:rsidR="00F82145" w:rsidDel="008E4F2F" w:rsidRDefault="00F82145">
          <w:pPr>
            <w:pStyle w:val="TOC2"/>
            <w:tabs>
              <w:tab w:val="right" w:leader="dot" w:pos="13948"/>
            </w:tabs>
            <w:rPr>
              <w:del w:id="283" w:author="Author"/>
              <w:rFonts w:asciiTheme="minorHAnsi" w:eastAsiaTheme="minorEastAsia" w:hAnsiTheme="minorHAnsi"/>
              <w:noProof/>
              <w:lang w:val="en-GB" w:eastAsia="en-GB"/>
            </w:rPr>
          </w:pPr>
          <w:del w:id="284" w:author="Author">
            <w:r w:rsidRPr="008E4F2F" w:rsidDel="008E4F2F">
              <w:rPr>
                <w:rPrChange w:id="285" w:author="Author">
                  <w:rPr>
                    <w:rStyle w:val="Hyperlink"/>
                    <w:rFonts w:cs="Arial"/>
                    <w:noProof/>
                    <w:lang w:val="en-US"/>
                  </w:rPr>
                </w:rPrChange>
              </w:rPr>
              <w:delText>5.2. Data Flow - Solution Components</w:delText>
            </w:r>
            <w:r w:rsidDel="008E4F2F">
              <w:rPr>
                <w:noProof/>
                <w:webHidden/>
              </w:rPr>
              <w:tab/>
            </w:r>
          </w:del>
          <w:ins w:id="286" w:author="Author">
            <w:del w:id="287" w:author="Author">
              <w:r w:rsidR="001A790C" w:rsidDel="008E4F2F">
                <w:rPr>
                  <w:noProof/>
                  <w:webHidden/>
                </w:rPr>
                <w:delText>94</w:delText>
              </w:r>
            </w:del>
          </w:ins>
          <w:del w:id="288" w:author="Author">
            <w:r w:rsidDel="008E4F2F">
              <w:rPr>
                <w:noProof/>
                <w:webHidden/>
              </w:rPr>
              <w:delText>63</w:delText>
            </w:r>
          </w:del>
        </w:p>
        <w:p w14:paraId="3B683C39" w14:textId="2696DA75" w:rsidR="00F82145" w:rsidDel="008E4F2F" w:rsidRDefault="00F82145">
          <w:pPr>
            <w:pStyle w:val="TOC1"/>
            <w:tabs>
              <w:tab w:val="right" w:leader="dot" w:pos="13948"/>
            </w:tabs>
            <w:rPr>
              <w:del w:id="289" w:author="Author"/>
              <w:rFonts w:asciiTheme="minorHAnsi" w:eastAsiaTheme="minorEastAsia" w:hAnsiTheme="minorHAnsi"/>
              <w:noProof/>
              <w:lang w:val="en-GB" w:eastAsia="en-GB"/>
            </w:rPr>
          </w:pPr>
          <w:del w:id="290" w:author="Author">
            <w:r w:rsidRPr="008E4F2F" w:rsidDel="008E4F2F">
              <w:rPr>
                <w:rPrChange w:id="291" w:author="Author">
                  <w:rPr>
                    <w:rStyle w:val="Hyperlink"/>
                    <w:rFonts w:cs="Arial"/>
                    <w:noProof/>
                    <w:lang w:val="en-US"/>
                  </w:rPr>
                </w:rPrChange>
              </w:rPr>
              <w:delText>6. Data Management and Reporting</w:delText>
            </w:r>
            <w:r w:rsidDel="008E4F2F">
              <w:rPr>
                <w:noProof/>
                <w:webHidden/>
              </w:rPr>
              <w:tab/>
            </w:r>
          </w:del>
          <w:ins w:id="292" w:author="Author">
            <w:del w:id="293" w:author="Author">
              <w:r w:rsidR="001A790C" w:rsidDel="008E4F2F">
                <w:rPr>
                  <w:noProof/>
                  <w:webHidden/>
                </w:rPr>
                <w:delText>95</w:delText>
              </w:r>
            </w:del>
          </w:ins>
          <w:del w:id="294" w:author="Author">
            <w:r w:rsidDel="008E4F2F">
              <w:rPr>
                <w:noProof/>
                <w:webHidden/>
              </w:rPr>
              <w:delText>64</w:delText>
            </w:r>
          </w:del>
        </w:p>
        <w:p w14:paraId="28DB2156" w14:textId="69028BFD" w:rsidR="00F82145" w:rsidDel="008E4F2F" w:rsidRDefault="00F82145">
          <w:pPr>
            <w:pStyle w:val="TOC2"/>
            <w:tabs>
              <w:tab w:val="right" w:leader="dot" w:pos="13948"/>
            </w:tabs>
            <w:rPr>
              <w:del w:id="295" w:author="Author"/>
              <w:rFonts w:asciiTheme="minorHAnsi" w:eastAsiaTheme="minorEastAsia" w:hAnsiTheme="minorHAnsi"/>
              <w:noProof/>
              <w:lang w:val="en-GB" w:eastAsia="en-GB"/>
            </w:rPr>
          </w:pPr>
          <w:del w:id="296" w:author="Author">
            <w:r w:rsidRPr="008E4F2F" w:rsidDel="008E4F2F">
              <w:rPr>
                <w:rPrChange w:id="297" w:author="Author">
                  <w:rPr>
                    <w:rStyle w:val="Hyperlink"/>
                    <w:rFonts w:cs="Arial"/>
                    <w:noProof/>
                    <w:lang w:val="en-US"/>
                  </w:rPr>
                </w:rPrChange>
              </w:rPr>
              <w:delText>6.1. Overview</w:delText>
            </w:r>
            <w:r w:rsidDel="008E4F2F">
              <w:rPr>
                <w:noProof/>
                <w:webHidden/>
              </w:rPr>
              <w:tab/>
            </w:r>
          </w:del>
          <w:ins w:id="298" w:author="Author">
            <w:del w:id="299" w:author="Author">
              <w:r w:rsidR="001A790C" w:rsidDel="008E4F2F">
                <w:rPr>
                  <w:noProof/>
                  <w:webHidden/>
                </w:rPr>
                <w:delText>95</w:delText>
              </w:r>
            </w:del>
          </w:ins>
          <w:del w:id="300" w:author="Author">
            <w:r w:rsidDel="008E4F2F">
              <w:rPr>
                <w:noProof/>
                <w:webHidden/>
              </w:rPr>
              <w:delText>64</w:delText>
            </w:r>
          </w:del>
        </w:p>
        <w:p w14:paraId="799AB6C8" w14:textId="61CFE324" w:rsidR="00F82145" w:rsidDel="008E4F2F" w:rsidRDefault="00F82145">
          <w:pPr>
            <w:pStyle w:val="TOC2"/>
            <w:tabs>
              <w:tab w:val="right" w:leader="dot" w:pos="13948"/>
            </w:tabs>
            <w:rPr>
              <w:del w:id="301" w:author="Author"/>
              <w:rFonts w:asciiTheme="minorHAnsi" w:eastAsiaTheme="minorEastAsia" w:hAnsiTheme="minorHAnsi"/>
              <w:noProof/>
              <w:lang w:val="en-GB" w:eastAsia="en-GB"/>
            </w:rPr>
          </w:pPr>
          <w:del w:id="302" w:author="Author">
            <w:r w:rsidRPr="008E4F2F" w:rsidDel="008E4F2F">
              <w:rPr>
                <w:rPrChange w:id="303" w:author="Author">
                  <w:rPr>
                    <w:rStyle w:val="Hyperlink"/>
                    <w:rFonts w:cs="Arial"/>
                    <w:noProof/>
                    <w:lang w:val="en-US"/>
                  </w:rPr>
                </w:rPrChange>
              </w:rPr>
              <w:delText>6.2. Reporting Requirements</w:delText>
            </w:r>
            <w:r w:rsidDel="008E4F2F">
              <w:rPr>
                <w:noProof/>
                <w:webHidden/>
              </w:rPr>
              <w:tab/>
            </w:r>
          </w:del>
          <w:ins w:id="304" w:author="Author">
            <w:del w:id="305" w:author="Author">
              <w:r w:rsidR="001A790C" w:rsidDel="008E4F2F">
                <w:rPr>
                  <w:noProof/>
                  <w:webHidden/>
                </w:rPr>
                <w:delText>95</w:delText>
              </w:r>
            </w:del>
          </w:ins>
          <w:del w:id="306" w:author="Author">
            <w:r w:rsidDel="008E4F2F">
              <w:rPr>
                <w:noProof/>
                <w:webHidden/>
              </w:rPr>
              <w:delText>64</w:delText>
            </w:r>
          </w:del>
        </w:p>
        <w:p w14:paraId="3F630EFE" w14:textId="7CC06353" w:rsidR="00F82145" w:rsidDel="008E4F2F" w:rsidRDefault="00F82145">
          <w:pPr>
            <w:pStyle w:val="TOC2"/>
            <w:tabs>
              <w:tab w:val="right" w:leader="dot" w:pos="13948"/>
            </w:tabs>
            <w:rPr>
              <w:del w:id="307" w:author="Author"/>
              <w:rFonts w:asciiTheme="minorHAnsi" w:eastAsiaTheme="minorEastAsia" w:hAnsiTheme="minorHAnsi"/>
              <w:noProof/>
              <w:lang w:val="en-GB" w:eastAsia="en-GB"/>
            </w:rPr>
          </w:pPr>
          <w:del w:id="308" w:author="Author">
            <w:r w:rsidRPr="008E4F2F" w:rsidDel="008E4F2F">
              <w:rPr>
                <w:rPrChange w:id="309" w:author="Author">
                  <w:rPr>
                    <w:rStyle w:val="Hyperlink"/>
                    <w:rFonts w:cs="Arial"/>
                    <w:noProof/>
                    <w:lang w:val="en-US"/>
                  </w:rPr>
                </w:rPrChange>
              </w:rPr>
              <w:delText>6.3. Storage</w:delText>
            </w:r>
            <w:r w:rsidDel="008E4F2F">
              <w:rPr>
                <w:noProof/>
                <w:webHidden/>
              </w:rPr>
              <w:tab/>
            </w:r>
          </w:del>
          <w:ins w:id="310" w:author="Author">
            <w:del w:id="311" w:author="Author">
              <w:r w:rsidR="001A790C" w:rsidDel="008E4F2F">
                <w:rPr>
                  <w:noProof/>
                  <w:webHidden/>
                </w:rPr>
                <w:delText>95</w:delText>
              </w:r>
            </w:del>
          </w:ins>
          <w:del w:id="312" w:author="Author">
            <w:r w:rsidDel="008E4F2F">
              <w:rPr>
                <w:noProof/>
                <w:webHidden/>
              </w:rPr>
              <w:delText>64</w:delText>
            </w:r>
          </w:del>
        </w:p>
        <w:p w14:paraId="5642F552" w14:textId="1D2CC640" w:rsidR="00F82145" w:rsidDel="008E4F2F" w:rsidRDefault="00F82145">
          <w:pPr>
            <w:pStyle w:val="TOC2"/>
            <w:tabs>
              <w:tab w:val="right" w:leader="dot" w:pos="13948"/>
            </w:tabs>
            <w:rPr>
              <w:del w:id="313" w:author="Author"/>
              <w:rFonts w:asciiTheme="minorHAnsi" w:eastAsiaTheme="minorEastAsia" w:hAnsiTheme="minorHAnsi"/>
              <w:noProof/>
              <w:lang w:val="en-GB" w:eastAsia="en-GB"/>
            </w:rPr>
          </w:pPr>
          <w:del w:id="314" w:author="Author">
            <w:r w:rsidRPr="008E4F2F" w:rsidDel="008E4F2F">
              <w:rPr>
                <w:rPrChange w:id="315" w:author="Author">
                  <w:rPr>
                    <w:rStyle w:val="Hyperlink"/>
                    <w:rFonts w:cs="Arial"/>
                    <w:noProof/>
                    <w:lang w:val="en-US"/>
                  </w:rPr>
                </w:rPrChange>
              </w:rPr>
              <w:delText>6.4. Privacy</w:delText>
            </w:r>
            <w:r w:rsidDel="008E4F2F">
              <w:rPr>
                <w:noProof/>
                <w:webHidden/>
              </w:rPr>
              <w:tab/>
            </w:r>
          </w:del>
          <w:ins w:id="316" w:author="Author">
            <w:del w:id="317" w:author="Author">
              <w:r w:rsidR="001A790C" w:rsidDel="008E4F2F">
                <w:rPr>
                  <w:noProof/>
                  <w:webHidden/>
                </w:rPr>
                <w:delText>95</w:delText>
              </w:r>
            </w:del>
          </w:ins>
          <w:del w:id="318" w:author="Author">
            <w:r w:rsidDel="008E4F2F">
              <w:rPr>
                <w:noProof/>
                <w:webHidden/>
              </w:rPr>
              <w:delText>64</w:delText>
            </w:r>
          </w:del>
        </w:p>
        <w:p w14:paraId="61CA3CD4" w14:textId="3359CB93" w:rsidR="00F82145" w:rsidDel="008E4F2F" w:rsidRDefault="00F82145">
          <w:pPr>
            <w:pStyle w:val="TOC2"/>
            <w:tabs>
              <w:tab w:val="right" w:leader="dot" w:pos="13948"/>
            </w:tabs>
            <w:rPr>
              <w:del w:id="319" w:author="Author"/>
              <w:rFonts w:asciiTheme="minorHAnsi" w:eastAsiaTheme="minorEastAsia" w:hAnsiTheme="minorHAnsi"/>
              <w:noProof/>
              <w:lang w:val="en-GB" w:eastAsia="en-GB"/>
            </w:rPr>
          </w:pPr>
          <w:del w:id="320" w:author="Author">
            <w:r w:rsidRPr="008E4F2F" w:rsidDel="008E4F2F">
              <w:rPr>
                <w:rPrChange w:id="321" w:author="Author">
                  <w:rPr>
                    <w:rStyle w:val="Hyperlink"/>
                    <w:rFonts w:cs="Arial"/>
                    <w:noProof/>
                    <w:lang w:val="en-US"/>
                  </w:rPr>
                </w:rPrChange>
              </w:rPr>
              <w:delText>6.5. Security</w:delText>
            </w:r>
            <w:r w:rsidDel="008E4F2F">
              <w:rPr>
                <w:noProof/>
                <w:webHidden/>
              </w:rPr>
              <w:tab/>
            </w:r>
          </w:del>
          <w:ins w:id="322" w:author="Author">
            <w:del w:id="323" w:author="Author">
              <w:r w:rsidR="001A790C" w:rsidDel="008E4F2F">
                <w:rPr>
                  <w:noProof/>
                  <w:webHidden/>
                </w:rPr>
                <w:delText>96</w:delText>
              </w:r>
            </w:del>
          </w:ins>
          <w:del w:id="324" w:author="Author">
            <w:r w:rsidDel="008E4F2F">
              <w:rPr>
                <w:noProof/>
                <w:webHidden/>
              </w:rPr>
              <w:delText>64</w:delText>
            </w:r>
          </w:del>
        </w:p>
        <w:p w14:paraId="268C7C64" w14:textId="215D3887" w:rsidR="00F82145" w:rsidDel="008E4F2F" w:rsidRDefault="00F82145">
          <w:pPr>
            <w:pStyle w:val="TOC2"/>
            <w:tabs>
              <w:tab w:val="right" w:leader="dot" w:pos="13948"/>
            </w:tabs>
            <w:rPr>
              <w:del w:id="325" w:author="Author"/>
              <w:rFonts w:asciiTheme="minorHAnsi" w:eastAsiaTheme="minorEastAsia" w:hAnsiTheme="minorHAnsi"/>
              <w:noProof/>
              <w:lang w:val="en-GB" w:eastAsia="en-GB"/>
            </w:rPr>
          </w:pPr>
          <w:del w:id="326" w:author="Author">
            <w:r w:rsidRPr="008E4F2F" w:rsidDel="008E4F2F">
              <w:rPr>
                <w:rPrChange w:id="327" w:author="Author">
                  <w:rPr>
                    <w:rStyle w:val="Hyperlink"/>
                    <w:rFonts w:cs="Arial"/>
                    <w:noProof/>
                    <w:lang w:val="en-US"/>
                  </w:rPr>
                </w:rPrChange>
              </w:rPr>
              <w:delText>6.6. Preservation</w:delText>
            </w:r>
            <w:r w:rsidDel="008E4F2F">
              <w:rPr>
                <w:noProof/>
                <w:webHidden/>
              </w:rPr>
              <w:tab/>
            </w:r>
          </w:del>
          <w:ins w:id="328" w:author="Author">
            <w:del w:id="329" w:author="Author">
              <w:r w:rsidR="001A790C" w:rsidDel="008E4F2F">
                <w:rPr>
                  <w:noProof/>
                  <w:webHidden/>
                </w:rPr>
                <w:delText>96</w:delText>
              </w:r>
            </w:del>
          </w:ins>
          <w:del w:id="330" w:author="Author">
            <w:r w:rsidDel="008E4F2F">
              <w:rPr>
                <w:noProof/>
                <w:webHidden/>
              </w:rPr>
              <w:delText>64</w:delText>
            </w:r>
          </w:del>
        </w:p>
        <w:p w14:paraId="768CC6F7" w14:textId="3D54EE43" w:rsidR="00F82145" w:rsidDel="008E4F2F" w:rsidRDefault="00F82145">
          <w:pPr>
            <w:pStyle w:val="TOC1"/>
            <w:tabs>
              <w:tab w:val="right" w:leader="dot" w:pos="13948"/>
            </w:tabs>
            <w:rPr>
              <w:del w:id="331" w:author="Author"/>
              <w:rFonts w:asciiTheme="minorHAnsi" w:eastAsiaTheme="minorEastAsia" w:hAnsiTheme="minorHAnsi"/>
              <w:noProof/>
              <w:lang w:val="en-GB" w:eastAsia="en-GB"/>
            </w:rPr>
          </w:pPr>
          <w:del w:id="332" w:author="Author">
            <w:r w:rsidRPr="008E4F2F" w:rsidDel="008E4F2F">
              <w:rPr>
                <w:rPrChange w:id="333" w:author="Author">
                  <w:rPr>
                    <w:rStyle w:val="Hyperlink"/>
                    <w:rFonts w:cs="Arial"/>
                    <w:noProof/>
                    <w:lang w:val="en-US"/>
                  </w:rPr>
                </w:rPrChange>
              </w:rPr>
              <w:delText>7. Solution Configuration</w:delText>
            </w:r>
            <w:r w:rsidDel="008E4F2F">
              <w:rPr>
                <w:noProof/>
                <w:webHidden/>
              </w:rPr>
              <w:tab/>
            </w:r>
          </w:del>
          <w:ins w:id="334" w:author="Author">
            <w:del w:id="335" w:author="Author">
              <w:r w:rsidR="001A790C" w:rsidDel="008E4F2F">
                <w:rPr>
                  <w:noProof/>
                  <w:webHidden/>
                </w:rPr>
                <w:delText>96</w:delText>
              </w:r>
            </w:del>
          </w:ins>
          <w:del w:id="336" w:author="Author">
            <w:r w:rsidDel="008E4F2F">
              <w:rPr>
                <w:noProof/>
                <w:webHidden/>
              </w:rPr>
              <w:delText>65</w:delText>
            </w:r>
          </w:del>
        </w:p>
        <w:p w14:paraId="11B9EC3E" w14:textId="43EA235B" w:rsidR="00F82145" w:rsidDel="008E4F2F" w:rsidRDefault="00F82145">
          <w:pPr>
            <w:pStyle w:val="TOC2"/>
            <w:tabs>
              <w:tab w:val="right" w:leader="dot" w:pos="13948"/>
            </w:tabs>
            <w:rPr>
              <w:del w:id="337" w:author="Author"/>
              <w:rFonts w:asciiTheme="minorHAnsi" w:eastAsiaTheme="minorEastAsia" w:hAnsiTheme="minorHAnsi"/>
              <w:noProof/>
              <w:lang w:val="en-GB" w:eastAsia="en-GB"/>
            </w:rPr>
          </w:pPr>
          <w:del w:id="338" w:author="Author">
            <w:r w:rsidRPr="008E4F2F" w:rsidDel="008E4F2F">
              <w:rPr>
                <w:rPrChange w:id="339" w:author="Author">
                  <w:rPr>
                    <w:rStyle w:val="Hyperlink"/>
                    <w:rFonts w:cs="Arial"/>
                    <w:noProof/>
                    <w:lang w:val="en-US"/>
                  </w:rPr>
                </w:rPrChange>
              </w:rPr>
              <w:delText>7.1. System Access and Credentials</w:delText>
            </w:r>
            <w:r w:rsidDel="008E4F2F">
              <w:rPr>
                <w:noProof/>
                <w:webHidden/>
              </w:rPr>
              <w:tab/>
            </w:r>
          </w:del>
          <w:ins w:id="340" w:author="Author">
            <w:del w:id="341" w:author="Author">
              <w:r w:rsidR="001A790C" w:rsidDel="008E4F2F">
                <w:rPr>
                  <w:noProof/>
                  <w:webHidden/>
                </w:rPr>
                <w:delText>96</w:delText>
              </w:r>
            </w:del>
          </w:ins>
          <w:del w:id="342" w:author="Author">
            <w:r w:rsidDel="008E4F2F">
              <w:rPr>
                <w:noProof/>
                <w:webHidden/>
              </w:rPr>
              <w:delText>65</w:delText>
            </w:r>
          </w:del>
        </w:p>
        <w:p w14:paraId="24A8B967" w14:textId="19228555" w:rsidR="00F82145" w:rsidDel="008E4F2F" w:rsidRDefault="00F82145">
          <w:pPr>
            <w:pStyle w:val="TOC2"/>
            <w:tabs>
              <w:tab w:val="right" w:leader="dot" w:pos="13948"/>
            </w:tabs>
            <w:rPr>
              <w:del w:id="343" w:author="Author"/>
              <w:rFonts w:asciiTheme="minorHAnsi" w:eastAsiaTheme="minorEastAsia" w:hAnsiTheme="minorHAnsi"/>
              <w:noProof/>
              <w:lang w:val="en-GB" w:eastAsia="en-GB"/>
            </w:rPr>
          </w:pPr>
          <w:del w:id="344" w:author="Author">
            <w:r w:rsidRPr="008E4F2F" w:rsidDel="008E4F2F">
              <w:rPr>
                <w:rPrChange w:id="345" w:author="Author">
                  <w:rPr>
                    <w:rStyle w:val="Hyperlink"/>
                    <w:rFonts w:cs="Arial"/>
                    <w:noProof/>
                    <w:lang w:val="en-US"/>
                  </w:rPr>
                </w:rPrChange>
              </w:rPr>
              <w:delText>7.2. Configuration Schedule</w:delText>
            </w:r>
            <w:r w:rsidDel="008E4F2F">
              <w:rPr>
                <w:noProof/>
                <w:webHidden/>
              </w:rPr>
              <w:tab/>
            </w:r>
          </w:del>
          <w:ins w:id="346" w:author="Author">
            <w:del w:id="347" w:author="Author">
              <w:r w:rsidR="001A790C" w:rsidDel="008E4F2F">
                <w:rPr>
                  <w:noProof/>
                  <w:webHidden/>
                </w:rPr>
                <w:delText>96</w:delText>
              </w:r>
            </w:del>
          </w:ins>
          <w:del w:id="348" w:author="Author">
            <w:r w:rsidDel="008E4F2F">
              <w:rPr>
                <w:noProof/>
                <w:webHidden/>
              </w:rPr>
              <w:delText>65</w:delText>
            </w:r>
          </w:del>
        </w:p>
        <w:p w14:paraId="77DD64B4" w14:textId="0F3EBC5F" w:rsidR="00F82145" w:rsidDel="008E4F2F" w:rsidRDefault="00F82145">
          <w:pPr>
            <w:pStyle w:val="TOC2"/>
            <w:tabs>
              <w:tab w:val="right" w:leader="dot" w:pos="13948"/>
            </w:tabs>
            <w:rPr>
              <w:del w:id="349" w:author="Author"/>
              <w:rFonts w:asciiTheme="minorHAnsi" w:eastAsiaTheme="minorEastAsia" w:hAnsiTheme="minorHAnsi"/>
              <w:noProof/>
              <w:lang w:val="en-GB" w:eastAsia="en-GB"/>
            </w:rPr>
          </w:pPr>
          <w:del w:id="350" w:author="Author">
            <w:r w:rsidRPr="008E4F2F" w:rsidDel="008E4F2F">
              <w:rPr>
                <w:rPrChange w:id="351" w:author="Author">
                  <w:rPr>
                    <w:rStyle w:val="Hyperlink"/>
                    <w:rFonts w:cs="Arial"/>
                    <w:noProof/>
                    <w:lang w:val="en-US"/>
                  </w:rPr>
                </w:rPrChange>
              </w:rPr>
              <w:delText>7.3. Component Configuration</w:delText>
            </w:r>
            <w:r w:rsidDel="008E4F2F">
              <w:rPr>
                <w:noProof/>
                <w:webHidden/>
              </w:rPr>
              <w:tab/>
            </w:r>
          </w:del>
          <w:ins w:id="352" w:author="Author">
            <w:del w:id="353" w:author="Author">
              <w:r w:rsidR="001A790C" w:rsidDel="008E4F2F">
                <w:rPr>
                  <w:noProof/>
                  <w:webHidden/>
                </w:rPr>
                <w:delText>96</w:delText>
              </w:r>
            </w:del>
          </w:ins>
          <w:del w:id="354" w:author="Author">
            <w:r w:rsidDel="008E4F2F">
              <w:rPr>
                <w:noProof/>
                <w:webHidden/>
              </w:rPr>
              <w:delText>65</w:delText>
            </w:r>
          </w:del>
        </w:p>
        <w:p w14:paraId="036D47C1" w14:textId="17AF759D" w:rsidR="00F82145" w:rsidDel="008E4F2F" w:rsidRDefault="00F82145">
          <w:pPr>
            <w:pStyle w:val="TOC2"/>
            <w:tabs>
              <w:tab w:val="right" w:leader="dot" w:pos="13948"/>
            </w:tabs>
            <w:rPr>
              <w:del w:id="355" w:author="Author"/>
              <w:rFonts w:asciiTheme="minorHAnsi" w:eastAsiaTheme="minorEastAsia" w:hAnsiTheme="minorHAnsi"/>
              <w:noProof/>
              <w:lang w:val="en-GB" w:eastAsia="en-GB"/>
            </w:rPr>
          </w:pPr>
          <w:del w:id="356" w:author="Author">
            <w:r w:rsidRPr="008E4F2F" w:rsidDel="008E4F2F">
              <w:rPr>
                <w:rPrChange w:id="357" w:author="Author">
                  <w:rPr>
                    <w:rStyle w:val="Hyperlink"/>
                    <w:rFonts w:cs="Arial"/>
                    <w:noProof/>
                    <w:lang w:val="en-US"/>
                  </w:rPr>
                </w:rPrChange>
              </w:rPr>
              <w:delText>7.4. Configuration Testing</w:delText>
            </w:r>
            <w:r w:rsidDel="008E4F2F">
              <w:rPr>
                <w:noProof/>
                <w:webHidden/>
              </w:rPr>
              <w:tab/>
            </w:r>
          </w:del>
          <w:ins w:id="358" w:author="Author">
            <w:del w:id="359" w:author="Author">
              <w:r w:rsidR="001A790C" w:rsidDel="008E4F2F">
                <w:rPr>
                  <w:noProof/>
                  <w:webHidden/>
                </w:rPr>
                <w:delText>96</w:delText>
              </w:r>
            </w:del>
          </w:ins>
          <w:del w:id="360" w:author="Author">
            <w:r w:rsidDel="008E4F2F">
              <w:rPr>
                <w:noProof/>
                <w:webHidden/>
              </w:rPr>
              <w:delText>65</w:delText>
            </w:r>
          </w:del>
        </w:p>
        <w:p w14:paraId="12665C0E" w14:textId="4212B9F1" w:rsidR="00F82145" w:rsidDel="008E4F2F" w:rsidRDefault="00F82145">
          <w:pPr>
            <w:pStyle w:val="TOC1"/>
            <w:tabs>
              <w:tab w:val="right" w:leader="dot" w:pos="13948"/>
            </w:tabs>
            <w:rPr>
              <w:del w:id="361" w:author="Author"/>
              <w:rFonts w:asciiTheme="minorHAnsi" w:eastAsiaTheme="minorEastAsia" w:hAnsiTheme="minorHAnsi"/>
              <w:noProof/>
              <w:lang w:val="en-GB" w:eastAsia="en-GB"/>
            </w:rPr>
          </w:pPr>
          <w:del w:id="362" w:author="Author">
            <w:r w:rsidRPr="008E4F2F" w:rsidDel="008E4F2F">
              <w:rPr>
                <w:rPrChange w:id="363" w:author="Author">
                  <w:rPr>
                    <w:rStyle w:val="Hyperlink"/>
                    <w:rFonts w:cs="Arial"/>
                    <w:noProof/>
                    <w:lang w:val="en-US"/>
                  </w:rPr>
                </w:rPrChange>
              </w:rPr>
              <w:delText>8. Process and Functional Risk Assessment</w:delText>
            </w:r>
            <w:r w:rsidDel="008E4F2F">
              <w:rPr>
                <w:noProof/>
                <w:webHidden/>
              </w:rPr>
              <w:tab/>
            </w:r>
          </w:del>
          <w:ins w:id="364" w:author="Author">
            <w:del w:id="365" w:author="Author">
              <w:r w:rsidR="001A790C" w:rsidDel="008E4F2F">
                <w:rPr>
                  <w:noProof/>
                  <w:webHidden/>
                </w:rPr>
                <w:delText>98</w:delText>
              </w:r>
            </w:del>
          </w:ins>
          <w:del w:id="366" w:author="Author">
            <w:r w:rsidDel="008E4F2F">
              <w:rPr>
                <w:noProof/>
                <w:webHidden/>
              </w:rPr>
              <w:delText>66</w:delText>
            </w:r>
          </w:del>
        </w:p>
        <w:p w14:paraId="7BE64D9D" w14:textId="1B3EBC97" w:rsidR="00F82145" w:rsidDel="008E4F2F" w:rsidRDefault="00F82145">
          <w:pPr>
            <w:pStyle w:val="TOC2"/>
            <w:tabs>
              <w:tab w:val="right" w:leader="dot" w:pos="13948"/>
            </w:tabs>
            <w:rPr>
              <w:del w:id="367" w:author="Author"/>
              <w:rFonts w:asciiTheme="minorHAnsi" w:eastAsiaTheme="minorEastAsia" w:hAnsiTheme="minorHAnsi"/>
              <w:noProof/>
              <w:lang w:val="en-GB" w:eastAsia="en-GB"/>
            </w:rPr>
          </w:pPr>
          <w:del w:id="368" w:author="Author">
            <w:r w:rsidRPr="008E4F2F" w:rsidDel="008E4F2F">
              <w:rPr>
                <w:rPrChange w:id="369" w:author="Author">
                  <w:rPr>
                    <w:rStyle w:val="Hyperlink"/>
                    <w:rFonts w:cs="Arial"/>
                    <w:noProof/>
                    <w:lang w:val="en-US"/>
                  </w:rPr>
                </w:rPrChange>
              </w:rPr>
              <w:delText>8.1. Risk Assessment</w:delText>
            </w:r>
            <w:r w:rsidDel="008E4F2F">
              <w:rPr>
                <w:noProof/>
                <w:webHidden/>
              </w:rPr>
              <w:tab/>
            </w:r>
          </w:del>
          <w:ins w:id="370" w:author="Author">
            <w:del w:id="371" w:author="Author">
              <w:r w:rsidR="001A790C" w:rsidDel="008E4F2F">
                <w:rPr>
                  <w:noProof/>
                  <w:webHidden/>
                </w:rPr>
                <w:delText>98</w:delText>
              </w:r>
            </w:del>
          </w:ins>
          <w:del w:id="372" w:author="Author">
            <w:r w:rsidDel="008E4F2F">
              <w:rPr>
                <w:noProof/>
                <w:webHidden/>
              </w:rPr>
              <w:delText>66</w:delText>
            </w:r>
          </w:del>
        </w:p>
        <w:p w14:paraId="4D3C79A5" w14:textId="59E9FB19" w:rsidR="00F82145" w:rsidDel="008E4F2F" w:rsidRDefault="00F82145">
          <w:pPr>
            <w:pStyle w:val="TOC1"/>
            <w:tabs>
              <w:tab w:val="right" w:leader="dot" w:pos="13948"/>
            </w:tabs>
            <w:rPr>
              <w:del w:id="373" w:author="Author"/>
              <w:rFonts w:asciiTheme="minorHAnsi" w:eastAsiaTheme="minorEastAsia" w:hAnsiTheme="minorHAnsi"/>
              <w:noProof/>
              <w:lang w:val="en-GB" w:eastAsia="en-GB"/>
            </w:rPr>
          </w:pPr>
          <w:del w:id="374" w:author="Author">
            <w:r w:rsidRPr="008E4F2F" w:rsidDel="008E4F2F">
              <w:rPr>
                <w:rPrChange w:id="375" w:author="Author">
                  <w:rPr>
                    <w:rStyle w:val="Hyperlink"/>
                    <w:rFonts w:cs="Arial"/>
                    <w:noProof/>
                    <w:lang w:val="en-US"/>
                  </w:rPr>
                </w:rPrChange>
              </w:rPr>
              <w:delText>9. Business Continuity</w:delText>
            </w:r>
            <w:r w:rsidDel="008E4F2F">
              <w:rPr>
                <w:noProof/>
                <w:webHidden/>
              </w:rPr>
              <w:tab/>
            </w:r>
          </w:del>
          <w:ins w:id="376" w:author="Author">
            <w:del w:id="377" w:author="Author">
              <w:r w:rsidR="001A790C" w:rsidDel="008E4F2F">
                <w:rPr>
                  <w:noProof/>
                  <w:webHidden/>
                </w:rPr>
                <w:delText>99</w:delText>
              </w:r>
            </w:del>
          </w:ins>
          <w:del w:id="378" w:author="Author">
            <w:r w:rsidDel="008E4F2F">
              <w:rPr>
                <w:noProof/>
                <w:webHidden/>
              </w:rPr>
              <w:delText>67</w:delText>
            </w:r>
          </w:del>
        </w:p>
        <w:p w14:paraId="2413814A" w14:textId="0B555B02" w:rsidR="00F82145" w:rsidDel="008E4F2F" w:rsidRDefault="00F82145">
          <w:pPr>
            <w:pStyle w:val="TOC2"/>
            <w:tabs>
              <w:tab w:val="right" w:leader="dot" w:pos="13948"/>
            </w:tabs>
            <w:rPr>
              <w:del w:id="379" w:author="Author"/>
              <w:rFonts w:asciiTheme="minorHAnsi" w:eastAsiaTheme="minorEastAsia" w:hAnsiTheme="minorHAnsi"/>
              <w:noProof/>
              <w:lang w:val="en-GB" w:eastAsia="en-GB"/>
            </w:rPr>
          </w:pPr>
          <w:del w:id="380" w:author="Author">
            <w:r w:rsidRPr="008E4F2F" w:rsidDel="008E4F2F">
              <w:rPr>
                <w:rPrChange w:id="381" w:author="Author">
                  <w:rPr>
                    <w:rStyle w:val="Hyperlink"/>
                    <w:rFonts w:cs="Arial"/>
                    <w:noProof/>
                    <w:lang w:val="en-US"/>
                  </w:rPr>
                </w:rPrChange>
              </w:rPr>
              <w:delText>9.1. Physical workforce unavailability</w:delText>
            </w:r>
            <w:r w:rsidDel="008E4F2F">
              <w:rPr>
                <w:noProof/>
                <w:webHidden/>
              </w:rPr>
              <w:tab/>
            </w:r>
          </w:del>
          <w:ins w:id="382" w:author="Author">
            <w:del w:id="383" w:author="Author">
              <w:r w:rsidR="001A790C" w:rsidDel="008E4F2F">
                <w:rPr>
                  <w:noProof/>
                  <w:webHidden/>
                </w:rPr>
                <w:delText>99</w:delText>
              </w:r>
            </w:del>
          </w:ins>
          <w:del w:id="384" w:author="Author">
            <w:r w:rsidDel="008E4F2F">
              <w:rPr>
                <w:noProof/>
                <w:webHidden/>
              </w:rPr>
              <w:delText>67</w:delText>
            </w:r>
          </w:del>
        </w:p>
        <w:p w14:paraId="1B53BF43" w14:textId="29032236" w:rsidR="00F82145" w:rsidDel="008E4F2F" w:rsidRDefault="00F82145">
          <w:pPr>
            <w:pStyle w:val="TOC2"/>
            <w:tabs>
              <w:tab w:val="right" w:leader="dot" w:pos="13948"/>
            </w:tabs>
            <w:rPr>
              <w:del w:id="385" w:author="Author"/>
              <w:rFonts w:asciiTheme="minorHAnsi" w:eastAsiaTheme="minorEastAsia" w:hAnsiTheme="minorHAnsi"/>
              <w:noProof/>
              <w:lang w:val="en-GB" w:eastAsia="en-GB"/>
            </w:rPr>
          </w:pPr>
          <w:del w:id="386" w:author="Author">
            <w:r w:rsidRPr="008E4F2F" w:rsidDel="008E4F2F">
              <w:rPr>
                <w:rPrChange w:id="387" w:author="Author">
                  <w:rPr>
                    <w:rStyle w:val="Hyperlink"/>
                    <w:rFonts w:cs="Arial"/>
                    <w:noProof/>
                    <w:lang w:val="en-US"/>
                  </w:rPr>
                </w:rPrChange>
              </w:rPr>
              <w:delText>9.2. Virtual workforce unavailability</w:delText>
            </w:r>
            <w:r w:rsidDel="008E4F2F">
              <w:rPr>
                <w:noProof/>
                <w:webHidden/>
              </w:rPr>
              <w:tab/>
            </w:r>
          </w:del>
          <w:ins w:id="388" w:author="Author">
            <w:del w:id="389" w:author="Author">
              <w:r w:rsidR="001A790C" w:rsidDel="008E4F2F">
                <w:rPr>
                  <w:noProof/>
                  <w:webHidden/>
                </w:rPr>
                <w:delText>99</w:delText>
              </w:r>
            </w:del>
          </w:ins>
          <w:del w:id="390" w:author="Author">
            <w:r w:rsidDel="008E4F2F">
              <w:rPr>
                <w:noProof/>
                <w:webHidden/>
              </w:rPr>
              <w:delText>67</w:delText>
            </w:r>
          </w:del>
        </w:p>
        <w:p w14:paraId="76DD3CD6" w14:textId="0E258889" w:rsidR="00F82145" w:rsidDel="008E4F2F" w:rsidRDefault="00F82145">
          <w:pPr>
            <w:pStyle w:val="TOC2"/>
            <w:tabs>
              <w:tab w:val="right" w:leader="dot" w:pos="13948"/>
            </w:tabs>
            <w:rPr>
              <w:del w:id="391" w:author="Author"/>
              <w:rFonts w:asciiTheme="minorHAnsi" w:eastAsiaTheme="minorEastAsia" w:hAnsiTheme="minorHAnsi"/>
              <w:noProof/>
              <w:lang w:val="en-GB" w:eastAsia="en-GB"/>
            </w:rPr>
          </w:pPr>
          <w:del w:id="392" w:author="Author">
            <w:r w:rsidRPr="008E4F2F" w:rsidDel="008E4F2F">
              <w:rPr>
                <w:rPrChange w:id="393" w:author="Author">
                  <w:rPr>
                    <w:rStyle w:val="Hyperlink"/>
                    <w:rFonts w:cs="Arial"/>
                    <w:noProof/>
                    <w:lang w:val="en-US"/>
                  </w:rPr>
                </w:rPrChange>
              </w:rPr>
              <w:delText>9.3. Target application unavailability</w:delText>
            </w:r>
            <w:r w:rsidDel="008E4F2F">
              <w:rPr>
                <w:noProof/>
                <w:webHidden/>
              </w:rPr>
              <w:tab/>
            </w:r>
          </w:del>
          <w:ins w:id="394" w:author="Author">
            <w:del w:id="395" w:author="Author">
              <w:r w:rsidR="001A790C" w:rsidDel="008E4F2F">
                <w:rPr>
                  <w:noProof/>
                  <w:webHidden/>
                </w:rPr>
                <w:delText>99</w:delText>
              </w:r>
            </w:del>
          </w:ins>
          <w:del w:id="396" w:author="Author">
            <w:r w:rsidDel="008E4F2F">
              <w:rPr>
                <w:noProof/>
                <w:webHidden/>
              </w:rPr>
              <w:delText>67</w:delText>
            </w:r>
          </w:del>
        </w:p>
        <w:p w14:paraId="2073D33B" w14:textId="66B01905" w:rsidR="00F82145" w:rsidDel="008E4F2F" w:rsidRDefault="00F82145">
          <w:pPr>
            <w:pStyle w:val="TOC2"/>
            <w:tabs>
              <w:tab w:val="right" w:leader="dot" w:pos="13948"/>
            </w:tabs>
            <w:rPr>
              <w:del w:id="397" w:author="Author"/>
              <w:rFonts w:asciiTheme="minorHAnsi" w:eastAsiaTheme="minorEastAsia" w:hAnsiTheme="minorHAnsi"/>
              <w:noProof/>
              <w:lang w:val="en-GB" w:eastAsia="en-GB"/>
            </w:rPr>
          </w:pPr>
          <w:del w:id="398" w:author="Author">
            <w:r w:rsidRPr="008E4F2F" w:rsidDel="008E4F2F">
              <w:rPr>
                <w:rPrChange w:id="399" w:author="Author">
                  <w:rPr>
                    <w:rStyle w:val="Hyperlink"/>
                    <w:rFonts w:cs="Arial"/>
                    <w:noProof/>
                    <w:lang w:val="en-US"/>
                  </w:rPr>
                </w:rPrChange>
              </w:rPr>
              <w:delText>9.4. Excessive workload</w:delText>
            </w:r>
            <w:r w:rsidDel="008E4F2F">
              <w:rPr>
                <w:noProof/>
                <w:webHidden/>
              </w:rPr>
              <w:tab/>
            </w:r>
          </w:del>
          <w:ins w:id="400" w:author="Author">
            <w:del w:id="401" w:author="Author">
              <w:r w:rsidR="001A790C" w:rsidDel="008E4F2F">
                <w:rPr>
                  <w:noProof/>
                  <w:webHidden/>
                </w:rPr>
                <w:delText>99</w:delText>
              </w:r>
            </w:del>
          </w:ins>
          <w:del w:id="402" w:author="Author">
            <w:r w:rsidDel="008E4F2F">
              <w:rPr>
                <w:noProof/>
                <w:webHidden/>
              </w:rPr>
              <w:delText>67</w:delText>
            </w:r>
          </w:del>
        </w:p>
        <w:p w14:paraId="167B5115" w14:textId="4168A4AF" w:rsidR="009936B1" w:rsidRPr="00231D74" w:rsidRDefault="00A129FD" w:rsidP="008B33B4">
          <w:pPr>
            <w:spacing w:line="216" w:lineRule="auto"/>
            <w:rPr>
              <w:rFonts w:cs="Arial"/>
              <w:lang w:val="en-US"/>
            </w:rPr>
          </w:pPr>
          <w:r w:rsidRPr="00231D74">
            <w:rPr>
              <w:rFonts w:cs="Arial"/>
              <w:lang w:val="en-US"/>
            </w:rPr>
            <w:fldChar w:fldCharType="end"/>
          </w:r>
        </w:p>
      </w:sdtContent>
    </w:sdt>
    <w:p w14:paraId="13E25385" w14:textId="77777777" w:rsidR="008B33B4" w:rsidRPr="008B33B4" w:rsidRDefault="008B33B4" w:rsidP="008B33B4">
      <w:pPr>
        <w:rPr>
          <w:sz w:val="4"/>
          <w:lang w:val="en-US"/>
        </w:rPr>
      </w:pPr>
      <w:r w:rsidRPr="008B33B4">
        <w:rPr>
          <w:sz w:val="4"/>
          <w:lang w:val="en-US"/>
        </w:rPr>
        <w:br w:type="page"/>
      </w:r>
    </w:p>
    <w:p w14:paraId="6CAAD454" w14:textId="77777777" w:rsidR="0052414C" w:rsidRPr="006E7300" w:rsidRDefault="0052414C" w:rsidP="0052414C">
      <w:pPr>
        <w:rPr>
          <w:rFonts w:ascii="Verdana" w:hAnsi="Verdana" w:cs="Arial"/>
          <w:sz w:val="36"/>
          <w:szCs w:val="36"/>
          <w:lang w:val="en-US"/>
        </w:rPr>
      </w:pPr>
      <w:r w:rsidRPr="006E7300">
        <w:rPr>
          <w:rFonts w:ascii="Verdana" w:hAnsi="Verdana" w:cs="Arial"/>
          <w:sz w:val="36"/>
          <w:szCs w:val="36"/>
          <w:lang w:val="en-US"/>
        </w:rPr>
        <w:lastRenderedPageBreak/>
        <w:t>Document Control</w:t>
      </w:r>
    </w:p>
    <w:p w14:paraId="70A09180" w14:textId="77777777" w:rsidR="0052414C" w:rsidRPr="006E7300" w:rsidRDefault="0052414C" w:rsidP="0052414C">
      <w:pPr>
        <w:rPr>
          <w:rFonts w:ascii="Verdana" w:hAnsi="Verdana" w:cs="Arial"/>
          <w:lang w:val="en-US"/>
        </w:rPr>
      </w:pPr>
      <w:bookmarkStart w:id="403" w:name="_Toc477826073"/>
      <w:r w:rsidRPr="006E7300">
        <w:rPr>
          <w:rFonts w:ascii="Verdana" w:hAnsi="Verdana" w:cs="Arial"/>
          <w:lang w:val="en-US"/>
        </w:rPr>
        <w:t>The version history of this template is as follows.</w:t>
      </w:r>
    </w:p>
    <w:tbl>
      <w:tblPr>
        <w:tblStyle w:val="ListTable31"/>
        <w:tblW w:w="0" w:type="auto"/>
        <w:tblLook w:val="04A0" w:firstRow="1" w:lastRow="0" w:firstColumn="1" w:lastColumn="0" w:noHBand="0" w:noVBand="1"/>
      </w:tblPr>
      <w:tblGrid>
        <w:gridCol w:w="1555"/>
        <w:gridCol w:w="2268"/>
        <w:gridCol w:w="3685"/>
        <w:gridCol w:w="4961"/>
      </w:tblGrid>
      <w:tr w:rsidR="0052414C" w:rsidRPr="006E7300" w:rsidDel="001F1139" w14:paraId="2EE47C0F" w14:textId="77777777" w:rsidTr="00C5196B">
        <w:trPr>
          <w:cnfStyle w:val="100000000000" w:firstRow="1" w:lastRow="0" w:firstColumn="0" w:lastColumn="0" w:oddVBand="0" w:evenVBand="0" w:oddHBand="0" w:evenHBand="0" w:firstRowFirstColumn="0" w:firstRowLastColumn="0" w:lastRowFirstColumn="0" w:lastRowLastColumn="0"/>
          <w:del w:id="404" w:author="Author"/>
        </w:trPr>
        <w:tc>
          <w:tcPr>
            <w:cnfStyle w:val="001000000100" w:firstRow="0" w:lastRow="0" w:firstColumn="1" w:lastColumn="0" w:oddVBand="0" w:evenVBand="0" w:oddHBand="0" w:evenHBand="0" w:firstRowFirstColumn="1" w:firstRowLastColumn="0" w:lastRowFirstColumn="0" w:lastRowLastColumn="0"/>
            <w:tcW w:w="1555" w:type="dxa"/>
          </w:tcPr>
          <w:p w14:paraId="5AFAC66C" w14:textId="77777777" w:rsidR="0052414C" w:rsidRPr="006E7300" w:rsidDel="001F1139" w:rsidRDefault="0052414C" w:rsidP="00C5196B">
            <w:pPr>
              <w:tabs>
                <w:tab w:val="center" w:pos="1236"/>
              </w:tabs>
              <w:rPr>
                <w:del w:id="405" w:author="Author"/>
                <w:rFonts w:ascii="Verdana" w:hAnsi="Verdana" w:cs="Arial"/>
                <w:b w:val="0"/>
                <w:lang w:val="en-US"/>
              </w:rPr>
            </w:pPr>
            <w:del w:id="406" w:author="Author">
              <w:r w:rsidRPr="006E7300" w:rsidDel="001F1139">
                <w:rPr>
                  <w:rFonts w:ascii="Verdana" w:hAnsi="Verdana" w:cs="Arial"/>
                  <w:b w:val="0"/>
                  <w:lang w:val="en-US"/>
                </w:rPr>
                <w:delText>Version</w:delText>
              </w:r>
            </w:del>
          </w:p>
        </w:tc>
        <w:tc>
          <w:tcPr>
            <w:tcW w:w="2268" w:type="dxa"/>
          </w:tcPr>
          <w:p w14:paraId="619AFEDD" w14:textId="77777777" w:rsidR="0052414C" w:rsidRPr="006E7300" w:rsidDel="001F1139" w:rsidRDefault="0052414C" w:rsidP="00C5196B">
            <w:pPr>
              <w:cnfStyle w:val="100000000000" w:firstRow="1" w:lastRow="0" w:firstColumn="0" w:lastColumn="0" w:oddVBand="0" w:evenVBand="0" w:oddHBand="0" w:evenHBand="0" w:firstRowFirstColumn="0" w:firstRowLastColumn="0" w:lastRowFirstColumn="0" w:lastRowLastColumn="0"/>
              <w:rPr>
                <w:del w:id="407" w:author="Author"/>
                <w:rFonts w:ascii="Verdana" w:hAnsi="Verdana" w:cs="Arial"/>
                <w:b w:val="0"/>
                <w:lang w:val="en-US"/>
              </w:rPr>
            </w:pPr>
            <w:del w:id="408" w:author="Author">
              <w:r w:rsidRPr="006E7300" w:rsidDel="001F1139">
                <w:rPr>
                  <w:rFonts w:ascii="Verdana" w:hAnsi="Verdana" w:cs="Arial"/>
                  <w:b w:val="0"/>
                  <w:lang w:val="en-US"/>
                </w:rPr>
                <w:delText>Date</w:delText>
              </w:r>
            </w:del>
          </w:p>
        </w:tc>
        <w:tc>
          <w:tcPr>
            <w:tcW w:w="3685" w:type="dxa"/>
          </w:tcPr>
          <w:p w14:paraId="12305821" w14:textId="77777777" w:rsidR="0052414C" w:rsidRPr="006E7300" w:rsidDel="001F1139" w:rsidRDefault="0052414C" w:rsidP="00C5196B">
            <w:pPr>
              <w:cnfStyle w:val="100000000000" w:firstRow="1" w:lastRow="0" w:firstColumn="0" w:lastColumn="0" w:oddVBand="0" w:evenVBand="0" w:oddHBand="0" w:evenHBand="0" w:firstRowFirstColumn="0" w:firstRowLastColumn="0" w:lastRowFirstColumn="0" w:lastRowLastColumn="0"/>
              <w:rPr>
                <w:del w:id="409" w:author="Author"/>
                <w:rFonts w:ascii="Verdana" w:hAnsi="Verdana" w:cs="Arial"/>
                <w:b w:val="0"/>
                <w:lang w:val="en-US"/>
              </w:rPr>
            </w:pPr>
            <w:del w:id="410" w:author="Author">
              <w:r w:rsidRPr="006E7300" w:rsidDel="001F1139">
                <w:rPr>
                  <w:rFonts w:ascii="Verdana" w:hAnsi="Verdana" w:cs="Arial"/>
                  <w:b w:val="0"/>
                  <w:lang w:val="en-US"/>
                </w:rPr>
                <w:delText>Author</w:delText>
              </w:r>
            </w:del>
          </w:p>
        </w:tc>
        <w:tc>
          <w:tcPr>
            <w:tcW w:w="4961" w:type="dxa"/>
          </w:tcPr>
          <w:p w14:paraId="63B1966B" w14:textId="77777777" w:rsidR="0052414C" w:rsidRPr="006E7300" w:rsidDel="001F1139" w:rsidRDefault="0052414C" w:rsidP="00C5196B">
            <w:pPr>
              <w:cnfStyle w:val="100000000000" w:firstRow="1" w:lastRow="0" w:firstColumn="0" w:lastColumn="0" w:oddVBand="0" w:evenVBand="0" w:oddHBand="0" w:evenHBand="0" w:firstRowFirstColumn="0" w:firstRowLastColumn="0" w:lastRowFirstColumn="0" w:lastRowLastColumn="0"/>
              <w:rPr>
                <w:del w:id="411" w:author="Author"/>
                <w:rFonts w:ascii="Verdana" w:hAnsi="Verdana" w:cs="Arial"/>
                <w:b w:val="0"/>
                <w:lang w:val="en-US"/>
              </w:rPr>
            </w:pPr>
            <w:del w:id="412" w:author="Author">
              <w:r w:rsidRPr="006E7300" w:rsidDel="001F1139">
                <w:rPr>
                  <w:rFonts w:ascii="Verdana" w:hAnsi="Verdana" w:cs="Arial"/>
                  <w:b w:val="0"/>
                  <w:lang w:val="en-US"/>
                </w:rPr>
                <w:delText>Change Summary</w:delText>
              </w:r>
            </w:del>
          </w:p>
        </w:tc>
      </w:tr>
      <w:tr w:rsidR="0052414C" w:rsidRPr="006E7300" w:rsidDel="001F1139" w14:paraId="29508A59" w14:textId="77777777" w:rsidTr="00C5196B">
        <w:trPr>
          <w:cnfStyle w:val="000000100000" w:firstRow="0" w:lastRow="0" w:firstColumn="0" w:lastColumn="0" w:oddVBand="0" w:evenVBand="0" w:oddHBand="1" w:evenHBand="0" w:firstRowFirstColumn="0" w:firstRowLastColumn="0" w:lastRowFirstColumn="0" w:lastRowLastColumn="0"/>
          <w:del w:id="413" w:author="Author"/>
        </w:trPr>
        <w:tc>
          <w:tcPr>
            <w:cnfStyle w:val="001000000000" w:firstRow="0" w:lastRow="0" w:firstColumn="1" w:lastColumn="0" w:oddVBand="0" w:evenVBand="0" w:oddHBand="0" w:evenHBand="0" w:firstRowFirstColumn="0" w:firstRowLastColumn="0" w:lastRowFirstColumn="0" w:lastRowLastColumn="0"/>
            <w:tcW w:w="1555" w:type="dxa"/>
          </w:tcPr>
          <w:p w14:paraId="0E782897" w14:textId="77777777" w:rsidR="0052414C" w:rsidRPr="006E7300" w:rsidDel="001F1139" w:rsidRDefault="0052414C" w:rsidP="00C5196B">
            <w:pPr>
              <w:rPr>
                <w:del w:id="414" w:author="Author"/>
                <w:rFonts w:ascii="Verdana" w:hAnsi="Verdana" w:cs="Arial"/>
                <w:lang w:val="en-US"/>
              </w:rPr>
            </w:pPr>
            <w:del w:id="415" w:author="Author">
              <w:r w:rsidRPr="006E7300" w:rsidDel="001F1139">
                <w:rPr>
                  <w:rFonts w:ascii="Verdana" w:hAnsi="Verdana" w:cs="Arial"/>
                  <w:lang w:val="en-US"/>
                </w:rPr>
                <w:delText>V1.0</w:delText>
              </w:r>
            </w:del>
          </w:p>
        </w:tc>
        <w:tc>
          <w:tcPr>
            <w:tcW w:w="2268" w:type="dxa"/>
          </w:tcPr>
          <w:p w14:paraId="32B9D3DE" w14:textId="77777777" w:rsidR="0052414C" w:rsidRPr="006E7300" w:rsidDel="001F1139" w:rsidRDefault="0052414C" w:rsidP="00C5196B">
            <w:pPr>
              <w:cnfStyle w:val="000000100000" w:firstRow="0" w:lastRow="0" w:firstColumn="0" w:lastColumn="0" w:oddVBand="0" w:evenVBand="0" w:oddHBand="1" w:evenHBand="0" w:firstRowFirstColumn="0" w:firstRowLastColumn="0" w:lastRowFirstColumn="0" w:lastRowLastColumn="0"/>
              <w:rPr>
                <w:del w:id="416" w:author="Author"/>
                <w:rFonts w:ascii="Verdana" w:hAnsi="Verdana" w:cs="Arial"/>
                <w:lang w:val="en-US"/>
              </w:rPr>
            </w:pPr>
            <w:del w:id="417" w:author="Author">
              <w:r w:rsidRPr="006E7300" w:rsidDel="001F1139">
                <w:rPr>
                  <w:rFonts w:ascii="Verdana" w:hAnsi="Verdana" w:cs="Arial"/>
                  <w:lang w:val="en-US"/>
                </w:rPr>
                <w:delText>16 July 2018</w:delText>
              </w:r>
            </w:del>
          </w:p>
        </w:tc>
        <w:tc>
          <w:tcPr>
            <w:tcW w:w="3685" w:type="dxa"/>
          </w:tcPr>
          <w:p w14:paraId="1E01A92B" w14:textId="77777777" w:rsidR="0052414C" w:rsidRPr="006E7300" w:rsidDel="001F1139" w:rsidRDefault="0052414C" w:rsidP="00C5196B">
            <w:pPr>
              <w:cnfStyle w:val="000000100000" w:firstRow="0" w:lastRow="0" w:firstColumn="0" w:lastColumn="0" w:oddVBand="0" w:evenVBand="0" w:oddHBand="1" w:evenHBand="0" w:firstRowFirstColumn="0" w:firstRowLastColumn="0" w:lastRowFirstColumn="0" w:lastRowLastColumn="0"/>
              <w:rPr>
                <w:del w:id="418" w:author="Author"/>
                <w:rFonts w:ascii="Verdana" w:hAnsi="Verdana" w:cs="Arial"/>
                <w:lang w:val="en-US"/>
              </w:rPr>
            </w:pPr>
            <w:del w:id="419" w:author="Author">
              <w:r w:rsidRPr="006E7300" w:rsidDel="001F1139">
                <w:rPr>
                  <w:rFonts w:ascii="Verdana" w:hAnsi="Verdana" w:cs="Arial"/>
                  <w:lang w:val="en-US"/>
                </w:rPr>
                <w:delText>Andy Waller</w:delText>
              </w:r>
            </w:del>
          </w:p>
        </w:tc>
        <w:tc>
          <w:tcPr>
            <w:tcW w:w="4961" w:type="dxa"/>
          </w:tcPr>
          <w:p w14:paraId="40C38EF8" w14:textId="77777777" w:rsidR="0052414C" w:rsidRPr="006E7300" w:rsidDel="001F1139" w:rsidRDefault="0052414C" w:rsidP="00C5196B">
            <w:pPr>
              <w:pStyle w:val="ListParagraph"/>
              <w:numPr>
                <w:ilvl w:val="0"/>
                <w:numId w:val="1"/>
              </w:numPr>
              <w:ind w:left="317" w:hanging="284"/>
              <w:cnfStyle w:val="000000100000" w:firstRow="0" w:lastRow="0" w:firstColumn="0" w:lastColumn="0" w:oddVBand="0" w:evenVBand="0" w:oddHBand="1" w:evenHBand="0" w:firstRowFirstColumn="0" w:firstRowLastColumn="0" w:lastRowFirstColumn="0" w:lastRowLastColumn="0"/>
              <w:rPr>
                <w:del w:id="420" w:author="Author"/>
                <w:rFonts w:ascii="Verdana" w:hAnsi="Verdana" w:cs="Arial"/>
                <w:lang w:val="en-US"/>
              </w:rPr>
            </w:pPr>
            <w:del w:id="421" w:author="Author">
              <w:r w:rsidRPr="006E7300" w:rsidDel="001F1139">
                <w:rPr>
                  <w:rFonts w:ascii="Verdana" w:hAnsi="Verdana" w:cs="Arial"/>
                  <w:lang w:val="en-US"/>
                </w:rPr>
                <w:delText>New template created</w:delText>
              </w:r>
            </w:del>
          </w:p>
        </w:tc>
      </w:tr>
      <w:tr w:rsidR="0052414C" w:rsidRPr="00231D74" w14:paraId="4A619EBB" w14:textId="77777777" w:rsidTr="00C5196B">
        <w:trPr>
          <w:ins w:id="422" w:author="Author"/>
        </w:trPr>
        <w:tc>
          <w:tcPr>
            <w:cnfStyle w:val="001000000000" w:firstRow="0" w:lastRow="0" w:firstColumn="1" w:lastColumn="0" w:oddVBand="0" w:evenVBand="0" w:oddHBand="0" w:evenHBand="0" w:firstRowFirstColumn="0" w:firstRowLastColumn="0" w:lastRowFirstColumn="0" w:lastRowLastColumn="0"/>
            <w:tcW w:w="1555" w:type="dxa"/>
          </w:tcPr>
          <w:p w14:paraId="11D85266" w14:textId="77777777" w:rsidR="0052414C" w:rsidRPr="00231D74" w:rsidRDefault="0052414C" w:rsidP="00C5196B">
            <w:pPr>
              <w:tabs>
                <w:tab w:val="center" w:pos="1236"/>
              </w:tabs>
              <w:rPr>
                <w:ins w:id="423" w:author="Author"/>
                <w:rFonts w:cs="Arial"/>
                <w:b w:val="0"/>
                <w:lang w:val="en-US"/>
              </w:rPr>
            </w:pPr>
            <w:ins w:id="424" w:author="Author">
              <w:r w:rsidRPr="00231D74">
                <w:rPr>
                  <w:rFonts w:cs="Arial"/>
                  <w:b w:val="0"/>
                  <w:lang w:val="en-US"/>
                </w:rPr>
                <w:t>Version</w:t>
              </w:r>
            </w:ins>
          </w:p>
        </w:tc>
        <w:tc>
          <w:tcPr>
            <w:tcW w:w="2268" w:type="dxa"/>
          </w:tcPr>
          <w:p w14:paraId="32DDD345" w14:textId="77777777" w:rsidR="0052414C" w:rsidRPr="00231D74" w:rsidRDefault="0052414C" w:rsidP="00C5196B">
            <w:pPr>
              <w:cnfStyle w:val="000000000000" w:firstRow="0" w:lastRow="0" w:firstColumn="0" w:lastColumn="0" w:oddVBand="0" w:evenVBand="0" w:oddHBand="0" w:evenHBand="0" w:firstRowFirstColumn="0" w:firstRowLastColumn="0" w:lastRowFirstColumn="0" w:lastRowLastColumn="0"/>
              <w:rPr>
                <w:ins w:id="425" w:author="Author"/>
                <w:rFonts w:cs="Arial"/>
                <w:b/>
                <w:lang w:val="en-US"/>
              </w:rPr>
            </w:pPr>
            <w:ins w:id="426" w:author="Author">
              <w:r w:rsidRPr="00231D74">
                <w:rPr>
                  <w:rFonts w:cs="Arial"/>
                  <w:lang w:val="en-US"/>
                </w:rPr>
                <w:t>Date</w:t>
              </w:r>
            </w:ins>
          </w:p>
        </w:tc>
        <w:tc>
          <w:tcPr>
            <w:tcW w:w="3685" w:type="dxa"/>
          </w:tcPr>
          <w:p w14:paraId="02FECB19" w14:textId="77777777" w:rsidR="0052414C" w:rsidRPr="00231D74" w:rsidRDefault="0052414C" w:rsidP="00C5196B">
            <w:pPr>
              <w:cnfStyle w:val="000000000000" w:firstRow="0" w:lastRow="0" w:firstColumn="0" w:lastColumn="0" w:oddVBand="0" w:evenVBand="0" w:oddHBand="0" w:evenHBand="0" w:firstRowFirstColumn="0" w:firstRowLastColumn="0" w:lastRowFirstColumn="0" w:lastRowLastColumn="0"/>
              <w:rPr>
                <w:ins w:id="427" w:author="Author"/>
                <w:rFonts w:cs="Arial"/>
                <w:b/>
                <w:lang w:val="en-US"/>
              </w:rPr>
            </w:pPr>
            <w:ins w:id="428" w:author="Author">
              <w:r w:rsidRPr="00231D74">
                <w:rPr>
                  <w:rFonts w:cs="Arial"/>
                  <w:lang w:val="en-US"/>
                </w:rPr>
                <w:t>Author</w:t>
              </w:r>
            </w:ins>
          </w:p>
        </w:tc>
        <w:tc>
          <w:tcPr>
            <w:tcW w:w="4961" w:type="dxa"/>
          </w:tcPr>
          <w:p w14:paraId="03C22712" w14:textId="77777777" w:rsidR="0052414C" w:rsidRPr="00231D74" w:rsidRDefault="0052414C" w:rsidP="00C5196B">
            <w:pPr>
              <w:cnfStyle w:val="000000000000" w:firstRow="0" w:lastRow="0" w:firstColumn="0" w:lastColumn="0" w:oddVBand="0" w:evenVBand="0" w:oddHBand="0" w:evenHBand="0" w:firstRowFirstColumn="0" w:firstRowLastColumn="0" w:lastRowFirstColumn="0" w:lastRowLastColumn="0"/>
              <w:rPr>
                <w:ins w:id="429" w:author="Author"/>
                <w:rFonts w:cs="Arial"/>
                <w:b/>
                <w:lang w:val="en-US"/>
              </w:rPr>
            </w:pPr>
            <w:ins w:id="430" w:author="Author">
              <w:r w:rsidRPr="00231D74">
                <w:rPr>
                  <w:rFonts w:cs="Arial"/>
                  <w:lang w:val="en-US"/>
                </w:rPr>
                <w:t>Change Summary</w:t>
              </w:r>
            </w:ins>
          </w:p>
        </w:tc>
      </w:tr>
      <w:tr w:rsidR="0052414C" w:rsidRPr="00231D74" w14:paraId="56D186DF" w14:textId="77777777" w:rsidTr="00C5196B">
        <w:trPr>
          <w:cnfStyle w:val="000000100000" w:firstRow="0" w:lastRow="0" w:firstColumn="0" w:lastColumn="0" w:oddVBand="0" w:evenVBand="0" w:oddHBand="1" w:evenHBand="0" w:firstRowFirstColumn="0" w:firstRowLastColumn="0" w:lastRowFirstColumn="0" w:lastRowLastColumn="0"/>
          <w:ins w:id="431" w:author="Author"/>
        </w:trPr>
        <w:tc>
          <w:tcPr>
            <w:cnfStyle w:val="001000000000" w:firstRow="0" w:lastRow="0" w:firstColumn="1" w:lastColumn="0" w:oddVBand="0" w:evenVBand="0" w:oddHBand="0" w:evenHBand="0" w:firstRowFirstColumn="0" w:firstRowLastColumn="0" w:lastRowFirstColumn="0" w:lastRowLastColumn="0"/>
            <w:tcW w:w="1555" w:type="dxa"/>
          </w:tcPr>
          <w:p w14:paraId="1E133774" w14:textId="77777777" w:rsidR="0052414C" w:rsidRPr="00231D74" w:rsidRDefault="0052414C" w:rsidP="00C5196B">
            <w:pPr>
              <w:rPr>
                <w:ins w:id="432" w:author="Author"/>
                <w:rFonts w:cs="Arial"/>
                <w:lang w:val="en-US"/>
              </w:rPr>
            </w:pPr>
            <w:ins w:id="433" w:author="Author">
              <w:r>
                <w:rPr>
                  <w:rFonts w:cs="Arial"/>
                  <w:lang w:val="en-US"/>
                </w:rPr>
                <w:t>V1.0</w:t>
              </w:r>
            </w:ins>
          </w:p>
        </w:tc>
        <w:tc>
          <w:tcPr>
            <w:tcW w:w="2268" w:type="dxa"/>
          </w:tcPr>
          <w:p w14:paraId="62432B4A" w14:textId="77777777" w:rsidR="0052414C" w:rsidRPr="00231D74" w:rsidRDefault="0052414C" w:rsidP="00C5196B">
            <w:pPr>
              <w:cnfStyle w:val="000000100000" w:firstRow="0" w:lastRow="0" w:firstColumn="0" w:lastColumn="0" w:oddVBand="0" w:evenVBand="0" w:oddHBand="1" w:evenHBand="0" w:firstRowFirstColumn="0" w:firstRowLastColumn="0" w:lastRowFirstColumn="0" w:lastRowLastColumn="0"/>
              <w:rPr>
                <w:ins w:id="434" w:author="Author"/>
                <w:rFonts w:cs="Arial"/>
                <w:lang w:val="en-US"/>
              </w:rPr>
            </w:pPr>
            <w:ins w:id="435" w:author="Author">
              <w:r>
                <w:rPr>
                  <w:rFonts w:cs="Arial"/>
                  <w:lang w:val="en-US"/>
                </w:rPr>
                <w:t>16 July 2018</w:t>
              </w:r>
            </w:ins>
          </w:p>
        </w:tc>
        <w:tc>
          <w:tcPr>
            <w:tcW w:w="3685" w:type="dxa"/>
          </w:tcPr>
          <w:p w14:paraId="45E0A108" w14:textId="77777777" w:rsidR="0052414C" w:rsidRPr="00231D74" w:rsidRDefault="0052414C" w:rsidP="00C5196B">
            <w:pPr>
              <w:cnfStyle w:val="000000100000" w:firstRow="0" w:lastRow="0" w:firstColumn="0" w:lastColumn="0" w:oddVBand="0" w:evenVBand="0" w:oddHBand="1" w:evenHBand="0" w:firstRowFirstColumn="0" w:firstRowLastColumn="0" w:lastRowFirstColumn="0" w:lastRowLastColumn="0"/>
              <w:rPr>
                <w:ins w:id="436" w:author="Author"/>
                <w:rFonts w:cs="Arial"/>
                <w:lang w:val="en-US"/>
              </w:rPr>
            </w:pPr>
            <w:ins w:id="437" w:author="Author">
              <w:r>
                <w:rPr>
                  <w:rFonts w:cs="Arial"/>
                  <w:lang w:val="en-US"/>
                </w:rPr>
                <w:t>Andy Waller</w:t>
              </w:r>
            </w:ins>
          </w:p>
        </w:tc>
        <w:tc>
          <w:tcPr>
            <w:tcW w:w="4961" w:type="dxa"/>
          </w:tcPr>
          <w:p w14:paraId="558E8001" w14:textId="77777777" w:rsidR="0052414C" w:rsidRPr="00231D74" w:rsidRDefault="0052414C" w:rsidP="0052414C">
            <w:pPr>
              <w:pStyle w:val="ListParagraph"/>
              <w:numPr>
                <w:ilvl w:val="0"/>
                <w:numId w:val="7"/>
              </w:numPr>
              <w:ind w:left="317" w:hanging="284"/>
              <w:cnfStyle w:val="000000100000" w:firstRow="0" w:lastRow="0" w:firstColumn="0" w:lastColumn="0" w:oddVBand="0" w:evenVBand="0" w:oddHBand="1" w:evenHBand="0" w:firstRowFirstColumn="0" w:firstRowLastColumn="0" w:lastRowFirstColumn="0" w:lastRowLastColumn="0"/>
              <w:rPr>
                <w:ins w:id="438" w:author="Author"/>
                <w:rFonts w:cs="Arial"/>
                <w:lang w:val="en-US"/>
              </w:rPr>
            </w:pPr>
            <w:ins w:id="439" w:author="Author">
              <w:r>
                <w:rPr>
                  <w:rFonts w:cs="Arial"/>
                  <w:lang w:val="en-US"/>
                </w:rPr>
                <w:t>New template created</w:t>
              </w:r>
            </w:ins>
          </w:p>
        </w:tc>
      </w:tr>
      <w:tr w:rsidR="0052414C" w:rsidRPr="00231D74" w14:paraId="22582923" w14:textId="77777777" w:rsidTr="00C5196B">
        <w:trPr>
          <w:ins w:id="440" w:author="Author"/>
        </w:trPr>
        <w:tc>
          <w:tcPr>
            <w:cnfStyle w:val="001000000000" w:firstRow="0" w:lastRow="0" w:firstColumn="1" w:lastColumn="0" w:oddVBand="0" w:evenVBand="0" w:oddHBand="0" w:evenHBand="0" w:firstRowFirstColumn="0" w:firstRowLastColumn="0" w:lastRowFirstColumn="0" w:lastRowLastColumn="0"/>
            <w:tcW w:w="1555" w:type="dxa"/>
          </w:tcPr>
          <w:p w14:paraId="3F2FF10E" w14:textId="77777777" w:rsidR="0052414C" w:rsidRDefault="0052414C" w:rsidP="00C5196B">
            <w:pPr>
              <w:rPr>
                <w:ins w:id="441" w:author="Author"/>
                <w:rFonts w:cs="Arial"/>
                <w:lang w:val="en-US"/>
              </w:rPr>
            </w:pPr>
            <w:ins w:id="442" w:author="Author">
              <w:r>
                <w:rPr>
                  <w:rFonts w:cs="Arial"/>
                  <w:lang w:val="en-US"/>
                </w:rPr>
                <w:t>V1.1</w:t>
              </w:r>
            </w:ins>
          </w:p>
        </w:tc>
        <w:tc>
          <w:tcPr>
            <w:tcW w:w="2268" w:type="dxa"/>
          </w:tcPr>
          <w:p w14:paraId="2D3F69F9" w14:textId="77777777" w:rsidR="0052414C" w:rsidRDefault="0052414C" w:rsidP="00C5196B">
            <w:pPr>
              <w:cnfStyle w:val="000000000000" w:firstRow="0" w:lastRow="0" w:firstColumn="0" w:lastColumn="0" w:oddVBand="0" w:evenVBand="0" w:oddHBand="0" w:evenHBand="0" w:firstRowFirstColumn="0" w:firstRowLastColumn="0" w:lastRowFirstColumn="0" w:lastRowLastColumn="0"/>
              <w:rPr>
                <w:ins w:id="443" w:author="Author"/>
                <w:rFonts w:cs="Arial"/>
                <w:lang w:val="en-US"/>
              </w:rPr>
            </w:pPr>
            <w:ins w:id="444" w:author="Author">
              <w:r>
                <w:rPr>
                  <w:rFonts w:cs="Arial"/>
                  <w:lang w:val="en-US"/>
                </w:rPr>
                <w:t>11 Jan 2019</w:t>
              </w:r>
            </w:ins>
          </w:p>
        </w:tc>
        <w:tc>
          <w:tcPr>
            <w:tcW w:w="3685" w:type="dxa"/>
          </w:tcPr>
          <w:p w14:paraId="74D13EA9" w14:textId="77777777" w:rsidR="0052414C" w:rsidRDefault="0052414C" w:rsidP="00C5196B">
            <w:pPr>
              <w:cnfStyle w:val="000000000000" w:firstRow="0" w:lastRow="0" w:firstColumn="0" w:lastColumn="0" w:oddVBand="0" w:evenVBand="0" w:oddHBand="0" w:evenHBand="0" w:firstRowFirstColumn="0" w:firstRowLastColumn="0" w:lastRowFirstColumn="0" w:lastRowLastColumn="0"/>
              <w:rPr>
                <w:ins w:id="445" w:author="Author"/>
                <w:rFonts w:cs="Arial"/>
                <w:lang w:val="en-US"/>
              </w:rPr>
            </w:pPr>
            <w:ins w:id="446" w:author="Author">
              <w:r>
                <w:rPr>
                  <w:rFonts w:cs="Arial"/>
                  <w:lang w:val="en-US"/>
                </w:rPr>
                <w:t>Diane Walker</w:t>
              </w:r>
            </w:ins>
          </w:p>
        </w:tc>
        <w:tc>
          <w:tcPr>
            <w:tcW w:w="4961" w:type="dxa"/>
          </w:tcPr>
          <w:p w14:paraId="1A5DC4FF" w14:textId="77777777" w:rsidR="0052414C" w:rsidRDefault="0052414C" w:rsidP="0052414C">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447" w:author="Author"/>
                <w:rFonts w:cs="Arial"/>
                <w:lang w:val="en-US"/>
              </w:rPr>
            </w:pPr>
            <w:ins w:id="448" w:author="Author">
              <w:r>
                <w:rPr>
                  <w:rFonts w:cs="Arial"/>
                  <w:lang w:val="en-US"/>
                </w:rPr>
                <w:t>Addition of Business Quality Manager as key stakeholder for GxP</w:t>
              </w:r>
            </w:ins>
          </w:p>
          <w:p w14:paraId="1A5B17D2" w14:textId="77777777" w:rsidR="0052414C" w:rsidRDefault="0052414C" w:rsidP="0052414C">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449" w:author="Author"/>
                <w:rFonts w:cs="Arial"/>
                <w:lang w:val="en-US"/>
              </w:rPr>
            </w:pPr>
            <w:ins w:id="450" w:author="Author">
              <w:r>
                <w:rPr>
                  <w:rFonts w:cs="Arial"/>
                  <w:lang w:val="en-US"/>
                </w:rPr>
                <w:t>Amended Page 1 field names to match PQD</w:t>
              </w:r>
            </w:ins>
          </w:p>
          <w:p w14:paraId="33AD9B12" w14:textId="77777777" w:rsidR="0052414C" w:rsidRDefault="0052414C" w:rsidP="0052414C">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451" w:author="Author"/>
                <w:rFonts w:cs="Arial"/>
                <w:lang w:val="en-US"/>
              </w:rPr>
            </w:pPr>
            <w:ins w:id="452" w:author="Author">
              <w:r>
                <w:rPr>
                  <w:rFonts w:cs="Arial"/>
                  <w:lang w:val="en-US"/>
                </w:rPr>
                <w:t>Added guidelines to risk section</w:t>
              </w:r>
            </w:ins>
          </w:p>
          <w:p w14:paraId="2622DBD4" w14:textId="77777777" w:rsidR="0052414C" w:rsidRDefault="0052414C" w:rsidP="0052414C">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453" w:author="Author"/>
                <w:rFonts w:cs="Arial"/>
                <w:lang w:val="en-US"/>
              </w:rPr>
            </w:pPr>
            <w:ins w:id="454" w:author="Author">
              <w:r>
                <w:rPr>
                  <w:rFonts w:cs="Arial"/>
                  <w:lang w:val="en-US"/>
                </w:rPr>
                <w:t>Added dependencies section</w:t>
              </w:r>
            </w:ins>
          </w:p>
        </w:tc>
      </w:tr>
    </w:tbl>
    <w:p w14:paraId="2B2EE461" w14:textId="77777777" w:rsidR="0052414C" w:rsidRPr="006E7300" w:rsidRDefault="0052414C" w:rsidP="0052414C">
      <w:pPr>
        <w:rPr>
          <w:rFonts w:ascii="Verdana" w:hAnsi="Verdana" w:cs="Arial"/>
          <w:sz w:val="28"/>
          <w:szCs w:val="28"/>
          <w:lang w:val="en-US"/>
        </w:rPr>
      </w:pPr>
    </w:p>
    <w:p w14:paraId="40FC2DB6" w14:textId="77777777" w:rsidR="0052414C" w:rsidRPr="006E7300" w:rsidRDefault="0052414C" w:rsidP="0052414C">
      <w:pPr>
        <w:rPr>
          <w:rFonts w:ascii="Verdana" w:hAnsi="Verdana" w:cs="Arial"/>
          <w:sz w:val="28"/>
          <w:szCs w:val="28"/>
          <w:lang w:val="en-US"/>
        </w:rPr>
      </w:pPr>
      <w:bookmarkStart w:id="455" w:name="_Toc477826074"/>
      <w:bookmarkEnd w:id="403"/>
      <w:r w:rsidRPr="006E7300">
        <w:rPr>
          <w:rFonts w:ascii="Verdana" w:hAnsi="Verdana" w:cs="Arial"/>
          <w:sz w:val="28"/>
          <w:szCs w:val="28"/>
          <w:lang w:val="en-US"/>
        </w:rPr>
        <w:t>Version history</w:t>
      </w:r>
      <w:bookmarkEnd w:id="455"/>
    </w:p>
    <w:p w14:paraId="25727C1B" w14:textId="77777777" w:rsidR="0052414C" w:rsidRPr="006E7300" w:rsidRDefault="0052414C" w:rsidP="0052414C">
      <w:pPr>
        <w:rPr>
          <w:rFonts w:ascii="Verdana" w:hAnsi="Verdana" w:cs="Arial"/>
          <w:lang w:val="en-US"/>
        </w:rPr>
      </w:pPr>
      <w:r w:rsidRPr="006E7300">
        <w:rPr>
          <w:rFonts w:ascii="Verdana" w:hAnsi="Verdana" w:cs="Arial"/>
          <w:lang w:val="en-US"/>
        </w:rPr>
        <w:t>This document’s change history is as follows.</w:t>
      </w:r>
    </w:p>
    <w:tbl>
      <w:tblPr>
        <w:tblStyle w:val="ListTable31"/>
        <w:tblW w:w="0" w:type="auto"/>
        <w:tblLook w:val="04A0" w:firstRow="1" w:lastRow="0" w:firstColumn="1" w:lastColumn="0" w:noHBand="0" w:noVBand="1"/>
        <w:tblPrChange w:id="456" w:author="Author">
          <w:tblPr>
            <w:tblStyle w:val="ListTable31"/>
            <w:tblW w:w="0" w:type="auto"/>
            <w:tblLook w:val="04A0" w:firstRow="1" w:lastRow="0" w:firstColumn="1" w:lastColumn="0" w:noHBand="0" w:noVBand="1"/>
          </w:tblPr>
        </w:tblPrChange>
      </w:tblPr>
      <w:tblGrid>
        <w:gridCol w:w="931"/>
        <w:gridCol w:w="1785"/>
        <w:gridCol w:w="1339"/>
        <w:gridCol w:w="3369"/>
        <w:gridCol w:w="5086"/>
        <w:tblGridChange w:id="457">
          <w:tblGrid>
            <w:gridCol w:w="890"/>
            <w:gridCol w:w="41"/>
            <w:gridCol w:w="624"/>
            <w:gridCol w:w="1120"/>
            <w:gridCol w:w="41"/>
            <w:gridCol w:w="1107"/>
            <w:gridCol w:w="191"/>
            <w:gridCol w:w="41"/>
            <w:gridCol w:w="1469"/>
            <w:gridCol w:w="1859"/>
            <w:gridCol w:w="41"/>
            <w:gridCol w:w="93"/>
            <w:gridCol w:w="1499"/>
            <w:gridCol w:w="3462"/>
            <w:gridCol w:w="32"/>
          </w:tblGrid>
        </w:tblGridChange>
      </w:tblGrid>
      <w:tr w:rsidR="0052414C" w:rsidRPr="006E7300" w14:paraId="1AF86EA9" w14:textId="77777777" w:rsidTr="007650DA">
        <w:trPr>
          <w:cnfStyle w:val="100000000000" w:firstRow="1" w:lastRow="0" w:firstColumn="0" w:lastColumn="0" w:oddVBand="0" w:evenVBand="0" w:oddHBand="0" w:evenHBand="0" w:firstRowFirstColumn="0" w:firstRowLastColumn="0" w:lastRowFirstColumn="0" w:lastRowLastColumn="0"/>
          <w:trPrChange w:id="458" w:author="Author">
            <w:trPr>
              <w:gridAfter w:val="0"/>
            </w:trPr>
          </w:trPrChange>
        </w:trPr>
        <w:tc>
          <w:tcPr>
            <w:cnfStyle w:val="001000000100" w:firstRow="0" w:lastRow="0" w:firstColumn="1" w:lastColumn="0" w:oddVBand="0" w:evenVBand="0" w:oddHBand="0" w:evenHBand="0" w:firstRowFirstColumn="1" w:firstRowLastColumn="0" w:lastRowFirstColumn="0" w:lastRowLastColumn="0"/>
            <w:tcW w:w="931" w:type="dxa"/>
            <w:tcPrChange w:id="459" w:author="Author">
              <w:tcPr>
                <w:tcW w:w="1555" w:type="dxa"/>
                <w:gridSpan w:val="3"/>
              </w:tcPr>
            </w:tcPrChange>
          </w:tcPr>
          <w:p w14:paraId="340FDB3F" w14:textId="77777777" w:rsidR="0052414C" w:rsidRPr="006E7300" w:rsidRDefault="0052414C" w:rsidP="00C5196B">
            <w:pPr>
              <w:tabs>
                <w:tab w:val="center" w:pos="1236"/>
              </w:tabs>
              <w:cnfStyle w:val="101000000100" w:firstRow="1" w:lastRow="0" w:firstColumn="1" w:lastColumn="0" w:oddVBand="0" w:evenVBand="0" w:oddHBand="0" w:evenHBand="0" w:firstRowFirstColumn="1" w:firstRowLastColumn="0" w:lastRowFirstColumn="0" w:lastRowLastColumn="0"/>
              <w:rPr>
                <w:rFonts w:ascii="Verdana" w:hAnsi="Verdana" w:cs="Arial"/>
                <w:b w:val="0"/>
                <w:lang w:val="en-US"/>
              </w:rPr>
            </w:pPr>
            <w:r w:rsidRPr="006E7300">
              <w:rPr>
                <w:rFonts w:ascii="Verdana" w:hAnsi="Verdana" w:cs="Arial"/>
                <w:b w:val="0"/>
                <w:lang w:val="en-US"/>
              </w:rPr>
              <w:t>Version</w:t>
            </w:r>
          </w:p>
        </w:tc>
        <w:tc>
          <w:tcPr>
            <w:tcW w:w="1785" w:type="dxa"/>
            <w:tcPrChange w:id="460" w:author="Author">
              <w:tcPr>
                <w:tcW w:w="2268" w:type="dxa"/>
                <w:gridSpan w:val="3"/>
              </w:tcPr>
            </w:tcPrChange>
          </w:tcPr>
          <w:p w14:paraId="5F5AC5A5" w14:textId="77777777" w:rsidR="0052414C" w:rsidRPr="006E7300" w:rsidRDefault="0052414C" w:rsidP="00C5196B">
            <w:pPr>
              <w:cnfStyle w:val="100000000000" w:firstRow="1" w:lastRow="0" w:firstColumn="0" w:lastColumn="0" w:oddVBand="0" w:evenVBand="0" w:oddHBand="0" w:evenHBand="0" w:firstRowFirstColumn="0" w:firstRowLastColumn="0" w:lastRowFirstColumn="0" w:lastRowLastColumn="0"/>
              <w:rPr>
                <w:rFonts w:ascii="Verdana" w:hAnsi="Verdana" w:cs="Arial"/>
                <w:b w:val="0"/>
                <w:lang w:val="en-US"/>
              </w:rPr>
            </w:pPr>
            <w:r w:rsidRPr="006E7300">
              <w:rPr>
                <w:rFonts w:ascii="Verdana" w:hAnsi="Verdana" w:cs="Arial"/>
                <w:b w:val="0"/>
                <w:lang w:val="en-US"/>
              </w:rPr>
              <w:t>Date</w:t>
            </w:r>
          </w:p>
        </w:tc>
        <w:tc>
          <w:tcPr>
            <w:tcW w:w="1339" w:type="dxa"/>
            <w:tcPrChange w:id="461" w:author="Author">
              <w:tcPr>
                <w:tcW w:w="1701" w:type="dxa"/>
                <w:gridSpan w:val="3"/>
              </w:tcPr>
            </w:tcPrChange>
          </w:tcPr>
          <w:p w14:paraId="385D28E7" w14:textId="77777777" w:rsidR="0052414C" w:rsidRPr="006E7300" w:rsidRDefault="0052414C" w:rsidP="00C5196B">
            <w:pPr>
              <w:cnfStyle w:val="100000000000" w:firstRow="1" w:lastRow="0" w:firstColumn="0" w:lastColumn="0" w:oddVBand="0" w:evenVBand="0" w:oddHBand="0" w:evenHBand="0" w:firstRowFirstColumn="0" w:firstRowLastColumn="0" w:lastRowFirstColumn="0" w:lastRowLastColumn="0"/>
              <w:rPr>
                <w:rFonts w:ascii="Verdana" w:hAnsi="Verdana" w:cs="Arial"/>
                <w:b w:val="0"/>
                <w:lang w:val="en-US"/>
              </w:rPr>
            </w:pPr>
            <w:r w:rsidRPr="006E7300">
              <w:rPr>
                <w:rFonts w:ascii="Verdana" w:hAnsi="Verdana" w:cs="Arial"/>
                <w:b w:val="0"/>
                <w:lang w:val="en-US"/>
              </w:rPr>
              <w:t>Author</w:t>
            </w:r>
          </w:p>
        </w:tc>
        <w:tc>
          <w:tcPr>
            <w:tcW w:w="3369" w:type="dxa"/>
            <w:tcPrChange w:id="462" w:author="Author">
              <w:tcPr>
                <w:tcW w:w="1993" w:type="dxa"/>
                <w:gridSpan w:val="3"/>
              </w:tcPr>
            </w:tcPrChange>
          </w:tcPr>
          <w:p w14:paraId="68F6F737" w14:textId="77777777" w:rsidR="0052414C" w:rsidRPr="006E7300" w:rsidRDefault="0052414C" w:rsidP="00C5196B">
            <w:pPr>
              <w:cnfStyle w:val="100000000000" w:firstRow="1" w:lastRow="0" w:firstColumn="0" w:lastColumn="0" w:oddVBand="0" w:evenVBand="0" w:oddHBand="0" w:evenHBand="0" w:firstRowFirstColumn="0" w:firstRowLastColumn="0" w:lastRowFirstColumn="0" w:lastRowLastColumn="0"/>
              <w:rPr>
                <w:rFonts w:ascii="Verdana" w:hAnsi="Verdana" w:cs="Arial"/>
                <w:b w:val="0"/>
                <w:lang w:val="en-US"/>
              </w:rPr>
            </w:pPr>
            <w:r w:rsidRPr="006E7300">
              <w:rPr>
                <w:rFonts w:ascii="Verdana" w:hAnsi="Verdana" w:cs="Arial"/>
                <w:b w:val="0"/>
                <w:lang w:val="en-US"/>
              </w:rPr>
              <w:t>Approver</w:t>
            </w:r>
          </w:p>
        </w:tc>
        <w:tc>
          <w:tcPr>
            <w:tcW w:w="5086" w:type="dxa"/>
            <w:tcPrChange w:id="463" w:author="Author">
              <w:tcPr>
                <w:tcW w:w="4961" w:type="dxa"/>
                <w:gridSpan w:val="2"/>
              </w:tcPr>
            </w:tcPrChange>
          </w:tcPr>
          <w:p w14:paraId="6576D5E4" w14:textId="77777777" w:rsidR="0052414C" w:rsidRPr="006E7300" w:rsidRDefault="0052414C" w:rsidP="00C5196B">
            <w:pPr>
              <w:cnfStyle w:val="100000000000" w:firstRow="1" w:lastRow="0" w:firstColumn="0" w:lastColumn="0" w:oddVBand="0" w:evenVBand="0" w:oddHBand="0" w:evenHBand="0" w:firstRowFirstColumn="0" w:firstRowLastColumn="0" w:lastRowFirstColumn="0" w:lastRowLastColumn="0"/>
              <w:rPr>
                <w:rFonts w:ascii="Verdana" w:hAnsi="Verdana" w:cs="Arial"/>
                <w:b w:val="0"/>
                <w:lang w:val="en-US"/>
              </w:rPr>
            </w:pPr>
            <w:r w:rsidRPr="006E7300">
              <w:rPr>
                <w:rFonts w:ascii="Verdana" w:hAnsi="Verdana" w:cs="Arial"/>
                <w:b w:val="0"/>
                <w:lang w:val="en-US"/>
              </w:rPr>
              <w:t>Change Summary</w:t>
            </w:r>
          </w:p>
        </w:tc>
      </w:tr>
      <w:tr w:rsidR="0052414C" w:rsidRPr="006E7300" w14:paraId="6840F87A" w14:textId="77777777" w:rsidTr="007650DA">
        <w:trPr>
          <w:cnfStyle w:val="000000100000" w:firstRow="0" w:lastRow="0" w:firstColumn="0" w:lastColumn="0" w:oddVBand="0" w:evenVBand="0" w:oddHBand="1" w:evenHBand="0" w:firstRowFirstColumn="0" w:firstRowLastColumn="0" w:lastRowFirstColumn="0" w:lastRowLastColumn="0"/>
          <w:trPrChange w:id="464"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465" w:author="Author">
              <w:tcPr>
                <w:tcW w:w="1555" w:type="dxa"/>
                <w:gridSpan w:val="3"/>
              </w:tcPr>
            </w:tcPrChange>
          </w:tcPr>
          <w:p w14:paraId="47BA1346" w14:textId="77777777" w:rsidR="0052414C" w:rsidRPr="006E7300" w:rsidRDefault="00FA6E15" w:rsidP="00C5196B">
            <w:pPr>
              <w:cnfStyle w:val="001000100000" w:firstRow="0" w:lastRow="0" w:firstColumn="1" w:lastColumn="0" w:oddVBand="0" w:evenVBand="0" w:oddHBand="1" w:evenHBand="0" w:firstRowFirstColumn="0" w:firstRowLastColumn="0" w:lastRowFirstColumn="0" w:lastRowLastColumn="0"/>
              <w:rPr>
                <w:rFonts w:ascii="Verdana" w:hAnsi="Verdana" w:cs="Arial"/>
                <w:lang w:val="en-US"/>
              </w:rPr>
            </w:pPr>
            <w:r>
              <w:rPr>
                <w:rFonts w:ascii="Verdana" w:hAnsi="Verdana" w:cs="Arial"/>
                <w:lang w:val="en-US"/>
              </w:rPr>
              <w:t>V0.1</w:t>
            </w:r>
          </w:p>
        </w:tc>
        <w:tc>
          <w:tcPr>
            <w:tcW w:w="1785" w:type="dxa"/>
            <w:tcPrChange w:id="466" w:author="Author">
              <w:tcPr>
                <w:tcW w:w="2268" w:type="dxa"/>
                <w:gridSpan w:val="3"/>
              </w:tcPr>
            </w:tcPrChange>
          </w:tcPr>
          <w:p w14:paraId="48824204"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11</w:t>
            </w:r>
            <w:r w:rsidRPr="006E7300">
              <w:rPr>
                <w:rFonts w:ascii="Verdana" w:hAnsi="Verdana" w:cs="Arial"/>
                <w:vertAlign w:val="superscript"/>
                <w:lang w:val="en-US"/>
              </w:rPr>
              <w:t xml:space="preserve">th </w:t>
            </w:r>
            <w:r w:rsidRPr="006E7300">
              <w:rPr>
                <w:rFonts w:ascii="Verdana" w:hAnsi="Verdana" w:cs="Arial"/>
                <w:lang w:val="en-US"/>
              </w:rPr>
              <w:t>December 2018</w:t>
            </w:r>
          </w:p>
        </w:tc>
        <w:tc>
          <w:tcPr>
            <w:tcW w:w="1339" w:type="dxa"/>
            <w:tcPrChange w:id="467" w:author="Author">
              <w:tcPr>
                <w:tcW w:w="1701" w:type="dxa"/>
                <w:gridSpan w:val="3"/>
              </w:tcPr>
            </w:tcPrChange>
          </w:tcPr>
          <w:p w14:paraId="482B6846"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Raluca Lupsan</w:t>
            </w:r>
          </w:p>
        </w:tc>
        <w:tc>
          <w:tcPr>
            <w:tcW w:w="3369" w:type="dxa"/>
            <w:tcPrChange w:id="468" w:author="Author">
              <w:tcPr>
                <w:tcW w:w="1993" w:type="dxa"/>
                <w:gridSpan w:val="3"/>
              </w:tcPr>
            </w:tcPrChange>
          </w:tcPr>
          <w:p w14:paraId="444C1095"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ins w:id="469" w:author="Author">
              <w:r>
                <w:rPr>
                  <w:rFonts w:ascii="Verdana" w:hAnsi="Verdana" w:cs="Arial"/>
                  <w:lang w:val="en-US"/>
                </w:rPr>
                <w:t>Megan Dalaya/Christine Fernandes</w:t>
              </w:r>
            </w:ins>
          </w:p>
        </w:tc>
        <w:tc>
          <w:tcPr>
            <w:tcW w:w="5086" w:type="dxa"/>
            <w:tcPrChange w:id="470" w:author="Author">
              <w:tcPr>
                <w:tcW w:w="4961" w:type="dxa"/>
                <w:gridSpan w:val="2"/>
              </w:tcPr>
            </w:tcPrChange>
          </w:tcPr>
          <w:p w14:paraId="35250516" w14:textId="77777777" w:rsidR="0052414C" w:rsidRPr="006E7300" w:rsidRDefault="0052414C" w:rsidP="0052414C">
            <w:pPr>
              <w:pStyle w:val="ListParagraph"/>
              <w:numPr>
                <w:ilvl w:val="0"/>
                <w:numId w:val="7"/>
              </w:numPr>
              <w:ind w:left="317" w:hanging="284"/>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1</w:t>
            </w:r>
            <w:r w:rsidRPr="006E7300">
              <w:rPr>
                <w:rFonts w:ascii="Verdana" w:hAnsi="Verdana" w:cs="Arial"/>
                <w:vertAlign w:val="superscript"/>
                <w:lang w:val="en-US"/>
              </w:rPr>
              <w:t>st</w:t>
            </w:r>
            <w:r w:rsidRPr="006E7300">
              <w:rPr>
                <w:rFonts w:ascii="Verdana" w:hAnsi="Verdana" w:cs="Arial"/>
                <w:lang w:val="en-US"/>
              </w:rPr>
              <w:t xml:space="preserve"> Draft started</w:t>
            </w:r>
          </w:p>
        </w:tc>
      </w:tr>
      <w:tr w:rsidR="0052414C" w:rsidRPr="006E7300" w14:paraId="0BB68A3B" w14:textId="77777777" w:rsidTr="007650DA">
        <w:trPr>
          <w:ins w:id="471" w:author="Author"/>
          <w:trPrChange w:id="472"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473" w:author="Author">
              <w:tcPr>
                <w:tcW w:w="1555" w:type="dxa"/>
                <w:gridSpan w:val="3"/>
              </w:tcPr>
            </w:tcPrChange>
          </w:tcPr>
          <w:p w14:paraId="1F895835" w14:textId="77777777" w:rsidR="0052414C" w:rsidRPr="006E7300" w:rsidRDefault="0052414C" w:rsidP="00C5196B">
            <w:pPr>
              <w:rPr>
                <w:ins w:id="474" w:author="Author"/>
                <w:rFonts w:ascii="Verdana" w:hAnsi="Verdana" w:cs="Arial"/>
                <w:lang w:val="en-US"/>
              </w:rPr>
            </w:pPr>
            <w:ins w:id="475" w:author="Author">
              <w:r>
                <w:rPr>
                  <w:rFonts w:ascii="Verdana" w:hAnsi="Verdana" w:cs="Arial"/>
                  <w:lang w:val="en-US"/>
                </w:rPr>
                <w:t>V</w:t>
              </w:r>
            </w:ins>
            <w:r w:rsidR="00FA6E15">
              <w:rPr>
                <w:rFonts w:ascii="Verdana" w:hAnsi="Verdana" w:cs="Arial"/>
                <w:lang w:val="en-US"/>
              </w:rPr>
              <w:t>0.2</w:t>
            </w:r>
          </w:p>
        </w:tc>
        <w:tc>
          <w:tcPr>
            <w:tcW w:w="1785" w:type="dxa"/>
            <w:tcPrChange w:id="476" w:author="Author">
              <w:tcPr>
                <w:tcW w:w="2268" w:type="dxa"/>
                <w:gridSpan w:val="3"/>
              </w:tcPr>
            </w:tcPrChange>
          </w:tcPr>
          <w:p w14:paraId="7309B4B4"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ins w:id="477" w:author="Author"/>
                <w:rFonts w:ascii="Verdana" w:hAnsi="Verdana" w:cs="Arial"/>
                <w:lang w:val="en-US"/>
              </w:rPr>
            </w:pPr>
            <w:ins w:id="478" w:author="Author">
              <w:r>
                <w:rPr>
                  <w:rFonts w:ascii="Verdana" w:hAnsi="Verdana" w:cs="Arial"/>
                  <w:lang w:val="en-US"/>
                </w:rPr>
                <w:t>5</w:t>
              </w:r>
              <w:r w:rsidRPr="00C34BEF">
                <w:rPr>
                  <w:rFonts w:ascii="Verdana" w:hAnsi="Verdana" w:cs="Arial"/>
                  <w:vertAlign w:val="superscript"/>
                  <w:lang w:val="en-US"/>
                  <w:rPrChange w:id="479" w:author="Author">
                    <w:rPr>
                      <w:rFonts w:ascii="Verdana" w:hAnsi="Verdana" w:cs="Arial"/>
                      <w:lang w:val="en-US"/>
                    </w:rPr>
                  </w:rPrChange>
                </w:rPr>
                <w:t>th</w:t>
              </w:r>
              <w:r>
                <w:rPr>
                  <w:rFonts w:ascii="Verdana" w:hAnsi="Verdana" w:cs="Arial"/>
                  <w:lang w:val="en-US"/>
                </w:rPr>
                <w:t xml:space="preserve"> March</w:t>
              </w:r>
              <w:del w:id="480" w:author="Author">
                <w:r w:rsidDel="006B2BAE">
                  <w:rPr>
                    <w:rFonts w:ascii="Verdana" w:hAnsi="Verdana" w:cs="Arial"/>
                    <w:lang w:val="en-US"/>
                  </w:rPr>
                  <w:delText>s</w:delText>
                </w:r>
              </w:del>
              <w:r>
                <w:rPr>
                  <w:rFonts w:ascii="Verdana" w:hAnsi="Verdana" w:cs="Arial"/>
                  <w:lang w:val="en-US"/>
                </w:rPr>
                <w:t xml:space="preserve"> 2019</w:t>
              </w:r>
            </w:ins>
          </w:p>
        </w:tc>
        <w:tc>
          <w:tcPr>
            <w:tcW w:w="1339" w:type="dxa"/>
            <w:tcPrChange w:id="481" w:author="Author">
              <w:tcPr>
                <w:tcW w:w="1701" w:type="dxa"/>
                <w:gridSpan w:val="3"/>
              </w:tcPr>
            </w:tcPrChange>
          </w:tcPr>
          <w:p w14:paraId="56665A38"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ins w:id="482" w:author="Author"/>
                <w:rFonts w:ascii="Verdana" w:hAnsi="Verdana" w:cs="Arial"/>
                <w:lang w:val="en-US"/>
              </w:rPr>
            </w:pPr>
            <w:ins w:id="483" w:author="Author">
              <w:r>
                <w:rPr>
                  <w:rFonts w:ascii="Verdana" w:hAnsi="Verdana" w:cs="Arial"/>
                  <w:lang w:val="en-US"/>
                </w:rPr>
                <w:t>Raluca Lupsan</w:t>
              </w:r>
            </w:ins>
          </w:p>
        </w:tc>
        <w:tc>
          <w:tcPr>
            <w:tcW w:w="3369" w:type="dxa"/>
            <w:tcPrChange w:id="484" w:author="Author">
              <w:tcPr>
                <w:tcW w:w="1993" w:type="dxa"/>
                <w:gridSpan w:val="3"/>
              </w:tcPr>
            </w:tcPrChange>
          </w:tcPr>
          <w:p w14:paraId="2FA007DD"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ins w:id="485" w:author="Author"/>
                <w:rFonts w:ascii="Verdana" w:hAnsi="Verdana" w:cs="Arial"/>
                <w:lang w:val="en-US"/>
              </w:rPr>
            </w:pPr>
            <w:ins w:id="486" w:author="Author">
              <w:r>
                <w:rPr>
                  <w:rFonts w:ascii="Verdana" w:hAnsi="Verdana" w:cs="Arial"/>
                  <w:lang w:val="en-US"/>
                </w:rPr>
                <w:t>Megan Dalaya/Christine Fernandes</w:t>
              </w:r>
              <w:del w:id="487" w:author="Author">
                <w:r w:rsidDel="00DE347F">
                  <w:rPr>
                    <w:rFonts w:ascii="Verdana" w:hAnsi="Verdana" w:cs="Arial"/>
                    <w:lang w:val="en-US"/>
                  </w:rPr>
                  <w:delText>Megan Dalaya</w:delText>
                </w:r>
              </w:del>
            </w:ins>
          </w:p>
        </w:tc>
        <w:tc>
          <w:tcPr>
            <w:tcW w:w="5086" w:type="dxa"/>
            <w:tcPrChange w:id="488" w:author="Author">
              <w:tcPr>
                <w:tcW w:w="4961" w:type="dxa"/>
                <w:gridSpan w:val="2"/>
              </w:tcPr>
            </w:tcPrChange>
          </w:tcPr>
          <w:p w14:paraId="295A63E1" w14:textId="77777777" w:rsidR="0052414C" w:rsidRPr="006E7300" w:rsidRDefault="0052414C" w:rsidP="0052414C">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489" w:author="Author"/>
                <w:rFonts w:ascii="Verdana" w:hAnsi="Verdana" w:cs="Arial"/>
                <w:lang w:val="en-US"/>
              </w:rPr>
            </w:pPr>
            <w:ins w:id="490" w:author="Author">
              <w:r>
                <w:rPr>
                  <w:rFonts w:ascii="Verdana" w:hAnsi="Verdana" w:cs="Arial"/>
                  <w:lang w:val="en-US"/>
                </w:rPr>
                <w:t>2</w:t>
              </w:r>
              <w:r w:rsidRPr="006B2BAE">
                <w:rPr>
                  <w:rFonts w:ascii="Verdana" w:hAnsi="Verdana" w:cs="Arial"/>
                  <w:vertAlign w:val="superscript"/>
                  <w:lang w:val="en-US"/>
                  <w:rPrChange w:id="491" w:author="Author">
                    <w:rPr>
                      <w:rFonts w:ascii="Verdana" w:hAnsi="Verdana" w:cs="Arial"/>
                      <w:lang w:val="en-US"/>
                    </w:rPr>
                  </w:rPrChange>
                </w:rPr>
                <w:t>nd</w:t>
              </w:r>
              <w:r>
                <w:rPr>
                  <w:rFonts w:ascii="Verdana" w:hAnsi="Verdana" w:cs="Arial"/>
                  <w:lang w:val="en-US"/>
                </w:rPr>
                <w:t xml:space="preserve"> Draft </w:t>
              </w:r>
            </w:ins>
          </w:p>
        </w:tc>
      </w:tr>
      <w:tr w:rsidR="0052414C" w:rsidRPr="006E7300" w14:paraId="1B9D321E" w14:textId="77777777" w:rsidTr="007650DA">
        <w:trPr>
          <w:cnfStyle w:val="000000100000" w:firstRow="0" w:lastRow="0" w:firstColumn="0" w:lastColumn="0" w:oddVBand="0" w:evenVBand="0" w:oddHBand="1" w:evenHBand="0" w:firstRowFirstColumn="0" w:firstRowLastColumn="0" w:lastRowFirstColumn="0" w:lastRowLastColumn="0"/>
          <w:ins w:id="492" w:author="Author"/>
          <w:trPrChange w:id="493"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494" w:author="Author">
              <w:tcPr>
                <w:tcW w:w="1555" w:type="dxa"/>
                <w:gridSpan w:val="3"/>
              </w:tcPr>
            </w:tcPrChange>
          </w:tcPr>
          <w:p w14:paraId="74E1A497" w14:textId="77777777" w:rsidR="0052414C" w:rsidRDefault="0052414C" w:rsidP="00C5196B">
            <w:pPr>
              <w:cnfStyle w:val="001000100000" w:firstRow="0" w:lastRow="0" w:firstColumn="1" w:lastColumn="0" w:oddVBand="0" w:evenVBand="0" w:oddHBand="1" w:evenHBand="0" w:firstRowFirstColumn="0" w:firstRowLastColumn="0" w:lastRowFirstColumn="0" w:lastRowLastColumn="0"/>
              <w:rPr>
                <w:ins w:id="495" w:author="Author"/>
                <w:rFonts w:ascii="Verdana" w:hAnsi="Verdana" w:cs="Arial"/>
                <w:lang w:val="en-US"/>
              </w:rPr>
            </w:pPr>
            <w:ins w:id="496" w:author="Author">
              <w:r>
                <w:rPr>
                  <w:rFonts w:ascii="Verdana" w:hAnsi="Verdana" w:cs="Arial"/>
                  <w:lang w:val="en-US"/>
                </w:rPr>
                <w:t>V</w:t>
              </w:r>
            </w:ins>
            <w:r w:rsidR="00FA6E15">
              <w:rPr>
                <w:rFonts w:ascii="Verdana" w:hAnsi="Verdana" w:cs="Arial"/>
                <w:lang w:val="en-US"/>
              </w:rPr>
              <w:t>0.3</w:t>
            </w:r>
          </w:p>
        </w:tc>
        <w:tc>
          <w:tcPr>
            <w:tcW w:w="1785" w:type="dxa"/>
            <w:tcPrChange w:id="497" w:author="Author">
              <w:tcPr>
                <w:tcW w:w="2268" w:type="dxa"/>
                <w:gridSpan w:val="3"/>
              </w:tcPr>
            </w:tcPrChange>
          </w:tcPr>
          <w:p w14:paraId="0F7426AD" w14:textId="77777777" w:rsidR="0052414C" w:rsidRDefault="0052414C" w:rsidP="00C5196B">
            <w:pPr>
              <w:cnfStyle w:val="000000100000" w:firstRow="0" w:lastRow="0" w:firstColumn="0" w:lastColumn="0" w:oddVBand="0" w:evenVBand="0" w:oddHBand="1" w:evenHBand="0" w:firstRowFirstColumn="0" w:firstRowLastColumn="0" w:lastRowFirstColumn="0" w:lastRowLastColumn="0"/>
              <w:rPr>
                <w:ins w:id="498" w:author="Author"/>
                <w:rFonts w:ascii="Verdana" w:hAnsi="Verdana" w:cs="Arial"/>
                <w:lang w:val="en-US"/>
              </w:rPr>
            </w:pPr>
            <w:ins w:id="499" w:author="Author">
              <w:r>
                <w:rPr>
                  <w:rFonts w:ascii="Verdana" w:hAnsi="Verdana" w:cs="Arial"/>
                  <w:lang w:val="en-US"/>
                </w:rPr>
                <w:t>18</w:t>
              </w:r>
              <w:r w:rsidRPr="00964794">
                <w:rPr>
                  <w:rFonts w:ascii="Verdana" w:hAnsi="Verdana" w:cs="Arial"/>
                  <w:vertAlign w:val="superscript"/>
                  <w:lang w:val="en-US"/>
                  <w:rPrChange w:id="500" w:author="Author">
                    <w:rPr>
                      <w:rFonts w:ascii="Verdana" w:hAnsi="Verdana" w:cs="Arial"/>
                      <w:lang w:val="en-US"/>
                    </w:rPr>
                  </w:rPrChange>
                </w:rPr>
                <w:t>th</w:t>
              </w:r>
              <w:r>
                <w:rPr>
                  <w:rFonts w:ascii="Verdana" w:hAnsi="Verdana" w:cs="Arial"/>
                  <w:lang w:val="en-US"/>
                </w:rPr>
                <w:t xml:space="preserve"> March 2019</w:t>
              </w:r>
            </w:ins>
          </w:p>
        </w:tc>
        <w:tc>
          <w:tcPr>
            <w:tcW w:w="1339" w:type="dxa"/>
            <w:tcPrChange w:id="501" w:author="Author">
              <w:tcPr>
                <w:tcW w:w="1701" w:type="dxa"/>
                <w:gridSpan w:val="3"/>
              </w:tcPr>
            </w:tcPrChange>
          </w:tcPr>
          <w:p w14:paraId="75FC6B06" w14:textId="77777777" w:rsidR="0052414C" w:rsidRDefault="0052414C" w:rsidP="00C5196B">
            <w:pPr>
              <w:cnfStyle w:val="000000100000" w:firstRow="0" w:lastRow="0" w:firstColumn="0" w:lastColumn="0" w:oddVBand="0" w:evenVBand="0" w:oddHBand="1" w:evenHBand="0" w:firstRowFirstColumn="0" w:firstRowLastColumn="0" w:lastRowFirstColumn="0" w:lastRowLastColumn="0"/>
              <w:rPr>
                <w:ins w:id="502" w:author="Author"/>
                <w:rFonts w:ascii="Verdana" w:hAnsi="Verdana" w:cs="Arial"/>
                <w:lang w:val="en-US"/>
              </w:rPr>
            </w:pPr>
            <w:ins w:id="503" w:author="Author">
              <w:r>
                <w:rPr>
                  <w:rFonts w:ascii="Verdana" w:hAnsi="Verdana" w:cs="Arial"/>
                  <w:lang w:val="en-US"/>
                </w:rPr>
                <w:t>Raluca Lupsan</w:t>
              </w:r>
            </w:ins>
          </w:p>
        </w:tc>
        <w:tc>
          <w:tcPr>
            <w:tcW w:w="3369" w:type="dxa"/>
            <w:tcPrChange w:id="504" w:author="Author">
              <w:tcPr>
                <w:tcW w:w="1993" w:type="dxa"/>
                <w:gridSpan w:val="3"/>
              </w:tcPr>
            </w:tcPrChange>
          </w:tcPr>
          <w:p w14:paraId="6FA2BD83" w14:textId="77777777" w:rsidR="0052414C" w:rsidRDefault="0052414C" w:rsidP="00C5196B">
            <w:pPr>
              <w:cnfStyle w:val="000000100000" w:firstRow="0" w:lastRow="0" w:firstColumn="0" w:lastColumn="0" w:oddVBand="0" w:evenVBand="0" w:oddHBand="1" w:evenHBand="0" w:firstRowFirstColumn="0" w:firstRowLastColumn="0" w:lastRowFirstColumn="0" w:lastRowLastColumn="0"/>
              <w:rPr>
                <w:ins w:id="505" w:author="Author"/>
                <w:rFonts w:ascii="Verdana" w:hAnsi="Verdana" w:cs="Arial"/>
                <w:lang w:val="en-US"/>
              </w:rPr>
            </w:pPr>
            <w:ins w:id="506" w:author="Author">
              <w:r>
                <w:rPr>
                  <w:rFonts w:ascii="Verdana" w:hAnsi="Verdana" w:cs="Arial"/>
                  <w:lang w:val="en-US"/>
                </w:rPr>
                <w:t>Megan Dalaya/Christine Fernandes</w:t>
              </w:r>
              <w:del w:id="507" w:author="Author">
                <w:r w:rsidDel="00DE347F">
                  <w:rPr>
                    <w:rFonts w:ascii="Verdana" w:hAnsi="Verdana" w:cs="Arial"/>
                    <w:lang w:val="en-US"/>
                  </w:rPr>
                  <w:delText>Megan Dalaya</w:delText>
                </w:r>
              </w:del>
            </w:ins>
          </w:p>
        </w:tc>
        <w:tc>
          <w:tcPr>
            <w:tcW w:w="5086" w:type="dxa"/>
            <w:tcPrChange w:id="508" w:author="Author">
              <w:tcPr>
                <w:tcW w:w="4961" w:type="dxa"/>
                <w:gridSpan w:val="2"/>
              </w:tcPr>
            </w:tcPrChange>
          </w:tcPr>
          <w:p w14:paraId="514D4000" w14:textId="77777777" w:rsidR="0052414C" w:rsidRDefault="0052414C" w:rsidP="0052414C">
            <w:pPr>
              <w:pStyle w:val="ListParagraph"/>
              <w:numPr>
                <w:ilvl w:val="0"/>
                <w:numId w:val="7"/>
              </w:numPr>
              <w:ind w:left="317" w:hanging="284"/>
              <w:cnfStyle w:val="000000100000" w:firstRow="0" w:lastRow="0" w:firstColumn="0" w:lastColumn="0" w:oddVBand="0" w:evenVBand="0" w:oddHBand="1" w:evenHBand="0" w:firstRowFirstColumn="0" w:firstRowLastColumn="0" w:lastRowFirstColumn="0" w:lastRowLastColumn="0"/>
              <w:rPr>
                <w:ins w:id="509" w:author="Author"/>
                <w:rFonts w:ascii="Verdana" w:hAnsi="Verdana" w:cs="Arial"/>
                <w:lang w:val="en-US"/>
              </w:rPr>
            </w:pPr>
            <w:ins w:id="510" w:author="Author">
              <w:r>
                <w:rPr>
                  <w:rFonts w:ascii="Verdana" w:hAnsi="Verdana" w:cs="Arial"/>
                  <w:lang w:val="en-US"/>
                </w:rPr>
                <w:t>3</w:t>
              </w:r>
              <w:r w:rsidRPr="00964794">
                <w:rPr>
                  <w:rFonts w:ascii="Verdana" w:hAnsi="Verdana" w:cs="Arial"/>
                  <w:vertAlign w:val="superscript"/>
                  <w:lang w:val="en-US"/>
                  <w:rPrChange w:id="511" w:author="Author">
                    <w:rPr>
                      <w:rFonts w:ascii="Verdana" w:hAnsi="Verdana" w:cs="Arial"/>
                      <w:lang w:val="en-US"/>
                    </w:rPr>
                  </w:rPrChange>
                </w:rPr>
                <w:t>rd</w:t>
              </w:r>
              <w:r>
                <w:rPr>
                  <w:rFonts w:ascii="Verdana" w:hAnsi="Verdana" w:cs="Arial"/>
                  <w:lang w:val="en-US"/>
                </w:rPr>
                <w:t xml:space="preserve"> Draft</w:t>
              </w:r>
            </w:ins>
          </w:p>
        </w:tc>
      </w:tr>
      <w:tr w:rsidR="0052414C" w:rsidRPr="006E7300" w14:paraId="0D6BC07E" w14:textId="77777777" w:rsidTr="007650DA">
        <w:trPr>
          <w:ins w:id="512" w:author="Author"/>
          <w:trPrChange w:id="513"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514" w:author="Author">
              <w:tcPr>
                <w:tcW w:w="1555" w:type="dxa"/>
                <w:gridSpan w:val="3"/>
              </w:tcPr>
            </w:tcPrChange>
          </w:tcPr>
          <w:p w14:paraId="789874DF" w14:textId="77777777" w:rsidR="0052414C" w:rsidRDefault="0052414C" w:rsidP="00C5196B">
            <w:pPr>
              <w:rPr>
                <w:ins w:id="515" w:author="Author"/>
                <w:rFonts w:ascii="Verdana" w:hAnsi="Verdana" w:cs="Arial"/>
                <w:lang w:val="en-US"/>
              </w:rPr>
            </w:pPr>
            <w:ins w:id="516" w:author="Author">
              <w:r>
                <w:rPr>
                  <w:rFonts w:ascii="Verdana" w:hAnsi="Verdana" w:cs="Arial"/>
                  <w:lang w:val="en-US"/>
                </w:rPr>
                <w:t>V</w:t>
              </w:r>
            </w:ins>
            <w:r w:rsidR="00FA6E15">
              <w:rPr>
                <w:rFonts w:ascii="Verdana" w:hAnsi="Verdana" w:cs="Arial"/>
                <w:lang w:val="en-US"/>
              </w:rPr>
              <w:t>0.4</w:t>
            </w:r>
          </w:p>
        </w:tc>
        <w:tc>
          <w:tcPr>
            <w:tcW w:w="1785" w:type="dxa"/>
            <w:tcPrChange w:id="517" w:author="Author">
              <w:tcPr>
                <w:tcW w:w="2268" w:type="dxa"/>
                <w:gridSpan w:val="3"/>
              </w:tcPr>
            </w:tcPrChange>
          </w:tcPr>
          <w:p w14:paraId="0BC89643" w14:textId="77777777" w:rsidR="0052414C" w:rsidRDefault="0052414C" w:rsidP="00C5196B">
            <w:pPr>
              <w:cnfStyle w:val="000000000000" w:firstRow="0" w:lastRow="0" w:firstColumn="0" w:lastColumn="0" w:oddVBand="0" w:evenVBand="0" w:oddHBand="0" w:evenHBand="0" w:firstRowFirstColumn="0" w:firstRowLastColumn="0" w:lastRowFirstColumn="0" w:lastRowLastColumn="0"/>
              <w:rPr>
                <w:ins w:id="518" w:author="Author"/>
                <w:rFonts w:ascii="Verdana" w:hAnsi="Verdana" w:cs="Arial"/>
                <w:lang w:val="en-US"/>
              </w:rPr>
            </w:pPr>
            <w:ins w:id="519" w:author="Author">
              <w:r>
                <w:rPr>
                  <w:rFonts w:ascii="Verdana" w:hAnsi="Verdana" w:cs="Arial"/>
                  <w:lang w:val="en-US"/>
                </w:rPr>
                <w:t>27</w:t>
              </w:r>
              <w:r w:rsidRPr="00226668">
                <w:rPr>
                  <w:rFonts w:ascii="Verdana" w:hAnsi="Verdana" w:cs="Arial"/>
                  <w:vertAlign w:val="superscript"/>
                  <w:lang w:val="en-US"/>
                  <w:rPrChange w:id="520" w:author="Author">
                    <w:rPr>
                      <w:rFonts w:ascii="Verdana" w:hAnsi="Verdana" w:cs="Arial"/>
                      <w:lang w:val="en-US"/>
                    </w:rPr>
                  </w:rPrChange>
                </w:rPr>
                <w:t>th</w:t>
              </w:r>
              <w:r>
                <w:rPr>
                  <w:rFonts w:ascii="Verdana" w:hAnsi="Verdana" w:cs="Arial"/>
                  <w:lang w:val="en-US"/>
                </w:rPr>
                <w:t xml:space="preserve"> March</w:t>
              </w:r>
            </w:ins>
            <w:r>
              <w:rPr>
                <w:rFonts w:ascii="Verdana" w:hAnsi="Verdana" w:cs="Arial"/>
                <w:lang w:val="en-US"/>
              </w:rPr>
              <w:t xml:space="preserve"> 2019</w:t>
            </w:r>
            <w:ins w:id="521" w:author="Author">
              <w:del w:id="522" w:author="Author">
                <w:r w:rsidDel="00BC42DB">
                  <w:rPr>
                    <w:rFonts w:ascii="Verdana" w:hAnsi="Verdana" w:cs="Arial"/>
                    <w:lang w:val="en-US"/>
                  </w:rPr>
                  <w:delText>21</w:delText>
                </w:r>
                <w:r w:rsidDel="00BC42DB">
                  <w:rPr>
                    <w:rFonts w:ascii="Verdana" w:hAnsi="Verdana" w:cs="Arial"/>
                    <w:vertAlign w:val="superscript"/>
                    <w:lang w:val="en-US"/>
                  </w:rPr>
                  <w:delText xml:space="preserve">st </w:delText>
                </w:r>
                <w:r w:rsidDel="00BC42DB">
                  <w:rPr>
                    <w:rFonts w:ascii="Verdana" w:hAnsi="Verdana" w:cs="Arial"/>
                    <w:lang w:val="en-US"/>
                  </w:rPr>
                  <w:delText>March 2018</w:delText>
                </w:r>
              </w:del>
            </w:ins>
          </w:p>
        </w:tc>
        <w:tc>
          <w:tcPr>
            <w:tcW w:w="1339" w:type="dxa"/>
            <w:tcPrChange w:id="523" w:author="Author">
              <w:tcPr>
                <w:tcW w:w="1701" w:type="dxa"/>
                <w:gridSpan w:val="3"/>
              </w:tcPr>
            </w:tcPrChange>
          </w:tcPr>
          <w:p w14:paraId="29393693" w14:textId="77777777" w:rsidR="0052414C" w:rsidRDefault="0052414C" w:rsidP="00C5196B">
            <w:pPr>
              <w:cnfStyle w:val="000000000000" w:firstRow="0" w:lastRow="0" w:firstColumn="0" w:lastColumn="0" w:oddVBand="0" w:evenVBand="0" w:oddHBand="0" w:evenHBand="0" w:firstRowFirstColumn="0" w:firstRowLastColumn="0" w:lastRowFirstColumn="0" w:lastRowLastColumn="0"/>
              <w:rPr>
                <w:ins w:id="524" w:author="Author"/>
                <w:rFonts w:ascii="Verdana" w:hAnsi="Verdana" w:cs="Arial"/>
                <w:lang w:val="en-US"/>
              </w:rPr>
            </w:pPr>
            <w:ins w:id="525" w:author="Author">
              <w:r>
                <w:rPr>
                  <w:rFonts w:ascii="Verdana" w:hAnsi="Verdana" w:cs="Arial"/>
                  <w:lang w:val="en-US"/>
                </w:rPr>
                <w:t>Raluca Lupsan</w:t>
              </w:r>
            </w:ins>
          </w:p>
        </w:tc>
        <w:tc>
          <w:tcPr>
            <w:tcW w:w="3369" w:type="dxa"/>
            <w:tcPrChange w:id="526" w:author="Author">
              <w:tcPr>
                <w:tcW w:w="1993" w:type="dxa"/>
                <w:gridSpan w:val="3"/>
              </w:tcPr>
            </w:tcPrChange>
          </w:tcPr>
          <w:p w14:paraId="12EF5BA7" w14:textId="77777777" w:rsidR="0052414C" w:rsidRDefault="0052414C" w:rsidP="00C5196B">
            <w:pPr>
              <w:cnfStyle w:val="000000000000" w:firstRow="0" w:lastRow="0" w:firstColumn="0" w:lastColumn="0" w:oddVBand="0" w:evenVBand="0" w:oddHBand="0" w:evenHBand="0" w:firstRowFirstColumn="0" w:firstRowLastColumn="0" w:lastRowFirstColumn="0" w:lastRowLastColumn="0"/>
              <w:rPr>
                <w:ins w:id="527" w:author="Author"/>
                <w:rFonts w:ascii="Verdana" w:hAnsi="Verdana" w:cs="Arial"/>
                <w:lang w:val="en-US"/>
              </w:rPr>
            </w:pPr>
            <w:ins w:id="528" w:author="Author">
              <w:r>
                <w:rPr>
                  <w:rFonts w:ascii="Verdana" w:hAnsi="Verdana" w:cs="Arial"/>
                  <w:lang w:val="en-US"/>
                </w:rPr>
                <w:t>Megan Dalaya/Christine Fernandes</w:t>
              </w:r>
            </w:ins>
          </w:p>
        </w:tc>
        <w:tc>
          <w:tcPr>
            <w:tcW w:w="5086" w:type="dxa"/>
            <w:tcPrChange w:id="529" w:author="Author">
              <w:tcPr>
                <w:tcW w:w="4961" w:type="dxa"/>
                <w:gridSpan w:val="2"/>
              </w:tcPr>
            </w:tcPrChange>
          </w:tcPr>
          <w:p w14:paraId="039BDCA1" w14:textId="77777777" w:rsidR="0052414C" w:rsidRDefault="0052414C" w:rsidP="0052414C">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530" w:author="Author"/>
                <w:rFonts w:ascii="Verdana" w:hAnsi="Verdana" w:cs="Arial"/>
                <w:lang w:val="en-US"/>
              </w:rPr>
            </w:pPr>
            <w:ins w:id="531" w:author="Author">
              <w:r>
                <w:rPr>
                  <w:rFonts w:ascii="Verdana" w:hAnsi="Verdana" w:cs="Arial"/>
                  <w:lang w:val="en-US"/>
                </w:rPr>
                <w:t>4</w:t>
              </w:r>
              <w:r w:rsidRPr="00DE347F">
                <w:rPr>
                  <w:rFonts w:ascii="Verdana" w:hAnsi="Verdana" w:cs="Arial"/>
                  <w:vertAlign w:val="superscript"/>
                  <w:lang w:val="en-US"/>
                  <w:rPrChange w:id="532" w:author="Author">
                    <w:rPr>
                      <w:rFonts w:ascii="Verdana" w:hAnsi="Verdana" w:cs="Arial"/>
                      <w:lang w:val="en-US"/>
                    </w:rPr>
                  </w:rPrChange>
                </w:rPr>
                <w:t>th</w:t>
              </w:r>
              <w:r>
                <w:rPr>
                  <w:rFonts w:ascii="Verdana" w:hAnsi="Verdana" w:cs="Arial"/>
                  <w:lang w:val="en-US"/>
                </w:rPr>
                <w:t xml:space="preserve"> Draft</w:t>
              </w:r>
            </w:ins>
          </w:p>
        </w:tc>
      </w:tr>
      <w:tr w:rsidR="0052414C" w:rsidRPr="006E7300" w14:paraId="627C2256" w14:textId="77777777" w:rsidTr="008F6A00">
        <w:trPr>
          <w:cnfStyle w:val="000000100000" w:firstRow="0" w:lastRow="0" w:firstColumn="0" w:lastColumn="0" w:oddVBand="0" w:evenVBand="0" w:oddHBand="1" w:evenHBand="0" w:firstRowFirstColumn="0" w:firstRowLastColumn="0" w:lastRowFirstColumn="0" w:lastRowLastColumn="0"/>
          <w:ins w:id="533" w:author="Author"/>
          <w:trPrChange w:id="534"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535" w:author="Author">
              <w:tcPr>
                <w:tcW w:w="890" w:type="dxa"/>
              </w:tcPr>
            </w:tcPrChange>
          </w:tcPr>
          <w:p w14:paraId="79C4577E" w14:textId="77777777" w:rsidR="0052414C" w:rsidRDefault="00FA6E15" w:rsidP="00C5196B">
            <w:pPr>
              <w:cnfStyle w:val="001000100000" w:firstRow="0" w:lastRow="0" w:firstColumn="1" w:lastColumn="0" w:oddVBand="0" w:evenVBand="0" w:oddHBand="1" w:evenHBand="0" w:firstRowFirstColumn="0" w:firstRowLastColumn="0" w:lastRowFirstColumn="0" w:lastRowLastColumn="0"/>
              <w:rPr>
                <w:ins w:id="536" w:author="Author"/>
                <w:rFonts w:ascii="Verdana" w:hAnsi="Verdana" w:cs="Arial"/>
                <w:lang w:val="en-US"/>
              </w:rPr>
            </w:pPr>
            <w:r>
              <w:rPr>
                <w:rFonts w:ascii="Verdana" w:hAnsi="Verdana" w:cs="Arial"/>
                <w:lang w:val="en-US"/>
              </w:rPr>
              <w:t>V0.5</w:t>
            </w:r>
          </w:p>
        </w:tc>
        <w:tc>
          <w:tcPr>
            <w:tcW w:w="0" w:type="dxa"/>
            <w:tcPrChange w:id="537" w:author="Author">
              <w:tcPr>
                <w:tcW w:w="1785" w:type="dxa"/>
                <w:gridSpan w:val="3"/>
              </w:tcPr>
            </w:tcPrChange>
          </w:tcPr>
          <w:p w14:paraId="7C5D860A" w14:textId="77777777" w:rsidR="0052414C" w:rsidDel="00BC42DB" w:rsidRDefault="0052414C" w:rsidP="00C5196B">
            <w:pPr>
              <w:cnfStyle w:val="000000100000" w:firstRow="0" w:lastRow="0" w:firstColumn="0" w:lastColumn="0" w:oddVBand="0" w:evenVBand="0" w:oddHBand="1" w:evenHBand="0" w:firstRowFirstColumn="0" w:firstRowLastColumn="0" w:lastRowFirstColumn="0" w:lastRowLastColumn="0"/>
              <w:rPr>
                <w:ins w:id="538" w:author="Author"/>
                <w:rFonts w:ascii="Verdana" w:hAnsi="Verdana" w:cs="Arial"/>
                <w:lang w:val="en-US"/>
              </w:rPr>
            </w:pPr>
            <w:r>
              <w:rPr>
                <w:rFonts w:ascii="Verdana" w:hAnsi="Verdana" w:cs="Arial"/>
                <w:lang w:val="en-US"/>
              </w:rPr>
              <w:t>07</w:t>
            </w:r>
            <w:r>
              <w:rPr>
                <w:rFonts w:ascii="Verdana" w:hAnsi="Verdana" w:cs="Arial"/>
                <w:vertAlign w:val="superscript"/>
                <w:lang w:val="en-US"/>
              </w:rPr>
              <w:t xml:space="preserve">th </w:t>
            </w:r>
            <w:r>
              <w:rPr>
                <w:rFonts w:ascii="Verdana" w:hAnsi="Verdana" w:cs="Arial"/>
                <w:lang w:val="en-US"/>
              </w:rPr>
              <w:t>May 2019</w:t>
            </w:r>
          </w:p>
        </w:tc>
        <w:tc>
          <w:tcPr>
            <w:tcW w:w="0" w:type="dxa"/>
            <w:tcPrChange w:id="539" w:author="Author">
              <w:tcPr>
                <w:tcW w:w="1339" w:type="dxa"/>
                <w:gridSpan w:val="3"/>
              </w:tcPr>
            </w:tcPrChange>
          </w:tcPr>
          <w:p w14:paraId="2AEC24D8" w14:textId="77777777" w:rsidR="0052414C" w:rsidRDefault="0052414C" w:rsidP="00C5196B">
            <w:pPr>
              <w:cnfStyle w:val="000000100000" w:firstRow="0" w:lastRow="0" w:firstColumn="0" w:lastColumn="0" w:oddVBand="0" w:evenVBand="0" w:oddHBand="1" w:evenHBand="0" w:firstRowFirstColumn="0" w:firstRowLastColumn="0" w:lastRowFirstColumn="0" w:lastRowLastColumn="0"/>
              <w:rPr>
                <w:ins w:id="540" w:author="Author"/>
                <w:rFonts w:ascii="Verdana" w:hAnsi="Verdana" w:cs="Arial"/>
                <w:lang w:val="en-US"/>
              </w:rPr>
            </w:pPr>
            <w:ins w:id="541" w:author="Author">
              <w:r>
                <w:rPr>
                  <w:rFonts w:ascii="Verdana" w:hAnsi="Verdana" w:cs="Arial"/>
                  <w:lang w:val="en-US"/>
                </w:rPr>
                <w:t>Raluca Lupsan</w:t>
              </w:r>
            </w:ins>
          </w:p>
        </w:tc>
        <w:tc>
          <w:tcPr>
            <w:tcW w:w="0" w:type="dxa"/>
            <w:tcPrChange w:id="542" w:author="Author">
              <w:tcPr>
                <w:tcW w:w="3369" w:type="dxa"/>
                <w:gridSpan w:val="3"/>
              </w:tcPr>
            </w:tcPrChange>
          </w:tcPr>
          <w:p w14:paraId="404E4C02" w14:textId="77777777" w:rsidR="0052414C" w:rsidRDefault="0052414C" w:rsidP="00C5196B">
            <w:pPr>
              <w:cnfStyle w:val="000000100000" w:firstRow="0" w:lastRow="0" w:firstColumn="0" w:lastColumn="0" w:oddVBand="0" w:evenVBand="0" w:oddHBand="1" w:evenHBand="0" w:firstRowFirstColumn="0" w:firstRowLastColumn="0" w:lastRowFirstColumn="0" w:lastRowLastColumn="0"/>
              <w:rPr>
                <w:ins w:id="543" w:author="Author"/>
                <w:rFonts w:ascii="Verdana" w:hAnsi="Verdana" w:cs="Arial"/>
                <w:lang w:val="en-US"/>
              </w:rPr>
            </w:pPr>
            <w:ins w:id="544" w:author="Author">
              <w:r>
                <w:rPr>
                  <w:rFonts w:ascii="Verdana" w:hAnsi="Verdana" w:cs="Arial"/>
                  <w:lang w:val="en-US"/>
                </w:rPr>
                <w:t>Megan Dalaya/Christine Fernandes</w:t>
              </w:r>
            </w:ins>
          </w:p>
        </w:tc>
        <w:tc>
          <w:tcPr>
            <w:tcW w:w="5086" w:type="dxa"/>
            <w:tcPrChange w:id="545" w:author="Author">
              <w:tcPr>
                <w:tcW w:w="1633" w:type="dxa"/>
                <w:gridSpan w:val="3"/>
              </w:tcPr>
            </w:tcPrChange>
          </w:tcPr>
          <w:p w14:paraId="16C6C4E4" w14:textId="77777777" w:rsidR="0052414C" w:rsidRDefault="0052414C" w:rsidP="0052414C">
            <w:pPr>
              <w:pStyle w:val="ListParagraph"/>
              <w:numPr>
                <w:ilvl w:val="0"/>
                <w:numId w:val="7"/>
              </w:numPr>
              <w:ind w:left="317" w:hanging="284"/>
              <w:cnfStyle w:val="000000100000" w:firstRow="0" w:lastRow="0" w:firstColumn="0" w:lastColumn="0" w:oddVBand="0" w:evenVBand="0" w:oddHBand="1" w:evenHBand="0" w:firstRowFirstColumn="0" w:firstRowLastColumn="0" w:lastRowFirstColumn="0" w:lastRowLastColumn="0"/>
              <w:rPr>
                <w:ins w:id="546" w:author="Author"/>
                <w:rFonts w:ascii="Verdana" w:hAnsi="Verdana" w:cs="Arial"/>
                <w:lang w:val="en-US"/>
              </w:rPr>
            </w:pPr>
            <w:r>
              <w:rPr>
                <w:rFonts w:ascii="Verdana" w:hAnsi="Verdana" w:cs="Arial"/>
                <w:lang w:val="en-US"/>
              </w:rPr>
              <w:t>5</w:t>
            </w:r>
            <w:ins w:id="547" w:author="Author">
              <w:r w:rsidRPr="00DE347F">
                <w:rPr>
                  <w:rFonts w:ascii="Verdana" w:hAnsi="Verdana" w:cs="Arial"/>
                  <w:vertAlign w:val="superscript"/>
                  <w:lang w:val="en-US"/>
                  <w:rPrChange w:id="548" w:author="Author">
                    <w:rPr>
                      <w:rFonts w:ascii="Verdana" w:hAnsi="Verdana" w:cs="Arial"/>
                      <w:lang w:val="en-US"/>
                    </w:rPr>
                  </w:rPrChange>
                </w:rPr>
                <w:t>th</w:t>
              </w:r>
              <w:r>
                <w:rPr>
                  <w:rFonts w:ascii="Verdana" w:hAnsi="Verdana" w:cs="Arial"/>
                  <w:lang w:val="en-US"/>
                </w:rPr>
                <w:t xml:space="preserve"> Draft</w:t>
              </w:r>
            </w:ins>
          </w:p>
        </w:tc>
      </w:tr>
      <w:tr w:rsidR="000F672E" w:rsidRPr="006E7300" w14:paraId="26AED2EB" w14:textId="77777777" w:rsidTr="008F6A00">
        <w:trPr>
          <w:trPrChange w:id="549"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550" w:author="Author">
              <w:tcPr>
                <w:tcW w:w="890" w:type="dxa"/>
              </w:tcPr>
            </w:tcPrChange>
          </w:tcPr>
          <w:p w14:paraId="4F3E3055" w14:textId="77777777" w:rsidR="000F672E" w:rsidRDefault="00FA6E15" w:rsidP="000F672E">
            <w:pPr>
              <w:rPr>
                <w:ins w:id="551" w:author="Author"/>
                <w:rFonts w:ascii="Verdana" w:hAnsi="Verdana" w:cs="Arial"/>
                <w:lang w:val="en-US"/>
              </w:rPr>
            </w:pPr>
            <w:r>
              <w:rPr>
                <w:rFonts w:ascii="Verdana" w:hAnsi="Verdana" w:cs="Arial"/>
                <w:lang w:val="en-US"/>
              </w:rPr>
              <w:t>V0.6</w:t>
            </w:r>
          </w:p>
        </w:tc>
        <w:tc>
          <w:tcPr>
            <w:tcW w:w="0" w:type="dxa"/>
            <w:tcPrChange w:id="552" w:author="Author">
              <w:tcPr>
                <w:tcW w:w="1785" w:type="dxa"/>
                <w:gridSpan w:val="3"/>
              </w:tcPr>
            </w:tcPrChange>
          </w:tcPr>
          <w:p w14:paraId="1FD106B8" w14:textId="77777777" w:rsidR="000F672E" w:rsidDel="00BC42DB" w:rsidRDefault="000F672E" w:rsidP="000F672E">
            <w:pPr>
              <w:cnfStyle w:val="000000000000" w:firstRow="0" w:lastRow="0" w:firstColumn="0" w:lastColumn="0" w:oddVBand="0" w:evenVBand="0" w:oddHBand="0" w:evenHBand="0" w:firstRowFirstColumn="0" w:firstRowLastColumn="0" w:lastRowFirstColumn="0" w:lastRowLastColumn="0"/>
              <w:rPr>
                <w:ins w:id="553" w:author="Author"/>
                <w:rFonts w:ascii="Verdana" w:hAnsi="Verdana" w:cs="Arial"/>
                <w:lang w:val="en-US"/>
              </w:rPr>
            </w:pPr>
            <w:r>
              <w:rPr>
                <w:rFonts w:ascii="Verdana" w:hAnsi="Verdana" w:cs="Arial"/>
                <w:lang w:val="en-US"/>
              </w:rPr>
              <w:t>27</w:t>
            </w:r>
            <w:r>
              <w:rPr>
                <w:rFonts w:ascii="Verdana" w:hAnsi="Verdana" w:cs="Arial"/>
                <w:vertAlign w:val="superscript"/>
                <w:lang w:val="en-US"/>
              </w:rPr>
              <w:t xml:space="preserve">th </w:t>
            </w:r>
            <w:r>
              <w:rPr>
                <w:rFonts w:ascii="Verdana" w:hAnsi="Verdana" w:cs="Arial"/>
                <w:lang w:val="en-US"/>
              </w:rPr>
              <w:t>May 2019</w:t>
            </w:r>
          </w:p>
        </w:tc>
        <w:tc>
          <w:tcPr>
            <w:tcW w:w="0" w:type="dxa"/>
            <w:tcPrChange w:id="554" w:author="Author">
              <w:tcPr>
                <w:tcW w:w="1339" w:type="dxa"/>
                <w:gridSpan w:val="3"/>
              </w:tcPr>
            </w:tcPrChange>
          </w:tcPr>
          <w:p w14:paraId="30FB9284" w14:textId="77777777" w:rsidR="000F672E" w:rsidRDefault="000F672E" w:rsidP="000F672E">
            <w:pPr>
              <w:cnfStyle w:val="000000000000" w:firstRow="0" w:lastRow="0" w:firstColumn="0" w:lastColumn="0" w:oddVBand="0" w:evenVBand="0" w:oddHBand="0" w:evenHBand="0" w:firstRowFirstColumn="0" w:firstRowLastColumn="0" w:lastRowFirstColumn="0" w:lastRowLastColumn="0"/>
              <w:rPr>
                <w:ins w:id="555" w:author="Author"/>
                <w:rFonts w:ascii="Verdana" w:hAnsi="Verdana" w:cs="Arial"/>
                <w:lang w:val="en-US"/>
              </w:rPr>
            </w:pPr>
            <w:ins w:id="556" w:author="Author">
              <w:r>
                <w:rPr>
                  <w:rFonts w:ascii="Verdana" w:hAnsi="Verdana" w:cs="Arial"/>
                  <w:lang w:val="en-US"/>
                </w:rPr>
                <w:t>Raluca Lupsan</w:t>
              </w:r>
            </w:ins>
          </w:p>
        </w:tc>
        <w:tc>
          <w:tcPr>
            <w:tcW w:w="0" w:type="dxa"/>
            <w:tcPrChange w:id="557" w:author="Author">
              <w:tcPr>
                <w:tcW w:w="3369" w:type="dxa"/>
                <w:gridSpan w:val="3"/>
              </w:tcPr>
            </w:tcPrChange>
          </w:tcPr>
          <w:p w14:paraId="3E30AB58" w14:textId="77777777" w:rsidR="000F672E" w:rsidRDefault="000F672E" w:rsidP="000F672E">
            <w:pPr>
              <w:cnfStyle w:val="000000000000" w:firstRow="0" w:lastRow="0" w:firstColumn="0" w:lastColumn="0" w:oddVBand="0" w:evenVBand="0" w:oddHBand="0" w:evenHBand="0" w:firstRowFirstColumn="0" w:firstRowLastColumn="0" w:lastRowFirstColumn="0" w:lastRowLastColumn="0"/>
              <w:rPr>
                <w:ins w:id="558" w:author="Author"/>
                <w:rFonts w:ascii="Verdana" w:hAnsi="Verdana" w:cs="Arial"/>
                <w:lang w:val="en-US"/>
              </w:rPr>
            </w:pPr>
            <w:ins w:id="559" w:author="Author">
              <w:r>
                <w:rPr>
                  <w:rFonts w:ascii="Verdana" w:hAnsi="Verdana" w:cs="Arial"/>
                  <w:lang w:val="en-US"/>
                </w:rPr>
                <w:t>Megan Dalaya/Christine Fernandes</w:t>
              </w:r>
            </w:ins>
          </w:p>
        </w:tc>
        <w:tc>
          <w:tcPr>
            <w:tcW w:w="5086" w:type="dxa"/>
            <w:tcPrChange w:id="560" w:author="Author">
              <w:tcPr>
                <w:tcW w:w="1633" w:type="dxa"/>
                <w:gridSpan w:val="3"/>
              </w:tcPr>
            </w:tcPrChange>
          </w:tcPr>
          <w:p w14:paraId="6C2A1D31" w14:textId="77777777" w:rsidR="000F672E" w:rsidRDefault="000F672E" w:rsidP="000F672E">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561" w:author="Author"/>
                <w:rFonts w:ascii="Verdana" w:hAnsi="Verdana" w:cs="Arial"/>
                <w:lang w:val="en-US"/>
              </w:rPr>
            </w:pPr>
            <w:r>
              <w:rPr>
                <w:rFonts w:ascii="Verdana" w:hAnsi="Verdana" w:cs="Arial"/>
                <w:lang w:val="en-US"/>
              </w:rPr>
              <w:t>6</w:t>
            </w:r>
            <w:ins w:id="562" w:author="Author">
              <w:r w:rsidRPr="00DE347F">
                <w:rPr>
                  <w:rFonts w:ascii="Verdana" w:hAnsi="Verdana" w:cs="Arial"/>
                  <w:vertAlign w:val="superscript"/>
                  <w:lang w:val="en-US"/>
                  <w:rPrChange w:id="563" w:author="Author">
                    <w:rPr>
                      <w:rFonts w:ascii="Verdana" w:hAnsi="Verdana" w:cs="Arial"/>
                      <w:lang w:val="en-US"/>
                    </w:rPr>
                  </w:rPrChange>
                </w:rPr>
                <w:t>th</w:t>
              </w:r>
              <w:r>
                <w:rPr>
                  <w:rFonts w:ascii="Verdana" w:hAnsi="Verdana" w:cs="Arial"/>
                  <w:lang w:val="en-US"/>
                </w:rPr>
                <w:t xml:space="preserve"> Draft</w:t>
              </w:r>
            </w:ins>
          </w:p>
        </w:tc>
      </w:tr>
      <w:tr w:rsidR="000A3159" w:rsidRPr="006E7300" w14:paraId="2065F74A" w14:textId="77777777" w:rsidTr="008F6A00">
        <w:trPr>
          <w:cnfStyle w:val="000000100000" w:firstRow="0" w:lastRow="0" w:firstColumn="0" w:lastColumn="0" w:oddVBand="0" w:evenVBand="0" w:oddHBand="1" w:evenHBand="0" w:firstRowFirstColumn="0" w:firstRowLastColumn="0" w:lastRowFirstColumn="0" w:lastRowLastColumn="0"/>
          <w:trPrChange w:id="564"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565" w:author="Author">
              <w:tcPr>
                <w:tcW w:w="890" w:type="dxa"/>
              </w:tcPr>
            </w:tcPrChange>
          </w:tcPr>
          <w:p w14:paraId="1BDE4D6D" w14:textId="77777777" w:rsidR="000A3159" w:rsidRDefault="000A3159" w:rsidP="000A3159">
            <w:pPr>
              <w:cnfStyle w:val="001000100000" w:firstRow="0" w:lastRow="0" w:firstColumn="1" w:lastColumn="0" w:oddVBand="0" w:evenVBand="0" w:oddHBand="1" w:evenHBand="0" w:firstRowFirstColumn="0" w:firstRowLastColumn="0" w:lastRowFirstColumn="0" w:lastRowLastColumn="0"/>
              <w:rPr>
                <w:rFonts w:ascii="Verdana" w:hAnsi="Verdana" w:cs="Arial"/>
                <w:lang w:val="en-US"/>
              </w:rPr>
            </w:pPr>
            <w:r>
              <w:rPr>
                <w:rFonts w:ascii="Verdana" w:hAnsi="Verdana" w:cs="Arial"/>
                <w:lang w:val="en-US"/>
              </w:rPr>
              <w:t>V0.7</w:t>
            </w:r>
          </w:p>
        </w:tc>
        <w:tc>
          <w:tcPr>
            <w:tcW w:w="0" w:type="dxa"/>
            <w:tcPrChange w:id="566" w:author="Author">
              <w:tcPr>
                <w:tcW w:w="1785" w:type="dxa"/>
                <w:gridSpan w:val="3"/>
              </w:tcPr>
            </w:tcPrChange>
          </w:tcPr>
          <w:p w14:paraId="3A4D1016" w14:textId="77777777" w:rsidR="000A3159" w:rsidRDefault="000A3159" w:rsidP="000A3159">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Pr>
                <w:rFonts w:ascii="Verdana" w:hAnsi="Verdana" w:cs="Arial"/>
                <w:lang w:val="en-US"/>
              </w:rPr>
              <w:t>11</w:t>
            </w:r>
            <w:r w:rsidRPr="000A3159">
              <w:rPr>
                <w:rFonts w:ascii="Verdana" w:hAnsi="Verdana" w:cs="Arial"/>
                <w:vertAlign w:val="superscript"/>
                <w:lang w:val="en-US"/>
              </w:rPr>
              <w:t>th</w:t>
            </w:r>
            <w:r>
              <w:rPr>
                <w:rFonts w:ascii="Verdana" w:hAnsi="Verdana" w:cs="Arial"/>
                <w:lang w:val="en-US"/>
              </w:rPr>
              <w:t xml:space="preserve"> June 2019</w:t>
            </w:r>
          </w:p>
        </w:tc>
        <w:tc>
          <w:tcPr>
            <w:tcW w:w="0" w:type="dxa"/>
            <w:tcPrChange w:id="567" w:author="Author">
              <w:tcPr>
                <w:tcW w:w="1339" w:type="dxa"/>
                <w:gridSpan w:val="3"/>
              </w:tcPr>
            </w:tcPrChange>
          </w:tcPr>
          <w:p w14:paraId="396EEC64" w14:textId="77777777" w:rsidR="000A3159" w:rsidRDefault="000A3159" w:rsidP="000A3159">
            <w:pPr>
              <w:cnfStyle w:val="000000100000" w:firstRow="0" w:lastRow="0" w:firstColumn="0" w:lastColumn="0" w:oddVBand="0" w:evenVBand="0" w:oddHBand="1" w:evenHBand="0" w:firstRowFirstColumn="0" w:firstRowLastColumn="0" w:lastRowFirstColumn="0" w:lastRowLastColumn="0"/>
              <w:rPr>
                <w:ins w:id="568" w:author="Author"/>
                <w:rFonts w:ascii="Verdana" w:hAnsi="Verdana" w:cs="Arial"/>
                <w:lang w:val="en-US"/>
              </w:rPr>
            </w:pPr>
            <w:ins w:id="569" w:author="Author">
              <w:r>
                <w:rPr>
                  <w:rFonts w:ascii="Verdana" w:hAnsi="Verdana" w:cs="Arial"/>
                  <w:lang w:val="en-US"/>
                </w:rPr>
                <w:t>Raluca Lupsan</w:t>
              </w:r>
            </w:ins>
          </w:p>
        </w:tc>
        <w:tc>
          <w:tcPr>
            <w:tcW w:w="0" w:type="dxa"/>
            <w:tcPrChange w:id="570" w:author="Author">
              <w:tcPr>
                <w:tcW w:w="3369" w:type="dxa"/>
                <w:gridSpan w:val="3"/>
              </w:tcPr>
            </w:tcPrChange>
          </w:tcPr>
          <w:p w14:paraId="6F6F8E58" w14:textId="77777777" w:rsidR="000A3159" w:rsidRDefault="000A3159" w:rsidP="000A3159">
            <w:pPr>
              <w:cnfStyle w:val="000000100000" w:firstRow="0" w:lastRow="0" w:firstColumn="0" w:lastColumn="0" w:oddVBand="0" w:evenVBand="0" w:oddHBand="1" w:evenHBand="0" w:firstRowFirstColumn="0" w:firstRowLastColumn="0" w:lastRowFirstColumn="0" w:lastRowLastColumn="0"/>
              <w:rPr>
                <w:ins w:id="571" w:author="Author"/>
                <w:rFonts w:ascii="Verdana" w:hAnsi="Verdana" w:cs="Arial"/>
                <w:lang w:val="en-US"/>
              </w:rPr>
            </w:pPr>
            <w:ins w:id="572" w:author="Author">
              <w:r>
                <w:rPr>
                  <w:rFonts w:ascii="Verdana" w:hAnsi="Verdana" w:cs="Arial"/>
                  <w:lang w:val="en-US"/>
                </w:rPr>
                <w:t>Megan Dalaya/Christine Fernandes</w:t>
              </w:r>
            </w:ins>
          </w:p>
        </w:tc>
        <w:tc>
          <w:tcPr>
            <w:tcW w:w="5086" w:type="dxa"/>
            <w:tcPrChange w:id="573" w:author="Author">
              <w:tcPr>
                <w:tcW w:w="1633" w:type="dxa"/>
                <w:gridSpan w:val="3"/>
              </w:tcPr>
            </w:tcPrChange>
          </w:tcPr>
          <w:p w14:paraId="25B4B3E4" w14:textId="77777777" w:rsidR="000A3159" w:rsidRDefault="000A3159" w:rsidP="000A3159">
            <w:pPr>
              <w:pStyle w:val="ListParagraph"/>
              <w:numPr>
                <w:ilvl w:val="0"/>
                <w:numId w:val="7"/>
              </w:numPr>
              <w:ind w:left="317" w:hanging="284"/>
              <w:cnfStyle w:val="000000100000" w:firstRow="0" w:lastRow="0" w:firstColumn="0" w:lastColumn="0" w:oddVBand="0" w:evenVBand="0" w:oddHBand="1" w:evenHBand="0" w:firstRowFirstColumn="0" w:firstRowLastColumn="0" w:lastRowFirstColumn="0" w:lastRowLastColumn="0"/>
              <w:rPr>
                <w:ins w:id="574" w:author="Author"/>
                <w:rFonts w:ascii="Verdana" w:hAnsi="Verdana" w:cs="Arial"/>
                <w:lang w:val="en-US"/>
              </w:rPr>
            </w:pPr>
            <w:r>
              <w:rPr>
                <w:rFonts w:ascii="Verdana" w:hAnsi="Verdana" w:cs="Arial"/>
                <w:lang w:val="en-US"/>
              </w:rPr>
              <w:t>7</w:t>
            </w:r>
            <w:ins w:id="575" w:author="Author">
              <w:r w:rsidRPr="00DE347F">
                <w:rPr>
                  <w:rFonts w:ascii="Verdana" w:hAnsi="Verdana" w:cs="Arial"/>
                  <w:vertAlign w:val="superscript"/>
                  <w:lang w:val="en-US"/>
                  <w:rPrChange w:id="576" w:author="Author">
                    <w:rPr>
                      <w:rFonts w:ascii="Verdana" w:hAnsi="Verdana" w:cs="Arial"/>
                      <w:lang w:val="en-US"/>
                    </w:rPr>
                  </w:rPrChange>
                </w:rPr>
                <w:t>th</w:t>
              </w:r>
              <w:r>
                <w:rPr>
                  <w:rFonts w:ascii="Verdana" w:hAnsi="Verdana" w:cs="Arial"/>
                  <w:lang w:val="en-US"/>
                </w:rPr>
                <w:t xml:space="preserve"> Draft</w:t>
              </w:r>
            </w:ins>
          </w:p>
        </w:tc>
      </w:tr>
      <w:tr w:rsidR="00DC2320" w:rsidRPr="006E7300" w14:paraId="79C75841" w14:textId="77777777" w:rsidTr="008F6A00">
        <w:trPr>
          <w:trPrChange w:id="577"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578" w:author="Author">
              <w:tcPr>
                <w:tcW w:w="890" w:type="dxa"/>
              </w:tcPr>
            </w:tcPrChange>
          </w:tcPr>
          <w:p w14:paraId="02CC93F9" w14:textId="77777777" w:rsidR="00DC2320" w:rsidRDefault="00DC2320" w:rsidP="00DC2320">
            <w:pPr>
              <w:rPr>
                <w:rFonts w:ascii="Verdana" w:hAnsi="Verdana" w:cs="Arial"/>
                <w:lang w:val="en-US"/>
              </w:rPr>
            </w:pPr>
            <w:r>
              <w:rPr>
                <w:rFonts w:ascii="Verdana" w:hAnsi="Verdana" w:cs="Arial"/>
                <w:lang w:val="en-US"/>
              </w:rPr>
              <w:lastRenderedPageBreak/>
              <w:t>V0.8</w:t>
            </w:r>
          </w:p>
        </w:tc>
        <w:tc>
          <w:tcPr>
            <w:tcW w:w="0" w:type="dxa"/>
            <w:tcPrChange w:id="579" w:author="Author">
              <w:tcPr>
                <w:tcW w:w="1785" w:type="dxa"/>
                <w:gridSpan w:val="3"/>
              </w:tcPr>
            </w:tcPrChange>
          </w:tcPr>
          <w:p w14:paraId="7D5572DF" w14:textId="77777777" w:rsidR="00DC2320" w:rsidRDefault="00DC2320" w:rsidP="00DC2320">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r>
              <w:rPr>
                <w:rFonts w:ascii="Verdana" w:hAnsi="Verdana" w:cs="Arial"/>
                <w:lang w:val="en-US"/>
              </w:rPr>
              <w:t>12</w:t>
            </w:r>
            <w:r w:rsidRPr="000A3159">
              <w:rPr>
                <w:rFonts w:ascii="Verdana" w:hAnsi="Verdana" w:cs="Arial"/>
                <w:vertAlign w:val="superscript"/>
                <w:lang w:val="en-US"/>
              </w:rPr>
              <w:t>th</w:t>
            </w:r>
            <w:r>
              <w:rPr>
                <w:rFonts w:ascii="Verdana" w:hAnsi="Verdana" w:cs="Arial"/>
                <w:lang w:val="en-US"/>
              </w:rPr>
              <w:t xml:space="preserve"> June 2019</w:t>
            </w:r>
          </w:p>
        </w:tc>
        <w:tc>
          <w:tcPr>
            <w:tcW w:w="0" w:type="dxa"/>
            <w:tcPrChange w:id="580" w:author="Author">
              <w:tcPr>
                <w:tcW w:w="1339" w:type="dxa"/>
                <w:gridSpan w:val="3"/>
              </w:tcPr>
            </w:tcPrChange>
          </w:tcPr>
          <w:p w14:paraId="5224D6CA" w14:textId="77777777" w:rsidR="00DC2320" w:rsidRDefault="00DC2320" w:rsidP="00DC2320">
            <w:pPr>
              <w:cnfStyle w:val="000000000000" w:firstRow="0" w:lastRow="0" w:firstColumn="0" w:lastColumn="0" w:oddVBand="0" w:evenVBand="0" w:oddHBand="0" w:evenHBand="0" w:firstRowFirstColumn="0" w:firstRowLastColumn="0" w:lastRowFirstColumn="0" w:lastRowLastColumn="0"/>
              <w:rPr>
                <w:ins w:id="581" w:author="Author"/>
                <w:rFonts w:ascii="Verdana" w:hAnsi="Verdana" w:cs="Arial"/>
                <w:lang w:val="en-US"/>
              </w:rPr>
            </w:pPr>
            <w:ins w:id="582" w:author="Author">
              <w:r>
                <w:rPr>
                  <w:rFonts w:ascii="Verdana" w:hAnsi="Verdana" w:cs="Arial"/>
                  <w:lang w:val="en-US"/>
                </w:rPr>
                <w:t>Raluca Lupsan</w:t>
              </w:r>
            </w:ins>
          </w:p>
        </w:tc>
        <w:tc>
          <w:tcPr>
            <w:tcW w:w="0" w:type="dxa"/>
            <w:tcPrChange w:id="583" w:author="Author">
              <w:tcPr>
                <w:tcW w:w="3369" w:type="dxa"/>
                <w:gridSpan w:val="3"/>
              </w:tcPr>
            </w:tcPrChange>
          </w:tcPr>
          <w:p w14:paraId="6A50E503" w14:textId="77777777" w:rsidR="00DC2320" w:rsidRDefault="00DC2320" w:rsidP="00DC2320">
            <w:pPr>
              <w:cnfStyle w:val="000000000000" w:firstRow="0" w:lastRow="0" w:firstColumn="0" w:lastColumn="0" w:oddVBand="0" w:evenVBand="0" w:oddHBand="0" w:evenHBand="0" w:firstRowFirstColumn="0" w:firstRowLastColumn="0" w:lastRowFirstColumn="0" w:lastRowLastColumn="0"/>
              <w:rPr>
                <w:ins w:id="584" w:author="Author"/>
                <w:rFonts w:ascii="Verdana" w:hAnsi="Verdana" w:cs="Arial"/>
                <w:lang w:val="en-US"/>
              </w:rPr>
            </w:pPr>
            <w:ins w:id="585" w:author="Author">
              <w:r>
                <w:rPr>
                  <w:rFonts w:ascii="Verdana" w:hAnsi="Verdana" w:cs="Arial"/>
                  <w:lang w:val="en-US"/>
                </w:rPr>
                <w:t>Megan Dalaya/Christine Fernandes</w:t>
              </w:r>
            </w:ins>
          </w:p>
        </w:tc>
        <w:tc>
          <w:tcPr>
            <w:tcW w:w="5086" w:type="dxa"/>
            <w:tcPrChange w:id="586" w:author="Author">
              <w:tcPr>
                <w:tcW w:w="1633" w:type="dxa"/>
                <w:gridSpan w:val="3"/>
              </w:tcPr>
            </w:tcPrChange>
          </w:tcPr>
          <w:p w14:paraId="3C6E97EE" w14:textId="77777777" w:rsidR="00DC2320" w:rsidRDefault="00DC2320" w:rsidP="00DC2320">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587" w:author="Author"/>
                <w:rFonts w:ascii="Verdana" w:hAnsi="Verdana" w:cs="Arial"/>
                <w:lang w:val="en-US"/>
              </w:rPr>
            </w:pPr>
            <w:r>
              <w:rPr>
                <w:rFonts w:ascii="Verdana" w:hAnsi="Verdana" w:cs="Arial"/>
                <w:lang w:val="en-US"/>
              </w:rPr>
              <w:t>8</w:t>
            </w:r>
            <w:ins w:id="588" w:author="Author">
              <w:r w:rsidRPr="00DE347F">
                <w:rPr>
                  <w:rFonts w:ascii="Verdana" w:hAnsi="Verdana" w:cs="Arial"/>
                  <w:vertAlign w:val="superscript"/>
                  <w:lang w:val="en-US"/>
                  <w:rPrChange w:id="589" w:author="Author">
                    <w:rPr>
                      <w:rFonts w:ascii="Verdana" w:hAnsi="Verdana" w:cs="Arial"/>
                      <w:lang w:val="en-US"/>
                    </w:rPr>
                  </w:rPrChange>
                </w:rPr>
                <w:t>th</w:t>
              </w:r>
              <w:r>
                <w:rPr>
                  <w:rFonts w:ascii="Verdana" w:hAnsi="Verdana" w:cs="Arial"/>
                  <w:lang w:val="en-US"/>
                </w:rPr>
                <w:t xml:space="preserve"> Draft</w:t>
              </w:r>
            </w:ins>
          </w:p>
        </w:tc>
      </w:tr>
      <w:tr w:rsidR="007317C6" w:rsidRPr="006E7300" w14:paraId="3E6E6831" w14:textId="77777777" w:rsidTr="008F6A00">
        <w:trPr>
          <w:cnfStyle w:val="000000100000" w:firstRow="0" w:lastRow="0" w:firstColumn="0" w:lastColumn="0" w:oddVBand="0" w:evenVBand="0" w:oddHBand="1" w:evenHBand="0" w:firstRowFirstColumn="0" w:firstRowLastColumn="0" w:lastRowFirstColumn="0" w:lastRowLastColumn="0"/>
          <w:trPrChange w:id="590"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591" w:author="Author">
              <w:tcPr>
                <w:tcW w:w="890" w:type="dxa"/>
              </w:tcPr>
            </w:tcPrChange>
          </w:tcPr>
          <w:p w14:paraId="6F91AACC" w14:textId="77777777" w:rsidR="007317C6" w:rsidRDefault="007317C6" w:rsidP="007317C6">
            <w:pPr>
              <w:cnfStyle w:val="001000100000" w:firstRow="0" w:lastRow="0" w:firstColumn="1" w:lastColumn="0" w:oddVBand="0" w:evenVBand="0" w:oddHBand="1" w:evenHBand="0" w:firstRowFirstColumn="0" w:firstRowLastColumn="0" w:lastRowFirstColumn="0" w:lastRowLastColumn="0"/>
              <w:rPr>
                <w:rFonts w:ascii="Verdana" w:hAnsi="Verdana" w:cs="Arial"/>
                <w:lang w:val="en-US"/>
              </w:rPr>
            </w:pPr>
            <w:r>
              <w:rPr>
                <w:rFonts w:ascii="Verdana" w:hAnsi="Verdana" w:cs="Arial"/>
                <w:lang w:val="en-US"/>
              </w:rPr>
              <w:t>V0.9</w:t>
            </w:r>
          </w:p>
        </w:tc>
        <w:tc>
          <w:tcPr>
            <w:tcW w:w="0" w:type="dxa"/>
            <w:tcPrChange w:id="592" w:author="Author">
              <w:tcPr>
                <w:tcW w:w="1785" w:type="dxa"/>
                <w:gridSpan w:val="3"/>
              </w:tcPr>
            </w:tcPrChange>
          </w:tcPr>
          <w:p w14:paraId="4252579C" w14:textId="5C03F6E9" w:rsidR="007317C6" w:rsidRDefault="004C5369" w:rsidP="007317C6">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Pr>
                <w:rFonts w:ascii="Verdana" w:hAnsi="Verdana" w:cs="Arial"/>
                <w:lang w:val="en-US"/>
              </w:rPr>
              <w:t>14</w:t>
            </w:r>
            <w:r w:rsidRPr="004C5369">
              <w:rPr>
                <w:rFonts w:ascii="Verdana" w:hAnsi="Verdana" w:cs="Arial"/>
                <w:vertAlign w:val="superscript"/>
                <w:lang w:val="en-US"/>
              </w:rPr>
              <w:t>th</w:t>
            </w:r>
            <w:r>
              <w:rPr>
                <w:rFonts w:ascii="Verdana" w:hAnsi="Verdana" w:cs="Arial"/>
                <w:lang w:val="en-US"/>
              </w:rPr>
              <w:t xml:space="preserve"> -</w:t>
            </w:r>
            <w:r w:rsidR="007A6F48">
              <w:rPr>
                <w:rFonts w:ascii="Verdana" w:hAnsi="Verdana" w:cs="Arial"/>
                <w:lang w:val="en-US"/>
              </w:rPr>
              <w:t>18</w:t>
            </w:r>
            <w:r w:rsidR="007317C6" w:rsidRPr="000A3159">
              <w:rPr>
                <w:rFonts w:ascii="Verdana" w:hAnsi="Verdana" w:cs="Arial"/>
                <w:vertAlign w:val="superscript"/>
                <w:lang w:val="en-US"/>
              </w:rPr>
              <w:t>th</w:t>
            </w:r>
            <w:r w:rsidR="007317C6">
              <w:rPr>
                <w:rFonts w:ascii="Verdana" w:hAnsi="Verdana" w:cs="Arial"/>
                <w:lang w:val="en-US"/>
              </w:rPr>
              <w:t xml:space="preserve"> June 2019</w:t>
            </w:r>
          </w:p>
        </w:tc>
        <w:tc>
          <w:tcPr>
            <w:tcW w:w="0" w:type="dxa"/>
            <w:tcPrChange w:id="593" w:author="Author">
              <w:tcPr>
                <w:tcW w:w="1339" w:type="dxa"/>
                <w:gridSpan w:val="3"/>
              </w:tcPr>
            </w:tcPrChange>
          </w:tcPr>
          <w:p w14:paraId="6BF7CD1E" w14:textId="77777777" w:rsidR="007317C6" w:rsidRDefault="007317C6" w:rsidP="007317C6">
            <w:pPr>
              <w:cnfStyle w:val="000000100000" w:firstRow="0" w:lastRow="0" w:firstColumn="0" w:lastColumn="0" w:oddVBand="0" w:evenVBand="0" w:oddHBand="1" w:evenHBand="0" w:firstRowFirstColumn="0" w:firstRowLastColumn="0" w:lastRowFirstColumn="0" w:lastRowLastColumn="0"/>
              <w:rPr>
                <w:ins w:id="594" w:author="Author"/>
                <w:rFonts w:ascii="Verdana" w:hAnsi="Verdana" w:cs="Arial"/>
                <w:lang w:val="en-US"/>
              </w:rPr>
            </w:pPr>
            <w:ins w:id="595" w:author="Author">
              <w:r>
                <w:rPr>
                  <w:rFonts w:ascii="Verdana" w:hAnsi="Verdana" w:cs="Arial"/>
                  <w:lang w:val="en-US"/>
                </w:rPr>
                <w:t>Raluca Lupsan</w:t>
              </w:r>
            </w:ins>
          </w:p>
        </w:tc>
        <w:tc>
          <w:tcPr>
            <w:tcW w:w="0" w:type="dxa"/>
            <w:tcPrChange w:id="596" w:author="Author">
              <w:tcPr>
                <w:tcW w:w="3369" w:type="dxa"/>
                <w:gridSpan w:val="3"/>
              </w:tcPr>
            </w:tcPrChange>
          </w:tcPr>
          <w:p w14:paraId="1C84E2C0" w14:textId="51600FC8" w:rsidR="007317C6" w:rsidRDefault="007317C6" w:rsidP="007317C6">
            <w:pPr>
              <w:cnfStyle w:val="000000100000" w:firstRow="0" w:lastRow="0" w:firstColumn="0" w:lastColumn="0" w:oddVBand="0" w:evenVBand="0" w:oddHBand="1" w:evenHBand="0" w:firstRowFirstColumn="0" w:firstRowLastColumn="0" w:lastRowFirstColumn="0" w:lastRowLastColumn="0"/>
              <w:rPr>
                <w:ins w:id="597" w:author="Author"/>
                <w:rFonts w:ascii="Verdana" w:hAnsi="Verdana" w:cs="Arial"/>
                <w:lang w:val="en-US"/>
              </w:rPr>
            </w:pPr>
            <w:ins w:id="598" w:author="Author">
              <w:r>
                <w:rPr>
                  <w:rFonts w:ascii="Verdana" w:hAnsi="Verdana" w:cs="Arial"/>
                  <w:lang w:val="en-US"/>
                </w:rPr>
                <w:t>Megan Dalaya/Christine Fernandes</w:t>
              </w:r>
              <w:r w:rsidR="00F9532E">
                <w:rPr>
                  <w:rFonts w:ascii="Verdana" w:hAnsi="Verdana" w:cs="Arial"/>
                  <w:lang w:val="en-US"/>
                </w:rPr>
                <w:t>/Rachel Moore</w:t>
              </w:r>
            </w:ins>
          </w:p>
        </w:tc>
        <w:tc>
          <w:tcPr>
            <w:tcW w:w="5086" w:type="dxa"/>
            <w:tcPrChange w:id="599" w:author="Author">
              <w:tcPr>
                <w:tcW w:w="1633" w:type="dxa"/>
                <w:gridSpan w:val="3"/>
              </w:tcPr>
            </w:tcPrChange>
          </w:tcPr>
          <w:p w14:paraId="30FB9420" w14:textId="77777777" w:rsidR="007317C6" w:rsidRDefault="007317C6" w:rsidP="007317C6">
            <w:pPr>
              <w:pStyle w:val="ListParagraph"/>
              <w:numPr>
                <w:ilvl w:val="0"/>
                <w:numId w:val="7"/>
              </w:numPr>
              <w:ind w:left="317" w:hanging="284"/>
              <w:cnfStyle w:val="000000100000" w:firstRow="0" w:lastRow="0" w:firstColumn="0" w:lastColumn="0" w:oddVBand="0" w:evenVBand="0" w:oddHBand="1" w:evenHBand="0" w:firstRowFirstColumn="0" w:firstRowLastColumn="0" w:lastRowFirstColumn="0" w:lastRowLastColumn="0"/>
              <w:rPr>
                <w:ins w:id="600" w:author="Author"/>
                <w:rFonts w:ascii="Verdana" w:hAnsi="Verdana" w:cs="Arial"/>
                <w:lang w:val="en-US"/>
              </w:rPr>
            </w:pPr>
            <w:r>
              <w:rPr>
                <w:rFonts w:ascii="Verdana" w:hAnsi="Verdana" w:cs="Arial"/>
                <w:lang w:val="en-US"/>
              </w:rPr>
              <w:t>9</w:t>
            </w:r>
            <w:ins w:id="601" w:author="Author">
              <w:r w:rsidRPr="00DE347F">
                <w:rPr>
                  <w:rFonts w:ascii="Verdana" w:hAnsi="Verdana" w:cs="Arial"/>
                  <w:vertAlign w:val="superscript"/>
                  <w:lang w:val="en-US"/>
                  <w:rPrChange w:id="602" w:author="Author">
                    <w:rPr>
                      <w:rFonts w:ascii="Verdana" w:hAnsi="Verdana" w:cs="Arial"/>
                      <w:lang w:val="en-US"/>
                    </w:rPr>
                  </w:rPrChange>
                </w:rPr>
                <w:t>th</w:t>
              </w:r>
              <w:r>
                <w:rPr>
                  <w:rFonts w:ascii="Verdana" w:hAnsi="Verdana" w:cs="Arial"/>
                  <w:lang w:val="en-US"/>
                </w:rPr>
                <w:t xml:space="preserve"> Draft</w:t>
              </w:r>
            </w:ins>
          </w:p>
        </w:tc>
      </w:tr>
      <w:tr w:rsidR="00AB4010" w:rsidRPr="006E7300" w14:paraId="5ADD2376" w14:textId="77777777" w:rsidTr="008F6A00">
        <w:trPr>
          <w:ins w:id="603" w:author="Author"/>
          <w:trPrChange w:id="604"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605" w:author="Author">
              <w:tcPr>
                <w:tcW w:w="890" w:type="dxa"/>
              </w:tcPr>
            </w:tcPrChange>
          </w:tcPr>
          <w:p w14:paraId="0D26DCBD" w14:textId="3DD1DD76" w:rsidR="00AB4010" w:rsidRDefault="00AB4010" w:rsidP="00AB4010">
            <w:pPr>
              <w:rPr>
                <w:ins w:id="606" w:author="Author"/>
                <w:rFonts w:ascii="Verdana" w:hAnsi="Verdana" w:cs="Arial"/>
                <w:lang w:val="en-US"/>
              </w:rPr>
            </w:pPr>
            <w:ins w:id="607" w:author="Author">
              <w:r>
                <w:rPr>
                  <w:rFonts w:ascii="Verdana" w:hAnsi="Verdana" w:cs="Arial"/>
                  <w:lang w:val="en-US"/>
                </w:rPr>
                <w:t>V1.0</w:t>
              </w:r>
            </w:ins>
          </w:p>
        </w:tc>
        <w:tc>
          <w:tcPr>
            <w:tcW w:w="0" w:type="dxa"/>
            <w:tcPrChange w:id="608" w:author="Author">
              <w:tcPr>
                <w:tcW w:w="1785" w:type="dxa"/>
                <w:gridSpan w:val="3"/>
              </w:tcPr>
            </w:tcPrChange>
          </w:tcPr>
          <w:p w14:paraId="26EF040C" w14:textId="3DC918B8" w:rsidR="00AB4010" w:rsidRDefault="00AB4010" w:rsidP="00AB4010">
            <w:pPr>
              <w:cnfStyle w:val="000000000000" w:firstRow="0" w:lastRow="0" w:firstColumn="0" w:lastColumn="0" w:oddVBand="0" w:evenVBand="0" w:oddHBand="0" w:evenHBand="0" w:firstRowFirstColumn="0" w:firstRowLastColumn="0" w:lastRowFirstColumn="0" w:lastRowLastColumn="0"/>
              <w:rPr>
                <w:ins w:id="609" w:author="Author"/>
                <w:rFonts w:ascii="Verdana" w:hAnsi="Verdana" w:cs="Arial"/>
                <w:lang w:val="en-US"/>
              </w:rPr>
            </w:pPr>
            <w:ins w:id="610" w:author="Author">
              <w:r>
                <w:rPr>
                  <w:rFonts w:ascii="Verdana" w:hAnsi="Verdana" w:cs="Arial"/>
                  <w:lang w:val="en-US"/>
                </w:rPr>
                <w:t>26th June 2019</w:t>
              </w:r>
            </w:ins>
          </w:p>
        </w:tc>
        <w:tc>
          <w:tcPr>
            <w:tcW w:w="0" w:type="dxa"/>
            <w:tcPrChange w:id="611" w:author="Author">
              <w:tcPr>
                <w:tcW w:w="1339" w:type="dxa"/>
                <w:gridSpan w:val="3"/>
              </w:tcPr>
            </w:tcPrChange>
          </w:tcPr>
          <w:p w14:paraId="3A7AFB7A" w14:textId="2E493DCE" w:rsidR="00AB4010" w:rsidRDefault="00AB4010" w:rsidP="00AB4010">
            <w:pPr>
              <w:cnfStyle w:val="000000000000" w:firstRow="0" w:lastRow="0" w:firstColumn="0" w:lastColumn="0" w:oddVBand="0" w:evenVBand="0" w:oddHBand="0" w:evenHBand="0" w:firstRowFirstColumn="0" w:firstRowLastColumn="0" w:lastRowFirstColumn="0" w:lastRowLastColumn="0"/>
              <w:rPr>
                <w:ins w:id="612" w:author="Author"/>
                <w:rFonts w:ascii="Verdana" w:hAnsi="Verdana" w:cs="Arial"/>
                <w:lang w:val="en-US"/>
              </w:rPr>
            </w:pPr>
            <w:ins w:id="613" w:author="Author">
              <w:r>
                <w:rPr>
                  <w:rFonts w:ascii="Verdana" w:hAnsi="Verdana" w:cs="Arial"/>
                  <w:lang w:val="en-US"/>
                </w:rPr>
                <w:t>Raluca Lupsan</w:t>
              </w:r>
            </w:ins>
          </w:p>
        </w:tc>
        <w:tc>
          <w:tcPr>
            <w:tcW w:w="0" w:type="dxa"/>
            <w:tcPrChange w:id="614" w:author="Author">
              <w:tcPr>
                <w:tcW w:w="3369" w:type="dxa"/>
                <w:gridSpan w:val="3"/>
              </w:tcPr>
            </w:tcPrChange>
          </w:tcPr>
          <w:p w14:paraId="1B0E5D3A" w14:textId="074A4CE8" w:rsidR="00AB4010" w:rsidRDefault="00AB4010" w:rsidP="00AB4010">
            <w:pPr>
              <w:cnfStyle w:val="000000000000" w:firstRow="0" w:lastRow="0" w:firstColumn="0" w:lastColumn="0" w:oddVBand="0" w:evenVBand="0" w:oddHBand="0" w:evenHBand="0" w:firstRowFirstColumn="0" w:firstRowLastColumn="0" w:lastRowFirstColumn="0" w:lastRowLastColumn="0"/>
              <w:rPr>
                <w:ins w:id="615" w:author="Author"/>
                <w:rFonts w:ascii="Verdana" w:hAnsi="Verdana" w:cs="Arial"/>
                <w:lang w:val="en-US"/>
              </w:rPr>
            </w:pPr>
            <w:ins w:id="616" w:author="Author">
              <w:del w:id="617" w:author="Author">
                <w:r w:rsidDel="00F9532E">
                  <w:rPr>
                    <w:rFonts w:ascii="Verdana" w:hAnsi="Verdana" w:cs="Arial"/>
                    <w:lang w:val="en-US"/>
                  </w:rPr>
                  <w:delText>Megan Dalaya/Christine Fernandes</w:delText>
                </w:r>
              </w:del>
              <w:r w:rsidR="00F9532E">
                <w:rPr>
                  <w:rFonts w:ascii="Verdana" w:hAnsi="Verdana" w:cs="Arial"/>
                  <w:lang w:val="en-US"/>
                </w:rPr>
                <w:t>Rachel Moore</w:t>
              </w:r>
            </w:ins>
          </w:p>
        </w:tc>
        <w:tc>
          <w:tcPr>
            <w:tcW w:w="5086" w:type="dxa"/>
            <w:tcPrChange w:id="618" w:author="Author">
              <w:tcPr>
                <w:tcW w:w="1633" w:type="dxa"/>
                <w:gridSpan w:val="3"/>
              </w:tcPr>
            </w:tcPrChange>
          </w:tcPr>
          <w:p w14:paraId="111B2EC0" w14:textId="2A9141F8" w:rsidR="00AB4010" w:rsidRDefault="00AB4010" w:rsidP="00AB4010">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619" w:author="Author"/>
                <w:rFonts w:ascii="Verdana" w:hAnsi="Verdana" w:cs="Arial"/>
                <w:lang w:val="en-US"/>
              </w:rPr>
            </w:pPr>
            <w:ins w:id="620" w:author="Author">
              <w:r>
                <w:rPr>
                  <w:rFonts w:ascii="Verdana" w:hAnsi="Verdana" w:cs="Arial"/>
                  <w:lang w:val="en-US"/>
                </w:rPr>
                <w:t>Updated post GPO review of process steps</w:t>
              </w:r>
            </w:ins>
          </w:p>
        </w:tc>
      </w:tr>
      <w:tr w:rsidR="008F18DF" w:rsidRPr="006E7300" w14:paraId="15F53477" w14:textId="77777777" w:rsidTr="008F6A00">
        <w:trPr>
          <w:cnfStyle w:val="000000100000" w:firstRow="0" w:lastRow="0" w:firstColumn="0" w:lastColumn="0" w:oddVBand="0" w:evenVBand="0" w:oddHBand="1" w:evenHBand="0" w:firstRowFirstColumn="0" w:firstRowLastColumn="0" w:lastRowFirstColumn="0" w:lastRowLastColumn="0"/>
          <w:ins w:id="621" w:author="Author"/>
          <w:trPrChange w:id="622"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623" w:author="Author">
              <w:tcPr>
                <w:tcW w:w="890" w:type="dxa"/>
              </w:tcPr>
            </w:tcPrChange>
          </w:tcPr>
          <w:p w14:paraId="3A656093" w14:textId="2E4EDEAD" w:rsidR="008F18DF" w:rsidRDefault="008F18DF" w:rsidP="00AB4010">
            <w:pPr>
              <w:cnfStyle w:val="001000100000" w:firstRow="0" w:lastRow="0" w:firstColumn="1" w:lastColumn="0" w:oddVBand="0" w:evenVBand="0" w:oddHBand="1" w:evenHBand="0" w:firstRowFirstColumn="0" w:firstRowLastColumn="0" w:lastRowFirstColumn="0" w:lastRowLastColumn="0"/>
              <w:rPr>
                <w:ins w:id="624" w:author="Author"/>
                <w:rFonts w:ascii="Verdana" w:hAnsi="Verdana" w:cs="Arial"/>
                <w:lang w:val="en-US"/>
              </w:rPr>
            </w:pPr>
            <w:ins w:id="625" w:author="Author">
              <w:r>
                <w:rPr>
                  <w:rFonts w:ascii="Verdana" w:hAnsi="Verdana" w:cs="Arial"/>
                  <w:lang w:val="en-US"/>
                </w:rPr>
                <w:t>V1.1</w:t>
              </w:r>
            </w:ins>
          </w:p>
        </w:tc>
        <w:tc>
          <w:tcPr>
            <w:tcW w:w="0" w:type="dxa"/>
            <w:tcPrChange w:id="626" w:author="Author">
              <w:tcPr>
                <w:tcW w:w="1785" w:type="dxa"/>
                <w:gridSpan w:val="3"/>
              </w:tcPr>
            </w:tcPrChange>
          </w:tcPr>
          <w:p w14:paraId="5E36AE35" w14:textId="50777B76" w:rsidR="008F18DF" w:rsidRDefault="008F18DF" w:rsidP="00AB4010">
            <w:pPr>
              <w:cnfStyle w:val="000000100000" w:firstRow="0" w:lastRow="0" w:firstColumn="0" w:lastColumn="0" w:oddVBand="0" w:evenVBand="0" w:oddHBand="1" w:evenHBand="0" w:firstRowFirstColumn="0" w:firstRowLastColumn="0" w:lastRowFirstColumn="0" w:lastRowLastColumn="0"/>
              <w:rPr>
                <w:ins w:id="627" w:author="Author"/>
                <w:rFonts w:ascii="Verdana" w:hAnsi="Verdana" w:cs="Arial"/>
                <w:lang w:val="en-US"/>
              </w:rPr>
            </w:pPr>
            <w:ins w:id="628" w:author="Author">
              <w:r>
                <w:rPr>
                  <w:rFonts w:ascii="Verdana" w:hAnsi="Verdana" w:cs="Arial"/>
                  <w:lang w:val="en-US"/>
                </w:rPr>
                <w:t>27’th June 2019</w:t>
              </w:r>
            </w:ins>
          </w:p>
        </w:tc>
        <w:tc>
          <w:tcPr>
            <w:tcW w:w="0" w:type="dxa"/>
            <w:tcPrChange w:id="629" w:author="Author">
              <w:tcPr>
                <w:tcW w:w="1339" w:type="dxa"/>
                <w:gridSpan w:val="3"/>
              </w:tcPr>
            </w:tcPrChange>
          </w:tcPr>
          <w:p w14:paraId="72C61A0B" w14:textId="35AFC6F4" w:rsidR="008F18DF" w:rsidRDefault="008F18DF" w:rsidP="00AB4010">
            <w:pPr>
              <w:cnfStyle w:val="000000100000" w:firstRow="0" w:lastRow="0" w:firstColumn="0" w:lastColumn="0" w:oddVBand="0" w:evenVBand="0" w:oddHBand="1" w:evenHBand="0" w:firstRowFirstColumn="0" w:firstRowLastColumn="0" w:lastRowFirstColumn="0" w:lastRowLastColumn="0"/>
              <w:rPr>
                <w:ins w:id="630" w:author="Author"/>
                <w:rFonts w:ascii="Verdana" w:hAnsi="Verdana" w:cs="Arial"/>
                <w:lang w:val="en-US"/>
              </w:rPr>
            </w:pPr>
            <w:ins w:id="631" w:author="Author">
              <w:r>
                <w:rPr>
                  <w:rFonts w:ascii="Verdana" w:hAnsi="Verdana" w:cs="Arial"/>
                  <w:lang w:val="en-US"/>
                </w:rPr>
                <w:t>Sai Lakshmi</w:t>
              </w:r>
            </w:ins>
          </w:p>
        </w:tc>
        <w:tc>
          <w:tcPr>
            <w:tcW w:w="0" w:type="dxa"/>
            <w:tcPrChange w:id="632" w:author="Author">
              <w:tcPr>
                <w:tcW w:w="3369" w:type="dxa"/>
                <w:gridSpan w:val="3"/>
              </w:tcPr>
            </w:tcPrChange>
          </w:tcPr>
          <w:p w14:paraId="34E1FC53" w14:textId="4D7E489B" w:rsidR="008F18DF" w:rsidRDefault="008F18DF" w:rsidP="00AB4010">
            <w:pPr>
              <w:cnfStyle w:val="000000100000" w:firstRow="0" w:lastRow="0" w:firstColumn="0" w:lastColumn="0" w:oddVBand="0" w:evenVBand="0" w:oddHBand="1" w:evenHBand="0" w:firstRowFirstColumn="0" w:firstRowLastColumn="0" w:lastRowFirstColumn="0" w:lastRowLastColumn="0"/>
              <w:rPr>
                <w:ins w:id="633" w:author="Author"/>
                <w:rFonts w:ascii="Verdana" w:hAnsi="Verdana" w:cs="Arial"/>
                <w:lang w:val="en-US"/>
              </w:rPr>
            </w:pPr>
            <w:ins w:id="634" w:author="Author">
              <w:r>
                <w:rPr>
                  <w:rFonts w:ascii="Verdana" w:hAnsi="Verdana" w:cs="Arial"/>
                  <w:lang w:val="en-US"/>
                </w:rPr>
                <w:t>Naveen</w:t>
              </w:r>
            </w:ins>
          </w:p>
        </w:tc>
        <w:tc>
          <w:tcPr>
            <w:tcW w:w="5086" w:type="dxa"/>
            <w:tcPrChange w:id="635" w:author="Author">
              <w:tcPr>
                <w:tcW w:w="1633" w:type="dxa"/>
                <w:gridSpan w:val="3"/>
              </w:tcPr>
            </w:tcPrChange>
          </w:tcPr>
          <w:p w14:paraId="5C99DE62" w14:textId="61CDEA81" w:rsidR="008F18DF" w:rsidRDefault="008F18DF" w:rsidP="00AB4010">
            <w:pPr>
              <w:pStyle w:val="ListParagraph"/>
              <w:numPr>
                <w:ilvl w:val="0"/>
                <w:numId w:val="7"/>
              </w:numPr>
              <w:ind w:left="317" w:hanging="284"/>
              <w:cnfStyle w:val="000000100000" w:firstRow="0" w:lastRow="0" w:firstColumn="0" w:lastColumn="0" w:oddVBand="0" w:evenVBand="0" w:oddHBand="1" w:evenHBand="0" w:firstRowFirstColumn="0" w:firstRowLastColumn="0" w:lastRowFirstColumn="0" w:lastRowLastColumn="0"/>
              <w:rPr>
                <w:ins w:id="636" w:author="Author"/>
                <w:rFonts w:ascii="Verdana" w:hAnsi="Verdana" w:cs="Arial"/>
                <w:lang w:val="en-US"/>
              </w:rPr>
            </w:pPr>
            <w:ins w:id="637" w:author="Author">
              <w:r>
                <w:rPr>
                  <w:rFonts w:ascii="Verdana" w:hAnsi="Verdana" w:cs="Arial"/>
                  <w:lang w:val="en-US"/>
                </w:rPr>
                <w:t>Updated sections 5 and 6</w:t>
              </w:r>
            </w:ins>
          </w:p>
        </w:tc>
      </w:tr>
      <w:tr w:rsidR="00682B21" w:rsidRPr="006E7300" w14:paraId="73F67E87" w14:textId="77777777" w:rsidTr="008F6A00">
        <w:trPr>
          <w:ins w:id="638" w:author="Author"/>
          <w:trPrChange w:id="639" w:author="Author">
            <w:trPr>
              <w:gridAfter w:val="0"/>
            </w:trPr>
          </w:trPrChange>
        </w:trPr>
        <w:tc>
          <w:tcPr>
            <w:cnfStyle w:val="001000000000" w:firstRow="0" w:lastRow="0" w:firstColumn="1" w:lastColumn="0" w:oddVBand="0" w:evenVBand="0" w:oddHBand="0" w:evenHBand="0" w:firstRowFirstColumn="0" w:firstRowLastColumn="0" w:lastRowFirstColumn="0" w:lastRowLastColumn="0"/>
            <w:tcW w:w="931" w:type="dxa"/>
            <w:tcPrChange w:id="640" w:author="Author">
              <w:tcPr>
                <w:tcW w:w="890" w:type="dxa"/>
              </w:tcPr>
            </w:tcPrChange>
          </w:tcPr>
          <w:p w14:paraId="15D7F6B1" w14:textId="3448E8C1" w:rsidR="00682B21" w:rsidRDefault="00682B21" w:rsidP="00AB4010">
            <w:pPr>
              <w:rPr>
                <w:ins w:id="641" w:author="Author"/>
                <w:rFonts w:ascii="Verdana" w:hAnsi="Verdana" w:cs="Arial"/>
                <w:lang w:val="en-US"/>
              </w:rPr>
            </w:pPr>
            <w:ins w:id="642" w:author="Author">
              <w:r>
                <w:rPr>
                  <w:rFonts w:ascii="Verdana" w:hAnsi="Verdana" w:cs="Arial"/>
                  <w:lang w:val="en-US"/>
                </w:rPr>
                <w:t>V1.2</w:t>
              </w:r>
            </w:ins>
          </w:p>
        </w:tc>
        <w:tc>
          <w:tcPr>
            <w:tcW w:w="0" w:type="dxa"/>
            <w:tcPrChange w:id="643" w:author="Author">
              <w:tcPr>
                <w:tcW w:w="1785" w:type="dxa"/>
                <w:gridSpan w:val="3"/>
              </w:tcPr>
            </w:tcPrChange>
          </w:tcPr>
          <w:p w14:paraId="191F9AED" w14:textId="487E6698" w:rsidR="00682B21" w:rsidRDefault="00682B21" w:rsidP="00AB4010">
            <w:pPr>
              <w:cnfStyle w:val="000000000000" w:firstRow="0" w:lastRow="0" w:firstColumn="0" w:lastColumn="0" w:oddVBand="0" w:evenVBand="0" w:oddHBand="0" w:evenHBand="0" w:firstRowFirstColumn="0" w:firstRowLastColumn="0" w:lastRowFirstColumn="0" w:lastRowLastColumn="0"/>
              <w:rPr>
                <w:ins w:id="644" w:author="Author"/>
                <w:rFonts w:ascii="Verdana" w:hAnsi="Verdana" w:cs="Arial"/>
                <w:lang w:val="en-US"/>
              </w:rPr>
            </w:pPr>
            <w:ins w:id="645" w:author="Author">
              <w:r>
                <w:rPr>
                  <w:rFonts w:ascii="Verdana" w:hAnsi="Verdana" w:cs="Arial"/>
                  <w:lang w:val="en-US"/>
                </w:rPr>
                <w:t>27</w:t>
              </w:r>
              <w:r w:rsidRPr="00682B21">
                <w:rPr>
                  <w:rFonts w:ascii="Verdana" w:hAnsi="Verdana" w:cs="Arial"/>
                  <w:vertAlign w:val="superscript"/>
                  <w:lang w:val="en-US"/>
                  <w:rPrChange w:id="646" w:author="Author">
                    <w:rPr>
                      <w:rFonts w:ascii="Verdana" w:hAnsi="Verdana" w:cs="Arial"/>
                      <w:lang w:val="en-US"/>
                    </w:rPr>
                  </w:rPrChange>
                </w:rPr>
                <w:t>th</w:t>
              </w:r>
              <w:r>
                <w:rPr>
                  <w:rFonts w:ascii="Verdana" w:hAnsi="Verdana" w:cs="Arial"/>
                  <w:lang w:val="en-US"/>
                </w:rPr>
                <w:t xml:space="preserve"> June</w:t>
              </w:r>
            </w:ins>
          </w:p>
        </w:tc>
        <w:tc>
          <w:tcPr>
            <w:tcW w:w="0" w:type="dxa"/>
            <w:tcPrChange w:id="647" w:author="Author">
              <w:tcPr>
                <w:tcW w:w="1339" w:type="dxa"/>
                <w:gridSpan w:val="3"/>
              </w:tcPr>
            </w:tcPrChange>
          </w:tcPr>
          <w:p w14:paraId="6C873988" w14:textId="5D19A80D" w:rsidR="00682B21" w:rsidRDefault="00682B21" w:rsidP="00AB4010">
            <w:pPr>
              <w:cnfStyle w:val="000000000000" w:firstRow="0" w:lastRow="0" w:firstColumn="0" w:lastColumn="0" w:oddVBand="0" w:evenVBand="0" w:oddHBand="0" w:evenHBand="0" w:firstRowFirstColumn="0" w:firstRowLastColumn="0" w:lastRowFirstColumn="0" w:lastRowLastColumn="0"/>
              <w:rPr>
                <w:ins w:id="648" w:author="Author"/>
                <w:rFonts w:ascii="Verdana" w:hAnsi="Verdana" w:cs="Arial"/>
                <w:lang w:val="en-US"/>
              </w:rPr>
            </w:pPr>
            <w:ins w:id="649" w:author="Author">
              <w:r>
                <w:rPr>
                  <w:rFonts w:ascii="Verdana" w:hAnsi="Verdana" w:cs="Arial"/>
                  <w:lang w:val="en-US"/>
                </w:rPr>
                <w:t>Raluca Lupsan</w:t>
              </w:r>
            </w:ins>
          </w:p>
        </w:tc>
        <w:tc>
          <w:tcPr>
            <w:tcW w:w="0" w:type="dxa"/>
            <w:tcPrChange w:id="650" w:author="Author">
              <w:tcPr>
                <w:tcW w:w="3369" w:type="dxa"/>
                <w:gridSpan w:val="3"/>
              </w:tcPr>
            </w:tcPrChange>
          </w:tcPr>
          <w:p w14:paraId="1AB70288" w14:textId="103EC566" w:rsidR="00682B21" w:rsidRDefault="00682B21" w:rsidP="00AB4010">
            <w:pPr>
              <w:cnfStyle w:val="000000000000" w:firstRow="0" w:lastRow="0" w:firstColumn="0" w:lastColumn="0" w:oddVBand="0" w:evenVBand="0" w:oddHBand="0" w:evenHBand="0" w:firstRowFirstColumn="0" w:firstRowLastColumn="0" w:lastRowFirstColumn="0" w:lastRowLastColumn="0"/>
              <w:rPr>
                <w:ins w:id="651" w:author="Author"/>
                <w:rFonts w:ascii="Verdana" w:hAnsi="Verdana" w:cs="Arial"/>
                <w:lang w:val="en-US"/>
              </w:rPr>
            </w:pPr>
            <w:ins w:id="652" w:author="Author">
              <w:r>
                <w:rPr>
                  <w:rFonts w:ascii="Verdana" w:hAnsi="Verdana" w:cs="Arial"/>
                  <w:lang w:val="en-US"/>
                </w:rPr>
                <w:t>Megan Dalaya/Christine Fernandes</w:t>
              </w:r>
            </w:ins>
          </w:p>
        </w:tc>
        <w:tc>
          <w:tcPr>
            <w:tcW w:w="5086" w:type="dxa"/>
            <w:tcPrChange w:id="653" w:author="Author">
              <w:tcPr>
                <w:tcW w:w="1633" w:type="dxa"/>
                <w:gridSpan w:val="3"/>
              </w:tcPr>
            </w:tcPrChange>
          </w:tcPr>
          <w:p w14:paraId="79E8D313" w14:textId="4E64F55B" w:rsidR="00682B21" w:rsidRDefault="00682B21" w:rsidP="00AB4010">
            <w:pPr>
              <w:pStyle w:val="ListParagraph"/>
              <w:numPr>
                <w:ilvl w:val="0"/>
                <w:numId w:val="7"/>
              </w:numPr>
              <w:ind w:left="317" w:hanging="284"/>
              <w:cnfStyle w:val="000000000000" w:firstRow="0" w:lastRow="0" w:firstColumn="0" w:lastColumn="0" w:oddVBand="0" w:evenVBand="0" w:oddHBand="0" w:evenHBand="0" w:firstRowFirstColumn="0" w:firstRowLastColumn="0" w:lastRowFirstColumn="0" w:lastRowLastColumn="0"/>
              <w:rPr>
                <w:ins w:id="654" w:author="Author"/>
                <w:rFonts w:ascii="Verdana" w:hAnsi="Verdana" w:cs="Arial"/>
                <w:lang w:val="en-US"/>
              </w:rPr>
            </w:pPr>
            <w:ins w:id="655" w:author="Author">
              <w:r>
                <w:rPr>
                  <w:rFonts w:ascii="Verdana" w:hAnsi="Verdana" w:cs="Arial"/>
                  <w:lang w:val="en-US"/>
                </w:rPr>
                <w:t>Updated</w:t>
              </w:r>
              <w:r w:rsidR="00935BA6">
                <w:rPr>
                  <w:rFonts w:ascii="Verdana" w:hAnsi="Verdana" w:cs="Arial"/>
                  <w:lang w:val="en-US"/>
                </w:rPr>
                <w:t xml:space="preserve"> post sign off of</w:t>
              </w:r>
              <w:r>
                <w:rPr>
                  <w:rFonts w:ascii="Verdana" w:hAnsi="Verdana" w:cs="Arial"/>
                  <w:lang w:val="en-US"/>
                </w:rPr>
                <w:t xml:space="preserve"> sections 3.1.68 to 3.1.82 to align the Sweden process steps with NAM as per the latest updates (dropdown lists and mapping tables moved on the Shared Network Path) &amp; section 3.1.58 applicability for Iteration 2 only</w:t>
              </w:r>
              <w:r w:rsidR="004B6686">
                <w:rPr>
                  <w:rFonts w:ascii="Verdana" w:hAnsi="Verdana" w:cs="Arial"/>
                  <w:lang w:val="en-US"/>
                </w:rPr>
                <w:t xml:space="preserve"> blue colored</w:t>
              </w:r>
            </w:ins>
          </w:p>
        </w:tc>
      </w:tr>
      <w:tr w:rsidR="00F9532E" w:rsidRPr="006E7300" w14:paraId="6AB1FD21" w14:textId="77777777" w:rsidTr="007650DA">
        <w:trPr>
          <w:cnfStyle w:val="000000100000" w:firstRow="0" w:lastRow="0" w:firstColumn="0" w:lastColumn="0" w:oddVBand="0" w:evenVBand="0" w:oddHBand="1" w:evenHBand="0" w:firstRowFirstColumn="0" w:firstRowLastColumn="0" w:lastRowFirstColumn="0" w:lastRowLastColumn="0"/>
          <w:ins w:id="656" w:author="Author"/>
        </w:trPr>
        <w:tc>
          <w:tcPr>
            <w:cnfStyle w:val="001000000000" w:firstRow="0" w:lastRow="0" w:firstColumn="1" w:lastColumn="0" w:oddVBand="0" w:evenVBand="0" w:oddHBand="0" w:evenHBand="0" w:firstRowFirstColumn="0" w:firstRowLastColumn="0" w:lastRowFirstColumn="0" w:lastRowLastColumn="0"/>
            <w:tcW w:w="931" w:type="dxa"/>
          </w:tcPr>
          <w:p w14:paraId="3C9EF680" w14:textId="0648870F" w:rsidR="00F9532E" w:rsidRDefault="00F9532E" w:rsidP="00F9532E">
            <w:pPr>
              <w:rPr>
                <w:ins w:id="657" w:author="Author"/>
                <w:rFonts w:ascii="Verdana" w:hAnsi="Verdana" w:cs="Arial"/>
                <w:lang w:val="en-US"/>
              </w:rPr>
            </w:pPr>
            <w:ins w:id="658" w:author="Author">
              <w:r>
                <w:rPr>
                  <w:rFonts w:ascii="Verdana" w:hAnsi="Verdana" w:cs="Arial"/>
                  <w:lang w:val="en-US"/>
                </w:rPr>
                <w:t>V1.3</w:t>
              </w:r>
            </w:ins>
          </w:p>
        </w:tc>
        <w:tc>
          <w:tcPr>
            <w:tcW w:w="1785" w:type="dxa"/>
          </w:tcPr>
          <w:p w14:paraId="39636464" w14:textId="2213A192" w:rsidR="00F9532E" w:rsidRDefault="00F9532E" w:rsidP="00F9532E">
            <w:pPr>
              <w:cnfStyle w:val="000000100000" w:firstRow="0" w:lastRow="0" w:firstColumn="0" w:lastColumn="0" w:oddVBand="0" w:evenVBand="0" w:oddHBand="1" w:evenHBand="0" w:firstRowFirstColumn="0" w:firstRowLastColumn="0" w:lastRowFirstColumn="0" w:lastRowLastColumn="0"/>
              <w:rPr>
                <w:ins w:id="659" w:author="Author"/>
                <w:rFonts w:ascii="Verdana" w:hAnsi="Verdana" w:cs="Arial"/>
                <w:lang w:val="en-US"/>
              </w:rPr>
            </w:pPr>
            <w:ins w:id="660" w:author="Author">
              <w:r>
                <w:rPr>
                  <w:rFonts w:ascii="Verdana" w:hAnsi="Verdana" w:cs="Arial"/>
                  <w:lang w:val="en-US"/>
                </w:rPr>
                <w:t>1</w:t>
              </w:r>
              <w:r w:rsidRPr="00F9532E">
                <w:rPr>
                  <w:rFonts w:ascii="Verdana" w:hAnsi="Verdana" w:cs="Arial"/>
                  <w:vertAlign w:val="superscript"/>
                  <w:lang w:val="en-US"/>
                  <w:rPrChange w:id="661" w:author="Author">
                    <w:rPr>
                      <w:rFonts w:ascii="Verdana" w:hAnsi="Verdana" w:cs="Arial"/>
                      <w:lang w:val="en-US"/>
                    </w:rPr>
                  </w:rPrChange>
                </w:rPr>
                <w:t>st</w:t>
              </w:r>
              <w:r>
                <w:rPr>
                  <w:rFonts w:ascii="Verdana" w:hAnsi="Verdana" w:cs="Arial"/>
                  <w:lang w:val="en-US"/>
                </w:rPr>
                <w:t xml:space="preserve"> July</w:t>
              </w:r>
            </w:ins>
          </w:p>
        </w:tc>
        <w:tc>
          <w:tcPr>
            <w:tcW w:w="1339" w:type="dxa"/>
          </w:tcPr>
          <w:p w14:paraId="350F2CA4" w14:textId="748ECEE4" w:rsidR="00F9532E" w:rsidRDefault="00F9532E" w:rsidP="00F9532E">
            <w:pPr>
              <w:cnfStyle w:val="000000100000" w:firstRow="0" w:lastRow="0" w:firstColumn="0" w:lastColumn="0" w:oddVBand="0" w:evenVBand="0" w:oddHBand="1" w:evenHBand="0" w:firstRowFirstColumn="0" w:firstRowLastColumn="0" w:lastRowFirstColumn="0" w:lastRowLastColumn="0"/>
              <w:rPr>
                <w:ins w:id="662" w:author="Author"/>
                <w:rFonts w:ascii="Verdana" w:hAnsi="Verdana" w:cs="Arial"/>
                <w:lang w:val="en-US"/>
              </w:rPr>
            </w:pPr>
            <w:ins w:id="663" w:author="Author">
              <w:r>
                <w:rPr>
                  <w:rFonts w:ascii="Verdana" w:hAnsi="Verdana" w:cs="Arial"/>
                  <w:lang w:val="en-US"/>
                </w:rPr>
                <w:t>Raluca Lupsan</w:t>
              </w:r>
            </w:ins>
          </w:p>
        </w:tc>
        <w:tc>
          <w:tcPr>
            <w:tcW w:w="3369" w:type="dxa"/>
          </w:tcPr>
          <w:p w14:paraId="22306107" w14:textId="25A3EFBA" w:rsidR="00F9532E" w:rsidRDefault="00F9532E" w:rsidP="00F9532E">
            <w:pPr>
              <w:cnfStyle w:val="000000100000" w:firstRow="0" w:lastRow="0" w:firstColumn="0" w:lastColumn="0" w:oddVBand="0" w:evenVBand="0" w:oddHBand="1" w:evenHBand="0" w:firstRowFirstColumn="0" w:firstRowLastColumn="0" w:lastRowFirstColumn="0" w:lastRowLastColumn="0"/>
              <w:rPr>
                <w:ins w:id="664" w:author="Author"/>
                <w:rFonts w:ascii="Verdana" w:hAnsi="Verdana" w:cs="Arial"/>
                <w:lang w:val="en-US"/>
              </w:rPr>
            </w:pPr>
            <w:ins w:id="665" w:author="Author">
              <w:r>
                <w:rPr>
                  <w:rFonts w:ascii="Verdana" w:hAnsi="Verdana" w:cs="Arial"/>
                  <w:lang w:val="en-US"/>
                </w:rPr>
                <w:t>Megan Dalaya/Christine Fernandes</w:t>
              </w:r>
            </w:ins>
          </w:p>
        </w:tc>
        <w:tc>
          <w:tcPr>
            <w:tcW w:w="5086" w:type="dxa"/>
          </w:tcPr>
          <w:p w14:paraId="35070E07" w14:textId="19A16E78" w:rsidR="00F9532E" w:rsidRDefault="00F9532E" w:rsidP="00F9532E">
            <w:pPr>
              <w:pStyle w:val="ListParagraph"/>
              <w:numPr>
                <w:ilvl w:val="0"/>
                <w:numId w:val="7"/>
              </w:numPr>
              <w:ind w:left="317" w:hanging="284"/>
              <w:cnfStyle w:val="000000100000" w:firstRow="0" w:lastRow="0" w:firstColumn="0" w:lastColumn="0" w:oddVBand="0" w:evenVBand="0" w:oddHBand="1" w:evenHBand="0" w:firstRowFirstColumn="0" w:firstRowLastColumn="0" w:lastRowFirstColumn="0" w:lastRowLastColumn="0"/>
              <w:rPr>
                <w:ins w:id="666" w:author="Author"/>
                <w:rFonts w:ascii="Verdana" w:hAnsi="Verdana" w:cs="Arial"/>
                <w:lang w:val="en-US"/>
              </w:rPr>
            </w:pPr>
            <w:ins w:id="667" w:author="Author">
              <w:r>
                <w:rPr>
                  <w:rFonts w:ascii="Verdana" w:hAnsi="Verdana" w:cs="Arial"/>
                  <w:lang w:val="en-US"/>
                </w:rPr>
                <w:t>Updated post sign off of sections 3.1.34 to add applicability of the step for Iteration 1 only and section 3.1.14 corrected the column to ‘Recipient Type’</w:t>
              </w:r>
            </w:ins>
          </w:p>
        </w:tc>
      </w:tr>
      <w:tr w:rsidR="00BC78EA" w:rsidRPr="006E7300" w14:paraId="54D3E435" w14:textId="77777777" w:rsidTr="007650DA">
        <w:trPr>
          <w:ins w:id="668" w:author="Author"/>
        </w:trPr>
        <w:tc>
          <w:tcPr>
            <w:cnfStyle w:val="001000000000" w:firstRow="0" w:lastRow="0" w:firstColumn="1" w:lastColumn="0" w:oddVBand="0" w:evenVBand="0" w:oddHBand="0" w:evenHBand="0" w:firstRowFirstColumn="0" w:firstRowLastColumn="0" w:lastRowFirstColumn="0" w:lastRowLastColumn="0"/>
            <w:tcW w:w="931" w:type="dxa"/>
          </w:tcPr>
          <w:p w14:paraId="3C8B98AF" w14:textId="696F53CE" w:rsidR="00BC78EA" w:rsidRDefault="00BC78EA" w:rsidP="00BC78EA">
            <w:pPr>
              <w:rPr>
                <w:ins w:id="669" w:author="Author"/>
                <w:rFonts w:ascii="Verdana" w:hAnsi="Verdana" w:cs="Arial"/>
                <w:lang w:val="en-US"/>
              </w:rPr>
            </w:pPr>
            <w:ins w:id="670" w:author="Author">
              <w:r>
                <w:rPr>
                  <w:rFonts w:ascii="Verdana" w:hAnsi="Verdana" w:cs="Arial"/>
                  <w:lang w:val="en-US"/>
                </w:rPr>
                <w:t>V1.4</w:t>
              </w:r>
            </w:ins>
          </w:p>
        </w:tc>
        <w:tc>
          <w:tcPr>
            <w:tcW w:w="1785" w:type="dxa"/>
          </w:tcPr>
          <w:p w14:paraId="526D5527" w14:textId="76D99A10" w:rsidR="00BC78EA" w:rsidRDefault="00BC78EA" w:rsidP="00BC78EA">
            <w:pPr>
              <w:cnfStyle w:val="000000000000" w:firstRow="0" w:lastRow="0" w:firstColumn="0" w:lastColumn="0" w:oddVBand="0" w:evenVBand="0" w:oddHBand="0" w:evenHBand="0" w:firstRowFirstColumn="0" w:firstRowLastColumn="0" w:lastRowFirstColumn="0" w:lastRowLastColumn="0"/>
              <w:rPr>
                <w:ins w:id="671" w:author="Author"/>
                <w:rFonts w:ascii="Verdana" w:hAnsi="Verdana" w:cs="Arial"/>
                <w:lang w:val="en-US"/>
              </w:rPr>
            </w:pPr>
            <w:ins w:id="672" w:author="Author">
              <w:r>
                <w:rPr>
                  <w:rFonts w:ascii="Verdana" w:hAnsi="Verdana" w:cs="Arial"/>
                  <w:lang w:val="en-US"/>
                </w:rPr>
                <w:t>2</w:t>
              </w:r>
              <w:r w:rsidRPr="00BC78EA">
                <w:rPr>
                  <w:rFonts w:ascii="Verdana" w:hAnsi="Verdana" w:cs="Arial"/>
                  <w:vertAlign w:val="superscript"/>
                  <w:lang w:val="en-US"/>
                  <w:rPrChange w:id="673" w:author="Author">
                    <w:rPr>
                      <w:rFonts w:ascii="Verdana" w:hAnsi="Verdana" w:cs="Arial"/>
                      <w:lang w:val="en-US"/>
                    </w:rPr>
                  </w:rPrChange>
                </w:rPr>
                <w:t>ND</w:t>
              </w:r>
              <w:r>
                <w:rPr>
                  <w:rFonts w:ascii="Verdana" w:hAnsi="Verdana" w:cs="Arial"/>
                  <w:lang w:val="en-US"/>
                </w:rPr>
                <w:t xml:space="preserve"> July</w:t>
              </w:r>
            </w:ins>
          </w:p>
        </w:tc>
        <w:tc>
          <w:tcPr>
            <w:tcW w:w="1339" w:type="dxa"/>
          </w:tcPr>
          <w:p w14:paraId="4768A25E" w14:textId="4485647F" w:rsidR="00BC78EA" w:rsidRDefault="00BC78EA" w:rsidP="00BC78EA">
            <w:pPr>
              <w:cnfStyle w:val="000000000000" w:firstRow="0" w:lastRow="0" w:firstColumn="0" w:lastColumn="0" w:oddVBand="0" w:evenVBand="0" w:oddHBand="0" w:evenHBand="0" w:firstRowFirstColumn="0" w:firstRowLastColumn="0" w:lastRowFirstColumn="0" w:lastRowLastColumn="0"/>
              <w:rPr>
                <w:ins w:id="674" w:author="Author"/>
                <w:rFonts w:ascii="Verdana" w:hAnsi="Verdana" w:cs="Arial"/>
                <w:lang w:val="en-US"/>
              </w:rPr>
            </w:pPr>
            <w:ins w:id="675" w:author="Author">
              <w:r>
                <w:rPr>
                  <w:rFonts w:ascii="Verdana" w:hAnsi="Verdana" w:cs="Arial"/>
                  <w:lang w:val="en-US"/>
                </w:rPr>
                <w:t>Raluca Lupsan</w:t>
              </w:r>
            </w:ins>
          </w:p>
        </w:tc>
        <w:tc>
          <w:tcPr>
            <w:tcW w:w="3369" w:type="dxa"/>
          </w:tcPr>
          <w:p w14:paraId="1429CAE4" w14:textId="4C6D488F" w:rsidR="00BC78EA" w:rsidRDefault="00BC78EA" w:rsidP="00BC78EA">
            <w:pPr>
              <w:cnfStyle w:val="000000000000" w:firstRow="0" w:lastRow="0" w:firstColumn="0" w:lastColumn="0" w:oddVBand="0" w:evenVBand="0" w:oddHBand="0" w:evenHBand="0" w:firstRowFirstColumn="0" w:firstRowLastColumn="0" w:lastRowFirstColumn="0" w:lastRowLastColumn="0"/>
              <w:rPr>
                <w:ins w:id="676" w:author="Author"/>
                <w:rFonts w:ascii="Verdana" w:hAnsi="Verdana" w:cs="Arial"/>
                <w:lang w:val="en-US"/>
              </w:rPr>
            </w:pPr>
            <w:ins w:id="677" w:author="Author">
              <w:r>
                <w:rPr>
                  <w:rFonts w:ascii="Verdana" w:hAnsi="Verdana" w:cs="Arial"/>
                  <w:lang w:val="en-US"/>
                </w:rPr>
                <w:t>Megan Dalaya/Christine Fernandes</w:t>
              </w:r>
            </w:ins>
          </w:p>
        </w:tc>
        <w:tc>
          <w:tcPr>
            <w:tcW w:w="5086" w:type="dxa"/>
          </w:tcPr>
          <w:p w14:paraId="22593F08" w14:textId="18AADBF1" w:rsidR="00BC78EA" w:rsidRDefault="00BC78EA" w:rsidP="00BC78EA">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ins w:id="678" w:author="Author"/>
                <w:rFonts w:ascii="Verdana" w:hAnsi="Verdana" w:cs="Arial"/>
                <w:lang w:val="en-US"/>
              </w:rPr>
            </w:pPr>
            <w:ins w:id="679" w:author="Author">
              <w:r>
                <w:rPr>
                  <w:rFonts w:ascii="Verdana" w:hAnsi="Verdana" w:cs="Arial"/>
                  <w:lang w:val="en-US"/>
                </w:rPr>
                <w:t>Corrected post sign off of section 3.1.31: column ‘NAM - TH Match?’</w:t>
              </w:r>
            </w:ins>
          </w:p>
        </w:tc>
      </w:tr>
      <w:tr w:rsidR="005B1875" w:rsidRPr="006E7300" w14:paraId="655E0E77" w14:textId="77777777" w:rsidTr="007650DA">
        <w:trPr>
          <w:cnfStyle w:val="000000100000" w:firstRow="0" w:lastRow="0" w:firstColumn="0" w:lastColumn="0" w:oddVBand="0" w:evenVBand="0" w:oddHBand="1" w:evenHBand="0" w:firstRowFirstColumn="0" w:firstRowLastColumn="0" w:lastRowFirstColumn="0" w:lastRowLastColumn="0"/>
          <w:ins w:id="680" w:author="Author"/>
        </w:trPr>
        <w:tc>
          <w:tcPr>
            <w:cnfStyle w:val="001000000000" w:firstRow="0" w:lastRow="0" w:firstColumn="1" w:lastColumn="0" w:oddVBand="0" w:evenVBand="0" w:oddHBand="0" w:evenHBand="0" w:firstRowFirstColumn="0" w:firstRowLastColumn="0" w:lastRowFirstColumn="0" w:lastRowLastColumn="0"/>
            <w:tcW w:w="931" w:type="dxa"/>
          </w:tcPr>
          <w:p w14:paraId="3CEABAAE" w14:textId="04FEEE65" w:rsidR="005B1875" w:rsidRDefault="005B1875" w:rsidP="005B1875">
            <w:pPr>
              <w:rPr>
                <w:ins w:id="681" w:author="Author"/>
                <w:rFonts w:ascii="Verdana" w:hAnsi="Verdana" w:cs="Arial"/>
                <w:lang w:val="en-US"/>
              </w:rPr>
            </w:pPr>
            <w:ins w:id="682" w:author="Author">
              <w:r>
                <w:rPr>
                  <w:rFonts w:ascii="Verdana" w:hAnsi="Verdana" w:cs="Arial"/>
                  <w:lang w:val="en-US"/>
                </w:rPr>
                <w:t>V1.5</w:t>
              </w:r>
            </w:ins>
          </w:p>
        </w:tc>
        <w:tc>
          <w:tcPr>
            <w:tcW w:w="1785" w:type="dxa"/>
          </w:tcPr>
          <w:p w14:paraId="14087EAE" w14:textId="0B79C027" w:rsidR="005B1875" w:rsidRDefault="005B1875" w:rsidP="005B1875">
            <w:pPr>
              <w:cnfStyle w:val="000000100000" w:firstRow="0" w:lastRow="0" w:firstColumn="0" w:lastColumn="0" w:oddVBand="0" w:evenVBand="0" w:oddHBand="1" w:evenHBand="0" w:firstRowFirstColumn="0" w:firstRowLastColumn="0" w:lastRowFirstColumn="0" w:lastRowLastColumn="0"/>
              <w:rPr>
                <w:ins w:id="683" w:author="Author"/>
                <w:rFonts w:ascii="Verdana" w:hAnsi="Verdana" w:cs="Arial"/>
                <w:lang w:val="en-US"/>
              </w:rPr>
            </w:pPr>
            <w:ins w:id="684" w:author="Author">
              <w:r>
                <w:rPr>
                  <w:rFonts w:ascii="Verdana" w:hAnsi="Verdana" w:cs="Arial"/>
                  <w:lang w:val="en-US"/>
                </w:rPr>
                <w:t>8</w:t>
              </w:r>
              <w:r w:rsidRPr="00751FB5">
                <w:rPr>
                  <w:rFonts w:ascii="Verdana" w:hAnsi="Verdana" w:cs="Arial"/>
                  <w:vertAlign w:val="superscript"/>
                  <w:lang w:val="en-US"/>
                  <w:rPrChange w:id="685" w:author="Author">
                    <w:rPr>
                      <w:rFonts w:ascii="Verdana" w:hAnsi="Verdana" w:cs="Arial"/>
                      <w:lang w:val="en-US"/>
                    </w:rPr>
                  </w:rPrChange>
                </w:rPr>
                <w:t>th</w:t>
              </w:r>
              <w:r>
                <w:rPr>
                  <w:rFonts w:ascii="Verdana" w:hAnsi="Verdana" w:cs="Arial"/>
                  <w:lang w:val="en-US"/>
                </w:rPr>
                <w:t xml:space="preserve"> July</w:t>
              </w:r>
            </w:ins>
          </w:p>
        </w:tc>
        <w:tc>
          <w:tcPr>
            <w:tcW w:w="1339" w:type="dxa"/>
          </w:tcPr>
          <w:p w14:paraId="24F0880B" w14:textId="40D7AFC8" w:rsidR="005B1875" w:rsidRDefault="005B1875" w:rsidP="005B1875">
            <w:pPr>
              <w:cnfStyle w:val="000000100000" w:firstRow="0" w:lastRow="0" w:firstColumn="0" w:lastColumn="0" w:oddVBand="0" w:evenVBand="0" w:oddHBand="1" w:evenHBand="0" w:firstRowFirstColumn="0" w:firstRowLastColumn="0" w:lastRowFirstColumn="0" w:lastRowLastColumn="0"/>
              <w:rPr>
                <w:ins w:id="686" w:author="Author"/>
                <w:rFonts w:ascii="Verdana" w:hAnsi="Verdana" w:cs="Arial"/>
                <w:lang w:val="en-US"/>
              </w:rPr>
            </w:pPr>
            <w:ins w:id="687" w:author="Author">
              <w:r>
                <w:rPr>
                  <w:rFonts w:ascii="Verdana" w:hAnsi="Verdana" w:cs="Arial"/>
                  <w:lang w:val="en-US"/>
                </w:rPr>
                <w:t>Raluca Lupsan</w:t>
              </w:r>
            </w:ins>
          </w:p>
        </w:tc>
        <w:tc>
          <w:tcPr>
            <w:tcW w:w="3369" w:type="dxa"/>
          </w:tcPr>
          <w:p w14:paraId="3A9FD5A1" w14:textId="2D7F58E9" w:rsidR="005B1875" w:rsidRDefault="005B1875" w:rsidP="005B1875">
            <w:pPr>
              <w:cnfStyle w:val="000000100000" w:firstRow="0" w:lastRow="0" w:firstColumn="0" w:lastColumn="0" w:oddVBand="0" w:evenVBand="0" w:oddHBand="1" w:evenHBand="0" w:firstRowFirstColumn="0" w:firstRowLastColumn="0" w:lastRowFirstColumn="0" w:lastRowLastColumn="0"/>
              <w:rPr>
                <w:ins w:id="688" w:author="Author"/>
                <w:rFonts w:ascii="Verdana" w:hAnsi="Verdana" w:cs="Arial"/>
                <w:lang w:val="en-US"/>
              </w:rPr>
            </w:pPr>
            <w:ins w:id="689" w:author="Author">
              <w:r>
                <w:rPr>
                  <w:rFonts w:ascii="Verdana" w:hAnsi="Verdana" w:cs="Arial"/>
                  <w:lang w:val="en-US"/>
                </w:rPr>
                <w:t>Megan Dalaya/Christine Fernandes</w:t>
              </w:r>
            </w:ins>
          </w:p>
        </w:tc>
        <w:tc>
          <w:tcPr>
            <w:tcW w:w="5086" w:type="dxa"/>
          </w:tcPr>
          <w:p w14:paraId="20D34DD8" w14:textId="6E5BFD29" w:rsidR="005B1875" w:rsidRDefault="005B1875" w:rsidP="005B1875">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ins w:id="690" w:author="Author"/>
                <w:rFonts w:ascii="Verdana" w:hAnsi="Verdana" w:cs="Arial"/>
                <w:lang w:val="en-US"/>
              </w:rPr>
            </w:pPr>
            <w:ins w:id="691" w:author="Author">
              <w:r>
                <w:rPr>
                  <w:rFonts w:ascii="Verdana" w:hAnsi="Verdana" w:cs="Arial"/>
                  <w:lang w:val="en-US"/>
                </w:rPr>
                <w:t>Corrected post sign off of section</w:t>
              </w:r>
              <w:r w:rsidR="00751FB5">
                <w:rPr>
                  <w:rFonts w:ascii="Verdana" w:hAnsi="Verdana" w:cs="Arial"/>
                  <w:lang w:val="en-US"/>
                </w:rPr>
                <w:t>s 3.1.28,</w:t>
              </w:r>
              <w:r>
                <w:rPr>
                  <w:rFonts w:ascii="Verdana" w:hAnsi="Verdana" w:cs="Arial"/>
                  <w:lang w:val="en-US"/>
                </w:rPr>
                <w:t xml:space="preserve"> 3.1.29, 3.1.29b,</w:t>
              </w:r>
              <w:r w:rsidR="00751FB5">
                <w:rPr>
                  <w:rFonts w:ascii="Verdana" w:hAnsi="Verdana" w:cs="Arial"/>
                  <w:lang w:val="en-US"/>
                </w:rPr>
                <w:t xml:space="preserve"> 3.1.62, 3.1.63, 3.1.91, 3.1.92</w:t>
              </w:r>
              <w:r>
                <w:rPr>
                  <w:rFonts w:ascii="Verdana" w:hAnsi="Verdana" w:cs="Arial"/>
                  <w:lang w:val="en-US"/>
                </w:rPr>
                <w:t xml:space="preserve"> to update the columns position and header names in the DD as per the Dictionaries</w:t>
              </w:r>
            </w:ins>
          </w:p>
        </w:tc>
      </w:tr>
      <w:tr w:rsidR="00CF24D6" w:rsidRPr="006E7300" w14:paraId="03AC6AF2" w14:textId="77777777" w:rsidTr="007650DA">
        <w:trPr>
          <w:ins w:id="692" w:author="Author"/>
        </w:trPr>
        <w:tc>
          <w:tcPr>
            <w:cnfStyle w:val="001000000000" w:firstRow="0" w:lastRow="0" w:firstColumn="1" w:lastColumn="0" w:oddVBand="0" w:evenVBand="0" w:oddHBand="0" w:evenHBand="0" w:firstRowFirstColumn="0" w:firstRowLastColumn="0" w:lastRowFirstColumn="0" w:lastRowLastColumn="0"/>
            <w:tcW w:w="931" w:type="dxa"/>
          </w:tcPr>
          <w:p w14:paraId="5CED56D0" w14:textId="4F023295" w:rsidR="00CF24D6" w:rsidRDefault="00CF24D6" w:rsidP="00CF24D6">
            <w:pPr>
              <w:rPr>
                <w:ins w:id="693" w:author="Author"/>
                <w:rFonts w:ascii="Verdana" w:hAnsi="Verdana" w:cs="Arial"/>
                <w:lang w:val="en-US"/>
              </w:rPr>
            </w:pPr>
            <w:ins w:id="694" w:author="Author">
              <w:r>
                <w:rPr>
                  <w:rFonts w:ascii="Verdana" w:hAnsi="Verdana" w:cs="Arial"/>
                  <w:lang w:val="en-US"/>
                </w:rPr>
                <w:t>V1.</w:t>
              </w:r>
              <w:r w:rsidR="003D5BE3">
                <w:rPr>
                  <w:rFonts w:ascii="Verdana" w:hAnsi="Verdana" w:cs="Arial"/>
                  <w:lang w:val="en-US"/>
                </w:rPr>
                <w:t>6</w:t>
              </w:r>
              <w:del w:id="695" w:author="Author">
                <w:r w:rsidDel="003D5BE3">
                  <w:rPr>
                    <w:rFonts w:ascii="Verdana" w:hAnsi="Verdana" w:cs="Arial"/>
                    <w:lang w:val="en-US"/>
                  </w:rPr>
                  <w:delText>5</w:delText>
                </w:r>
              </w:del>
            </w:ins>
          </w:p>
        </w:tc>
        <w:tc>
          <w:tcPr>
            <w:tcW w:w="1785" w:type="dxa"/>
          </w:tcPr>
          <w:p w14:paraId="18285F6D" w14:textId="3238C761" w:rsidR="00CF24D6" w:rsidRDefault="00CF24D6" w:rsidP="00CF24D6">
            <w:pPr>
              <w:cnfStyle w:val="000000000000" w:firstRow="0" w:lastRow="0" w:firstColumn="0" w:lastColumn="0" w:oddVBand="0" w:evenVBand="0" w:oddHBand="0" w:evenHBand="0" w:firstRowFirstColumn="0" w:firstRowLastColumn="0" w:lastRowFirstColumn="0" w:lastRowLastColumn="0"/>
              <w:rPr>
                <w:ins w:id="696" w:author="Author"/>
                <w:rFonts w:ascii="Verdana" w:hAnsi="Verdana" w:cs="Arial"/>
                <w:lang w:val="en-US"/>
              </w:rPr>
            </w:pPr>
            <w:ins w:id="697" w:author="Author">
              <w:r>
                <w:rPr>
                  <w:rFonts w:ascii="Verdana" w:hAnsi="Verdana" w:cs="Arial"/>
                  <w:lang w:val="en-US"/>
                </w:rPr>
                <w:t>9</w:t>
              </w:r>
              <w:r w:rsidRPr="007501CD">
                <w:rPr>
                  <w:rFonts w:ascii="Verdana" w:hAnsi="Verdana" w:cs="Arial"/>
                  <w:vertAlign w:val="superscript"/>
                  <w:lang w:val="en-US"/>
                </w:rPr>
                <w:t>th</w:t>
              </w:r>
              <w:r>
                <w:rPr>
                  <w:rFonts w:ascii="Verdana" w:hAnsi="Verdana" w:cs="Arial"/>
                  <w:lang w:val="en-US"/>
                </w:rPr>
                <w:t xml:space="preserve"> July</w:t>
              </w:r>
            </w:ins>
          </w:p>
        </w:tc>
        <w:tc>
          <w:tcPr>
            <w:tcW w:w="1339" w:type="dxa"/>
          </w:tcPr>
          <w:p w14:paraId="5FE1A7B8" w14:textId="2A0A3E7D" w:rsidR="00CF24D6" w:rsidRDefault="00CF24D6" w:rsidP="00CF24D6">
            <w:pPr>
              <w:cnfStyle w:val="000000000000" w:firstRow="0" w:lastRow="0" w:firstColumn="0" w:lastColumn="0" w:oddVBand="0" w:evenVBand="0" w:oddHBand="0" w:evenHBand="0" w:firstRowFirstColumn="0" w:firstRowLastColumn="0" w:lastRowFirstColumn="0" w:lastRowLastColumn="0"/>
              <w:rPr>
                <w:ins w:id="698" w:author="Author"/>
                <w:rFonts w:ascii="Verdana" w:hAnsi="Verdana" w:cs="Arial"/>
                <w:lang w:val="en-US"/>
              </w:rPr>
            </w:pPr>
            <w:ins w:id="699" w:author="Author">
              <w:r>
                <w:rPr>
                  <w:rFonts w:ascii="Verdana" w:hAnsi="Verdana" w:cs="Arial"/>
                  <w:lang w:val="en-US"/>
                </w:rPr>
                <w:t>Raluca Lupsan</w:t>
              </w:r>
            </w:ins>
          </w:p>
        </w:tc>
        <w:tc>
          <w:tcPr>
            <w:tcW w:w="3369" w:type="dxa"/>
          </w:tcPr>
          <w:p w14:paraId="6EEC36DA" w14:textId="660C0AEA" w:rsidR="00CF24D6" w:rsidRDefault="00CF24D6" w:rsidP="00CF24D6">
            <w:pPr>
              <w:cnfStyle w:val="000000000000" w:firstRow="0" w:lastRow="0" w:firstColumn="0" w:lastColumn="0" w:oddVBand="0" w:evenVBand="0" w:oddHBand="0" w:evenHBand="0" w:firstRowFirstColumn="0" w:firstRowLastColumn="0" w:lastRowFirstColumn="0" w:lastRowLastColumn="0"/>
              <w:rPr>
                <w:ins w:id="700" w:author="Author"/>
                <w:rFonts w:ascii="Verdana" w:hAnsi="Verdana" w:cs="Arial"/>
                <w:lang w:val="en-US"/>
              </w:rPr>
            </w:pPr>
            <w:ins w:id="701" w:author="Author">
              <w:r>
                <w:rPr>
                  <w:rFonts w:ascii="Verdana" w:hAnsi="Verdana" w:cs="Arial"/>
                  <w:lang w:val="en-US"/>
                </w:rPr>
                <w:t>Megan Dalaya/Christine Fernandes</w:t>
              </w:r>
            </w:ins>
          </w:p>
        </w:tc>
        <w:tc>
          <w:tcPr>
            <w:tcW w:w="5086" w:type="dxa"/>
          </w:tcPr>
          <w:p w14:paraId="77013072" w14:textId="4178BBA7" w:rsidR="00CF24D6" w:rsidRDefault="00CF24D6" w:rsidP="00CF24D6">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ins w:id="702" w:author="Author"/>
                <w:rFonts w:ascii="Verdana" w:hAnsi="Verdana" w:cs="Arial"/>
                <w:lang w:val="en-US"/>
              </w:rPr>
            </w:pPr>
            <w:ins w:id="703" w:author="Author">
              <w:r>
                <w:rPr>
                  <w:rFonts w:ascii="Verdana" w:hAnsi="Verdana" w:cs="Arial"/>
                  <w:lang w:val="en-US"/>
                </w:rPr>
                <w:t>Corrected post sign off of sections 3.1.</w:t>
              </w:r>
              <w:r w:rsidR="003D5BE3">
                <w:rPr>
                  <w:rFonts w:ascii="Verdana" w:hAnsi="Verdana" w:cs="Arial"/>
                  <w:lang w:val="en-US"/>
                </w:rPr>
                <w:t>9</w:t>
              </w:r>
              <w:del w:id="704" w:author="Author">
                <w:r w:rsidDel="003D5BE3">
                  <w:rPr>
                    <w:rFonts w:ascii="Verdana" w:hAnsi="Verdana" w:cs="Arial"/>
                    <w:lang w:val="en-US"/>
                  </w:rPr>
                  <w:delText>28</w:delText>
                </w:r>
              </w:del>
              <w:r>
                <w:rPr>
                  <w:rFonts w:ascii="Verdana" w:hAnsi="Verdana" w:cs="Arial"/>
                  <w:lang w:val="en-US"/>
                </w:rPr>
                <w:t xml:space="preserve">, </w:t>
              </w:r>
              <w:r w:rsidR="003D5BE3">
                <w:rPr>
                  <w:rFonts w:ascii="Verdana" w:hAnsi="Verdana" w:cs="Arial"/>
                  <w:lang w:val="en-US"/>
                </w:rPr>
                <w:t>3.1.10, 3.1.31, 3.1.60, 3.1.61, 3.1.65, 3.1.94</w:t>
              </w:r>
            </w:ins>
          </w:p>
        </w:tc>
      </w:tr>
      <w:tr w:rsidR="00852CBF" w:rsidRPr="006E7300" w14:paraId="1D722E17" w14:textId="77777777" w:rsidTr="007650DA">
        <w:trPr>
          <w:cnfStyle w:val="000000100000" w:firstRow="0" w:lastRow="0" w:firstColumn="0" w:lastColumn="0" w:oddVBand="0" w:evenVBand="0" w:oddHBand="1" w:evenHBand="0" w:firstRowFirstColumn="0" w:firstRowLastColumn="0" w:lastRowFirstColumn="0" w:lastRowLastColumn="0"/>
          <w:ins w:id="705" w:author="Author"/>
        </w:trPr>
        <w:tc>
          <w:tcPr>
            <w:cnfStyle w:val="001000000000" w:firstRow="0" w:lastRow="0" w:firstColumn="1" w:lastColumn="0" w:oddVBand="0" w:evenVBand="0" w:oddHBand="0" w:evenHBand="0" w:firstRowFirstColumn="0" w:firstRowLastColumn="0" w:lastRowFirstColumn="0" w:lastRowLastColumn="0"/>
            <w:tcW w:w="931" w:type="dxa"/>
          </w:tcPr>
          <w:p w14:paraId="2654F907" w14:textId="48B254AC" w:rsidR="00852CBF" w:rsidRDefault="00852CBF" w:rsidP="00852CBF">
            <w:pPr>
              <w:rPr>
                <w:ins w:id="706" w:author="Author"/>
                <w:rFonts w:ascii="Verdana" w:hAnsi="Verdana" w:cs="Arial"/>
                <w:lang w:val="en-US"/>
              </w:rPr>
            </w:pPr>
            <w:ins w:id="707" w:author="Author">
              <w:r>
                <w:rPr>
                  <w:rFonts w:ascii="Verdana" w:hAnsi="Verdana" w:cs="Arial"/>
                  <w:lang w:val="en-US"/>
                </w:rPr>
                <w:t>V1.</w:t>
              </w:r>
              <w:r w:rsidR="00D63321">
                <w:rPr>
                  <w:rFonts w:ascii="Verdana" w:hAnsi="Verdana" w:cs="Arial"/>
                  <w:lang w:val="en-US"/>
                </w:rPr>
                <w:t>7</w:t>
              </w:r>
              <w:del w:id="708" w:author="Author">
                <w:r w:rsidDel="00D63321">
                  <w:rPr>
                    <w:rFonts w:ascii="Verdana" w:hAnsi="Verdana" w:cs="Arial"/>
                    <w:lang w:val="en-US"/>
                  </w:rPr>
                  <w:delText>6</w:delText>
                </w:r>
              </w:del>
            </w:ins>
          </w:p>
        </w:tc>
        <w:tc>
          <w:tcPr>
            <w:tcW w:w="1785" w:type="dxa"/>
          </w:tcPr>
          <w:p w14:paraId="24E24894" w14:textId="2A1864AD" w:rsidR="00852CBF" w:rsidRDefault="00852CBF" w:rsidP="00852CBF">
            <w:pPr>
              <w:cnfStyle w:val="000000100000" w:firstRow="0" w:lastRow="0" w:firstColumn="0" w:lastColumn="0" w:oddVBand="0" w:evenVBand="0" w:oddHBand="1" w:evenHBand="0" w:firstRowFirstColumn="0" w:firstRowLastColumn="0" w:lastRowFirstColumn="0" w:lastRowLastColumn="0"/>
              <w:rPr>
                <w:ins w:id="709" w:author="Author"/>
                <w:rFonts w:ascii="Verdana" w:hAnsi="Verdana" w:cs="Arial"/>
                <w:lang w:val="en-US"/>
              </w:rPr>
            </w:pPr>
            <w:ins w:id="710" w:author="Author">
              <w:r>
                <w:rPr>
                  <w:rFonts w:ascii="Verdana" w:hAnsi="Verdana" w:cs="Arial"/>
                  <w:lang w:val="en-US"/>
                </w:rPr>
                <w:t>11</w:t>
              </w:r>
              <w:r w:rsidRPr="007501CD">
                <w:rPr>
                  <w:rFonts w:ascii="Verdana" w:hAnsi="Verdana" w:cs="Arial"/>
                  <w:vertAlign w:val="superscript"/>
                  <w:lang w:val="en-US"/>
                </w:rPr>
                <w:t>th</w:t>
              </w:r>
              <w:r>
                <w:rPr>
                  <w:rFonts w:ascii="Verdana" w:hAnsi="Verdana" w:cs="Arial"/>
                  <w:lang w:val="en-US"/>
                </w:rPr>
                <w:t xml:space="preserve"> July</w:t>
              </w:r>
            </w:ins>
          </w:p>
        </w:tc>
        <w:tc>
          <w:tcPr>
            <w:tcW w:w="1339" w:type="dxa"/>
          </w:tcPr>
          <w:p w14:paraId="180710BD" w14:textId="06DF7883" w:rsidR="00852CBF" w:rsidRDefault="00852CBF" w:rsidP="00852CBF">
            <w:pPr>
              <w:cnfStyle w:val="000000100000" w:firstRow="0" w:lastRow="0" w:firstColumn="0" w:lastColumn="0" w:oddVBand="0" w:evenVBand="0" w:oddHBand="1" w:evenHBand="0" w:firstRowFirstColumn="0" w:firstRowLastColumn="0" w:lastRowFirstColumn="0" w:lastRowLastColumn="0"/>
              <w:rPr>
                <w:ins w:id="711" w:author="Author"/>
                <w:rFonts w:ascii="Verdana" w:hAnsi="Verdana" w:cs="Arial"/>
                <w:lang w:val="en-US"/>
              </w:rPr>
            </w:pPr>
            <w:ins w:id="712" w:author="Author">
              <w:r>
                <w:rPr>
                  <w:rFonts w:ascii="Verdana" w:hAnsi="Verdana" w:cs="Arial"/>
                  <w:lang w:val="en-US"/>
                </w:rPr>
                <w:t>Raluca Lupsan</w:t>
              </w:r>
            </w:ins>
          </w:p>
        </w:tc>
        <w:tc>
          <w:tcPr>
            <w:tcW w:w="3369" w:type="dxa"/>
          </w:tcPr>
          <w:p w14:paraId="6219D443" w14:textId="461EF382" w:rsidR="00852CBF" w:rsidRDefault="00852CBF" w:rsidP="00852CBF">
            <w:pPr>
              <w:cnfStyle w:val="000000100000" w:firstRow="0" w:lastRow="0" w:firstColumn="0" w:lastColumn="0" w:oddVBand="0" w:evenVBand="0" w:oddHBand="1" w:evenHBand="0" w:firstRowFirstColumn="0" w:firstRowLastColumn="0" w:lastRowFirstColumn="0" w:lastRowLastColumn="0"/>
              <w:rPr>
                <w:ins w:id="713" w:author="Author"/>
                <w:rFonts w:ascii="Verdana" w:hAnsi="Verdana" w:cs="Arial"/>
                <w:lang w:val="en-US"/>
              </w:rPr>
            </w:pPr>
            <w:ins w:id="714" w:author="Author">
              <w:r>
                <w:rPr>
                  <w:rFonts w:ascii="Verdana" w:hAnsi="Verdana" w:cs="Arial"/>
                  <w:lang w:val="en-US"/>
                </w:rPr>
                <w:t>Megan Dalaya/Christine Fernandes</w:t>
              </w:r>
            </w:ins>
          </w:p>
        </w:tc>
        <w:tc>
          <w:tcPr>
            <w:tcW w:w="5086" w:type="dxa"/>
          </w:tcPr>
          <w:p w14:paraId="13F0F19F" w14:textId="177CF2CA" w:rsidR="00852CBF" w:rsidRDefault="00852CBF" w:rsidP="00852CBF">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ins w:id="715" w:author="Author"/>
                <w:rFonts w:ascii="Verdana" w:hAnsi="Verdana" w:cs="Arial"/>
                <w:lang w:val="en-US"/>
              </w:rPr>
            </w:pPr>
            <w:ins w:id="716" w:author="Author">
              <w:r>
                <w:rPr>
                  <w:rFonts w:ascii="Verdana" w:hAnsi="Verdana" w:cs="Arial"/>
                  <w:lang w:val="en-US"/>
                </w:rPr>
                <w:t>Detailed walk</w:t>
              </w:r>
              <w:r w:rsidR="008B230C">
                <w:rPr>
                  <w:rFonts w:ascii="Verdana" w:hAnsi="Verdana" w:cs="Arial"/>
                  <w:lang w:val="en-US"/>
                </w:rPr>
                <w:t xml:space="preserve"> </w:t>
              </w:r>
              <w:r>
                <w:rPr>
                  <w:rFonts w:ascii="Verdana" w:hAnsi="Verdana" w:cs="Arial"/>
                  <w:lang w:val="en-US"/>
                </w:rPr>
                <w:t>through all t</w:t>
              </w:r>
              <w:r w:rsidR="008B230C">
                <w:rPr>
                  <w:rFonts w:ascii="Verdana" w:hAnsi="Verdana" w:cs="Arial"/>
                  <w:lang w:val="en-US"/>
                </w:rPr>
                <w:t>he steps post sign off: small corrections on the wording. Note: nothing has been change on the process steps</w:t>
              </w:r>
            </w:ins>
          </w:p>
        </w:tc>
      </w:tr>
      <w:tr w:rsidR="00EB3083" w:rsidRPr="006E7300" w14:paraId="534F561B" w14:textId="77777777" w:rsidTr="007650DA">
        <w:trPr>
          <w:ins w:id="717" w:author="Author"/>
        </w:trPr>
        <w:tc>
          <w:tcPr>
            <w:cnfStyle w:val="001000000000" w:firstRow="0" w:lastRow="0" w:firstColumn="1" w:lastColumn="0" w:oddVBand="0" w:evenVBand="0" w:oddHBand="0" w:evenHBand="0" w:firstRowFirstColumn="0" w:firstRowLastColumn="0" w:lastRowFirstColumn="0" w:lastRowLastColumn="0"/>
            <w:tcW w:w="931" w:type="dxa"/>
          </w:tcPr>
          <w:p w14:paraId="12BA47FA" w14:textId="2E3391FB" w:rsidR="00EB3083" w:rsidRDefault="00EB3083" w:rsidP="00EB3083">
            <w:pPr>
              <w:rPr>
                <w:ins w:id="718" w:author="Author"/>
                <w:rFonts w:ascii="Verdana" w:hAnsi="Verdana" w:cs="Arial"/>
                <w:lang w:val="en-US"/>
              </w:rPr>
            </w:pPr>
            <w:ins w:id="719" w:author="Author">
              <w:r>
                <w:rPr>
                  <w:rFonts w:ascii="Verdana" w:hAnsi="Verdana" w:cs="Arial"/>
                  <w:lang w:val="en-US"/>
                </w:rPr>
                <w:t>V1.8</w:t>
              </w:r>
            </w:ins>
          </w:p>
        </w:tc>
        <w:tc>
          <w:tcPr>
            <w:tcW w:w="1785" w:type="dxa"/>
          </w:tcPr>
          <w:p w14:paraId="0F67EDA8" w14:textId="56B2497E" w:rsidR="00EB3083" w:rsidRDefault="00EB3083" w:rsidP="00EB3083">
            <w:pPr>
              <w:cnfStyle w:val="000000000000" w:firstRow="0" w:lastRow="0" w:firstColumn="0" w:lastColumn="0" w:oddVBand="0" w:evenVBand="0" w:oddHBand="0" w:evenHBand="0" w:firstRowFirstColumn="0" w:firstRowLastColumn="0" w:lastRowFirstColumn="0" w:lastRowLastColumn="0"/>
              <w:rPr>
                <w:ins w:id="720" w:author="Author"/>
                <w:rFonts w:ascii="Verdana" w:hAnsi="Verdana" w:cs="Arial"/>
                <w:lang w:val="en-US"/>
              </w:rPr>
            </w:pPr>
            <w:ins w:id="721" w:author="Author">
              <w:r>
                <w:rPr>
                  <w:rFonts w:ascii="Verdana" w:hAnsi="Verdana" w:cs="Arial"/>
                  <w:lang w:val="en-US"/>
                </w:rPr>
                <w:t>16</w:t>
              </w:r>
              <w:r w:rsidRPr="007501CD">
                <w:rPr>
                  <w:rFonts w:ascii="Verdana" w:hAnsi="Verdana" w:cs="Arial"/>
                  <w:vertAlign w:val="superscript"/>
                  <w:lang w:val="en-US"/>
                </w:rPr>
                <w:t>th</w:t>
              </w:r>
              <w:r>
                <w:rPr>
                  <w:rFonts w:ascii="Verdana" w:hAnsi="Verdana" w:cs="Arial"/>
                  <w:lang w:val="en-US"/>
                </w:rPr>
                <w:t xml:space="preserve"> July</w:t>
              </w:r>
            </w:ins>
          </w:p>
        </w:tc>
        <w:tc>
          <w:tcPr>
            <w:tcW w:w="1339" w:type="dxa"/>
          </w:tcPr>
          <w:p w14:paraId="2115037A" w14:textId="5FC3A9DE" w:rsidR="00EB3083" w:rsidRDefault="00EB3083" w:rsidP="00EB3083">
            <w:pPr>
              <w:cnfStyle w:val="000000000000" w:firstRow="0" w:lastRow="0" w:firstColumn="0" w:lastColumn="0" w:oddVBand="0" w:evenVBand="0" w:oddHBand="0" w:evenHBand="0" w:firstRowFirstColumn="0" w:firstRowLastColumn="0" w:lastRowFirstColumn="0" w:lastRowLastColumn="0"/>
              <w:rPr>
                <w:ins w:id="722" w:author="Author"/>
                <w:rFonts w:ascii="Verdana" w:hAnsi="Verdana" w:cs="Arial"/>
                <w:lang w:val="en-US"/>
              </w:rPr>
            </w:pPr>
            <w:ins w:id="723" w:author="Author">
              <w:r>
                <w:rPr>
                  <w:rFonts w:ascii="Verdana" w:hAnsi="Verdana" w:cs="Arial"/>
                  <w:lang w:val="en-US"/>
                </w:rPr>
                <w:t>Raluca Lupsan</w:t>
              </w:r>
            </w:ins>
          </w:p>
        </w:tc>
        <w:tc>
          <w:tcPr>
            <w:tcW w:w="3369" w:type="dxa"/>
          </w:tcPr>
          <w:p w14:paraId="3E3310B3" w14:textId="70588D4D" w:rsidR="00EB3083" w:rsidRDefault="00EB3083" w:rsidP="00EB3083">
            <w:pPr>
              <w:cnfStyle w:val="000000000000" w:firstRow="0" w:lastRow="0" w:firstColumn="0" w:lastColumn="0" w:oddVBand="0" w:evenVBand="0" w:oddHBand="0" w:evenHBand="0" w:firstRowFirstColumn="0" w:firstRowLastColumn="0" w:lastRowFirstColumn="0" w:lastRowLastColumn="0"/>
              <w:rPr>
                <w:ins w:id="724" w:author="Author"/>
                <w:rFonts w:ascii="Verdana" w:hAnsi="Verdana" w:cs="Arial"/>
                <w:lang w:val="en-US"/>
              </w:rPr>
            </w:pPr>
            <w:ins w:id="725" w:author="Author">
              <w:r>
                <w:rPr>
                  <w:rFonts w:ascii="Verdana" w:hAnsi="Verdana" w:cs="Arial"/>
                  <w:lang w:val="en-US"/>
                </w:rPr>
                <w:t>Megan Dalaya/Christine Fernandes</w:t>
              </w:r>
            </w:ins>
          </w:p>
        </w:tc>
        <w:tc>
          <w:tcPr>
            <w:tcW w:w="5086" w:type="dxa"/>
          </w:tcPr>
          <w:p w14:paraId="48147167" w14:textId="74585FD0" w:rsidR="00EB3083" w:rsidRDefault="00EB3083" w:rsidP="00EB3083">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ins w:id="726" w:author="Author"/>
                <w:rFonts w:ascii="Verdana" w:hAnsi="Verdana" w:cs="Arial"/>
                <w:lang w:val="en-US"/>
              </w:rPr>
            </w:pPr>
            <w:ins w:id="727" w:author="Author">
              <w:r>
                <w:rPr>
                  <w:rFonts w:ascii="Verdana" w:hAnsi="Verdana" w:cs="Arial"/>
                  <w:lang w:val="en-US"/>
                </w:rPr>
                <w:t>Updated post sign off: section 3.1.3 to include the additional column in the TH dictionary used for vlookup</w:t>
              </w:r>
            </w:ins>
          </w:p>
        </w:tc>
      </w:tr>
      <w:tr w:rsidR="00420CA0" w:rsidRPr="006E7300" w14:paraId="34B2F5DB" w14:textId="77777777" w:rsidTr="007650DA">
        <w:trPr>
          <w:cnfStyle w:val="000000100000" w:firstRow="0" w:lastRow="0" w:firstColumn="0" w:lastColumn="0" w:oddVBand="0" w:evenVBand="0" w:oddHBand="1" w:evenHBand="0" w:firstRowFirstColumn="0" w:firstRowLastColumn="0" w:lastRowFirstColumn="0" w:lastRowLastColumn="0"/>
          <w:ins w:id="728" w:author="Author"/>
        </w:trPr>
        <w:tc>
          <w:tcPr>
            <w:cnfStyle w:val="001000000000" w:firstRow="0" w:lastRow="0" w:firstColumn="1" w:lastColumn="0" w:oddVBand="0" w:evenVBand="0" w:oddHBand="0" w:evenHBand="0" w:firstRowFirstColumn="0" w:firstRowLastColumn="0" w:lastRowFirstColumn="0" w:lastRowLastColumn="0"/>
            <w:tcW w:w="931" w:type="dxa"/>
          </w:tcPr>
          <w:p w14:paraId="5A4F31C9" w14:textId="469635F2" w:rsidR="00420CA0" w:rsidRDefault="00420CA0" w:rsidP="00420CA0">
            <w:pPr>
              <w:rPr>
                <w:ins w:id="729" w:author="Author"/>
                <w:rFonts w:ascii="Verdana" w:hAnsi="Verdana" w:cs="Arial"/>
                <w:lang w:val="en-US"/>
              </w:rPr>
            </w:pPr>
            <w:ins w:id="730" w:author="Author">
              <w:r>
                <w:rPr>
                  <w:rFonts w:ascii="Verdana" w:hAnsi="Verdana" w:cs="Arial"/>
                  <w:lang w:val="en-US"/>
                </w:rPr>
                <w:lastRenderedPageBreak/>
                <w:t>V1.9</w:t>
              </w:r>
            </w:ins>
          </w:p>
        </w:tc>
        <w:tc>
          <w:tcPr>
            <w:tcW w:w="1785" w:type="dxa"/>
          </w:tcPr>
          <w:p w14:paraId="2B35C868" w14:textId="1261A60F" w:rsidR="00420CA0" w:rsidRDefault="00420CA0" w:rsidP="00420CA0">
            <w:pPr>
              <w:cnfStyle w:val="000000100000" w:firstRow="0" w:lastRow="0" w:firstColumn="0" w:lastColumn="0" w:oddVBand="0" w:evenVBand="0" w:oddHBand="1" w:evenHBand="0" w:firstRowFirstColumn="0" w:firstRowLastColumn="0" w:lastRowFirstColumn="0" w:lastRowLastColumn="0"/>
              <w:rPr>
                <w:ins w:id="731" w:author="Author"/>
                <w:rFonts w:ascii="Verdana" w:hAnsi="Verdana" w:cs="Arial"/>
                <w:lang w:val="en-US"/>
              </w:rPr>
            </w:pPr>
            <w:ins w:id="732" w:author="Author">
              <w:r>
                <w:rPr>
                  <w:rFonts w:ascii="Verdana" w:hAnsi="Verdana" w:cs="Arial"/>
                  <w:lang w:val="en-US"/>
                </w:rPr>
                <w:t>17</w:t>
              </w:r>
              <w:r w:rsidRPr="007501CD">
                <w:rPr>
                  <w:rFonts w:ascii="Verdana" w:hAnsi="Verdana" w:cs="Arial"/>
                  <w:vertAlign w:val="superscript"/>
                  <w:lang w:val="en-US"/>
                </w:rPr>
                <w:t>th</w:t>
              </w:r>
              <w:r>
                <w:rPr>
                  <w:rFonts w:ascii="Verdana" w:hAnsi="Verdana" w:cs="Arial"/>
                  <w:lang w:val="en-US"/>
                </w:rPr>
                <w:t xml:space="preserve"> July</w:t>
              </w:r>
            </w:ins>
          </w:p>
        </w:tc>
        <w:tc>
          <w:tcPr>
            <w:tcW w:w="1339" w:type="dxa"/>
          </w:tcPr>
          <w:p w14:paraId="49561632" w14:textId="0D6C5D92" w:rsidR="00420CA0" w:rsidRDefault="00420CA0" w:rsidP="00420CA0">
            <w:pPr>
              <w:cnfStyle w:val="000000100000" w:firstRow="0" w:lastRow="0" w:firstColumn="0" w:lastColumn="0" w:oddVBand="0" w:evenVBand="0" w:oddHBand="1" w:evenHBand="0" w:firstRowFirstColumn="0" w:firstRowLastColumn="0" w:lastRowFirstColumn="0" w:lastRowLastColumn="0"/>
              <w:rPr>
                <w:ins w:id="733" w:author="Author"/>
                <w:rFonts w:ascii="Verdana" w:hAnsi="Verdana" w:cs="Arial"/>
                <w:lang w:val="en-US"/>
              </w:rPr>
            </w:pPr>
            <w:ins w:id="734" w:author="Author">
              <w:r>
                <w:rPr>
                  <w:rFonts w:ascii="Verdana" w:hAnsi="Verdana" w:cs="Arial"/>
                  <w:lang w:val="en-US"/>
                </w:rPr>
                <w:t>Raluca Lupsan</w:t>
              </w:r>
            </w:ins>
          </w:p>
        </w:tc>
        <w:tc>
          <w:tcPr>
            <w:tcW w:w="3369" w:type="dxa"/>
          </w:tcPr>
          <w:p w14:paraId="069E62E5" w14:textId="114E6995" w:rsidR="00420CA0" w:rsidRDefault="00420CA0" w:rsidP="00420CA0">
            <w:pPr>
              <w:cnfStyle w:val="000000100000" w:firstRow="0" w:lastRow="0" w:firstColumn="0" w:lastColumn="0" w:oddVBand="0" w:evenVBand="0" w:oddHBand="1" w:evenHBand="0" w:firstRowFirstColumn="0" w:firstRowLastColumn="0" w:lastRowFirstColumn="0" w:lastRowLastColumn="0"/>
              <w:rPr>
                <w:ins w:id="735" w:author="Author"/>
                <w:rFonts w:ascii="Verdana" w:hAnsi="Verdana" w:cs="Arial"/>
                <w:lang w:val="en-US"/>
              </w:rPr>
            </w:pPr>
            <w:ins w:id="736" w:author="Author">
              <w:r>
                <w:rPr>
                  <w:rFonts w:ascii="Verdana" w:hAnsi="Verdana" w:cs="Arial"/>
                  <w:lang w:val="en-US"/>
                </w:rPr>
                <w:t>Megan Dalaya/Christine Fernandes</w:t>
              </w:r>
            </w:ins>
          </w:p>
        </w:tc>
        <w:tc>
          <w:tcPr>
            <w:tcW w:w="5086" w:type="dxa"/>
          </w:tcPr>
          <w:p w14:paraId="05449FCC" w14:textId="3B16F46F" w:rsidR="00420CA0" w:rsidRDefault="00420CA0" w:rsidP="00420CA0">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ins w:id="737" w:author="Author"/>
                <w:rFonts w:ascii="Verdana" w:hAnsi="Verdana" w:cs="Arial"/>
                <w:lang w:val="en-US"/>
              </w:rPr>
            </w:pPr>
            <w:ins w:id="738" w:author="Author">
              <w:r>
                <w:rPr>
                  <w:rFonts w:ascii="Verdana" w:hAnsi="Verdana" w:cs="Arial"/>
                  <w:lang w:val="en-US"/>
                </w:rPr>
                <w:t xml:space="preserve">Updated post sign off: section </w:t>
              </w:r>
              <w:r w:rsidRPr="00420CA0">
                <w:rPr>
                  <w:rFonts w:ascii="Verdana" w:hAnsi="Verdana" w:cs="Arial"/>
                  <w:lang w:val="en-US"/>
                </w:rPr>
                <w:t>3.1.56 and 3.1.52.3</w:t>
              </w:r>
            </w:ins>
          </w:p>
        </w:tc>
      </w:tr>
      <w:tr w:rsidR="00963248" w:rsidRPr="006E7300" w14:paraId="00F35B0D" w14:textId="77777777" w:rsidTr="007650DA">
        <w:trPr>
          <w:ins w:id="739" w:author="Author"/>
        </w:trPr>
        <w:tc>
          <w:tcPr>
            <w:cnfStyle w:val="001000000000" w:firstRow="0" w:lastRow="0" w:firstColumn="1" w:lastColumn="0" w:oddVBand="0" w:evenVBand="0" w:oddHBand="0" w:evenHBand="0" w:firstRowFirstColumn="0" w:firstRowLastColumn="0" w:lastRowFirstColumn="0" w:lastRowLastColumn="0"/>
            <w:tcW w:w="931" w:type="dxa"/>
          </w:tcPr>
          <w:p w14:paraId="39317847" w14:textId="4F397AFB" w:rsidR="00963248" w:rsidRDefault="00963248" w:rsidP="00963248">
            <w:pPr>
              <w:rPr>
                <w:ins w:id="740" w:author="Author"/>
                <w:rFonts w:ascii="Verdana" w:hAnsi="Verdana" w:cs="Arial"/>
                <w:lang w:val="en-US"/>
              </w:rPr>
            </w:pPr>
            <w:ins w:id="741" w:author="Author">
              <w:r>
                <w:rPr>
                  <w:rFonts w:ascii="Verdana" w:hAnsi="Verdana" w:cs="Arial"/>
                  <w:lang w:val="en-US"/>
                </w:rPr>
                <w:t>V1.10</w:t>
              </w:r>
            </w:ins>
          </w:p>
        </w:tc>
        <w:tc>
          <w:tcPr>
            <w:tcW w:w="1785" w:type="dxa"/>
          </w:tcPr>
          <w:p w14:paraId="39E01ABA" w14:textId="31A2C425" w:rsidR="00963248" w:rsidRDefault="00963248" w:rsidP="00963248">
            <w:pPr>
              <w:cnfStyle w:val="000000000000" w:firstRow="0" w:lastRow="0" w:firstColumn="0" w:lastColumn="0" w:oddVBand="0" w:evenVBand="0" w:oddHBand="0" w:evenHBand="0" w:firstRowFirstColumn="0" w:firstRowLastColumn="0" w:lastRowFirstColumn="0" w:lastRowLastColumn="0"/>
              <w:rPr>
                <w:ins w:id="742" w:author="Author"/>
                <w:rFonts w:ascii="Verdana" w:hAnsi="Verdana" w:cs="Arial"/>
                <w:lang w:val="en-US"/>
              </w:rPr>
            </w:pPr>
            <w:ins w:id="743" w:author="Author">
              <w:r>
                <w:rPr>
                  <w:rFonts w:ascii="Verdana" w:hAnsi="Verdana" w:cs="Arial"/>
                  <w:lang w:val="en-US"/>
                </w:rPr>
                <w:t>25</w:t>
              </w:r>
              <w:r w:rsidRPr="00963248">
                <w:rPr>
                  <w:rFonts w:ascii="Verdana" w:hAnsi="Verdana" w:cs="Arial"/>
                  <w:vertAlign w:val="superscript"/>
                  <w:lang w:val="en-US"/>
                  <w:rPrChange w:id="744" w:author="Author">
                    <w:rPr>
                      <w:rFonts w:ascii="Verdana" w:hAnsi="Verdana" w:cs="Arial"/>
                      <w:lang w:val="en-US"/>
                    </w:rPr>
                  </w:rPrChange>
                </w:rPr>
                <w:t>th</w:t>
              </w:r>
              <w:r>
                <w:rPr>
                  <w:rFonts w:ascii="Verdana" w:hAnsi="Verdana" w:cs="Arial"/>
                  <w:lang w:val="en-US"/>
                </w:rPr>
                <w:t xml:space="preserve"> July</w:t>
              </w:r>
            </w:ins>
          </w:p>
        </w:tc>
        <w:tc>
          <w:tcPr>
            <w:tcW w:w="1339" w:type="dxa"/>
          </w:tcPr>
          <w:p w14:paraId="656E30BA" w14:textId="2DFC4240" w:rsidR="00963248" w:rsidRDefault="00963248" w:rsidP="00963248">
            <w:pPr>
              <w:cnfStyle w:val="000000000000" w:firstRow="0" w:lastRow="0" w:firstColumn="0" w:lastColumn="0" w:oddVBand="0" w:evenVBand="0" w:oddHBand="0" w:evenHBand="0" w:firstRowFirstColumn="0" w:firstRowLastColumn="0" w:lastRowFirstColumn="0" w:lastRowLastColumn="0"/>
              <w:rPr>
                <w:ins w:id="745" w:author="Author"/>
                <w:rFonts w:ascii="Verdana" w:hAnsi="Verdana" w:cs="Arial"/>
                <w:lang w:val="en-US"/>
              </w:rPr>
            </w:pPr>
            <w:ins w:id="746" w:author="Author">
              <w:r>
                <w:rPr>
                  <w:rFonts w:ascii="Verdana" w:hAnsi="Verdana" w:cs="Arial"/>
                  <w:lang w:val="en-US"/>
                </w:rPr>
                <w:t>Raluca Lupsan</w:t>
              </w:r>
            </w:ins>
          </w:p>
        </w:tc>
        <w:tc>
          <w:tcPr>
            <w:tcW w:w="3369" w:type="dxa"/>
          </w:tcPr>
          <w:p w14:paraId="4F5043A2" w14:textId="41865AD4" w:rsidR="00963248" w:rsidRDefault="00963248" w:rsidP="00963248">
            <w:pPr>
              <w:cnfStyle w:val="000000000000" w:firstRow="0" w:lastRow="0" w:firstColumn="0" w:lastColumn="0" w:oddVBand="0" w:evenVBand="0" w:oddHBand="0" w:evenHBand="0" w:firstRowFirstColumn="0" w:firstRowLastColumn="0" w:lastRowFirstColumn="0" w:lastRowLastColumn="0"/>
              <w:rPr>
                <w:ins w:id="747" w:author="Author"/>
                <w:rFonts w:ascii="Verdana" w:hAnsi="Verdana" w:cs="Arial"/>
                <w:lang w:val="en-US"/>
              </w:rPr>
            </w:pPr>
            <w:ins w:id="748" w:author="Author">
              <w:r>
                <w:rPr>
                  <w:rFonts w:ascii="Verdana" w:hAnsi="Verdana" w:cs="Arial"/>
                  <w:lang w:val="en-US"/>
                </w:rPr>
                <w:t>Megan Dalaya/Christine Fernandes</w:t>
              </w:r>
            </w:ins>
          </w:p>
        </w:tc>
        <w:tc>
          <w:tcPr>
            <w:tcW w:w="5086" w:type="dxa"/>
          </w:tcPr>
          <w:p w14:paraId="553F858D" w14:textId="47EB26D7" w:rsidR="00963248" w:rsidRDefault="00963248" w:rsidP="0096324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ins w:id="749" w:author="Author"/>
                <w:rFonts w:ascii="Verdana" w:hAnsi="Verdana" w:cs="Arial"/>
                <w:lang w:val="en-US"/>
              </w:rPr>
            </w:pPr>
            <w:ins w:id="750" w:author="Author">
              <w:r>
                <w:rPr>
                  <w:rFonts w:ascii="Verdana" w:hAnsi="Verdana" w:cs="Arial"/>
                  <w:lang w:val="en-US"/>
                </w:rPr>
                <w:t>Updated post sign off to add the business exceptions and correct the dropdowns location</w:t>
              </w:r>
              <w:del w:id="751" w:author="Author">
                <w:r w:rsidDel="00D65A09">
                  <w:rPr>
                    <w:rFonts w:ascii="Verdana" w:hAnsi="Verdana" w:cs="Arial"/>
                    <w:lang w:val="en-US"/>
                  </w:rPr>
                  <w:delText>s</w:delText>
                </w:r>
              </w:del>
              <w:r>
                <w:rPr>
                  <w:rFonts w:ascii="Verdana" w:hAnsi="Verdana" w:cs="Arial"/>
                  <w:lang w:val="en-US"/>
                </w:rPr>
                <w:t xml:space="preserve"> sheet</w:t>
              </w:r>
              <w:r w:rsidR="00D65A09">
                <w:rPr>
                  <w:rFonts w:ascii="Verdana" w:hAnsi="Verdana" w:cs="Arial"/>
                  <w:lang w:val="en-US"/>
                </w:rPr>
                <w:t xml:space="preserve">. Corrected section </w:t>
              </w:r>
              <w:r w:rsidR="00392BEE">
                <w:rPr>
                  <w:rFonts w:ascii="Verdana" w:hAnsi="Verdana" w:cs="Arial"/>
                  <w:lang w:val="en-US"/>
                </w:rPr>
                <w:t>3.1.65.26 to include Teaching Hospital as a filtering criteria</w:t>
              </w:r>
            </w:ins>
          </w:p>
        </w:tc>
      </w:tr>
      <w:tr w:rsidR="00EA0C24" w:rsidRPr="006E7300" w14:paraId="20CFA066" w14:textId="77777777" w:rsidTr="007650DA">
        <w:trPr>
          <w:cnfStyle w:val="000000100000" w:firstRow="0" w:lastRow="0" w:firstColumn="0" w:lastColumn="0" w:oddVBand="0" w:evenVBand="0" w:oddHBand="1" w:evenHBand="0" w:firstRowFirstColumn="0" w:firstRowLastColumn="0" w:lastRowFirstColumn="0" w:lastRowLastColumn="0"/>
          <w:ins w:id="752" w:author="Author"/>
        </w:trPr>
        <w:tc>
          <w:tcPr>
            <w:cnfStyle w:val="001000000000" w:firstRow="0" w:lastRow="0" w:firstColumn="1" w:lastColumn="0" w:oddVBand="0" w:evenVBand="0" w:oddHBand="0" w:evenHBand="0" w:firstRowFirstColumn="0" w:firstRowLastColumn="0" w:lastRowFirstColumn="0" w:lastRowLastColumn="0"/>
            <w:tcW w:w="931" w:type="dxa"/>
          </w:tcPr>
          <w:p w14:paraId="0A674C2C" w14:textId="43512AAA" w:rsidR="00EA0C24" w:rsidRDefault="00EA0C24" w:rsidP="00EA0C24">
            <w:pPr>
              <w:rPr>
                <w:ins w:id="753" w:author="Author"/>
                <w:rFonts w:ascii="Verdana" w:hAnsi="Verdana" w:cs="Arial"/>
                <w:lang w:val="en-US"/>
              </w:rPr>
            </w:pPr>
            <w:ins w:id="754" w:author="Author">
              <w:r>
                <w:rPr>
                  <w:rFonts w:ascii="Verdana" w:hAnsi="Verdana" w:cs="Arial"/>
                  <w:lang w:val="en-US"/>
                </w:rPr>
                <w:t>V1.11</w:t>
              </w:r>
            </w:ins>
          </w:p>
        </w:tc>
        <w:tc>
          <w:tcPr>
            <w:tcW w:w="1785" w:type="dxa"/>
          </w:tcPr>
          <w:p w14:paraId="37E1F0E7" w14:textId="12C51C6E" w:rsidR="00EA0C24" w:rsidRDefault="00EA0C24" w:rsidP="00EA0C24">
            <w:pPr>
              <w:cnfStyle w:val="000000100000" w:firstRow="0" w:lastRow="0" w:firstColumn="0" w:lastColumn="0" w:oddVBand="0" w:evenVBand="0" w:oddHBand="1" w:evenHBand="0" w:firstRowFirstColumn="0" w:firstRowLastColumn="0" w:lastRowFirstColumn="0" w:lastRowLastColumn="0"/>
              <w:rPr>
                <w:ins w:id="755" w:author="Author"/>
                <w:rFonts w:ascii="Verdana" w:hAnsi="Verdana" w:cs="Arial"/>
                <w:lang w:val="en-US"/>
              </w:rPr>
            </w:pPr>
            <w:ins w:id="756" w:author="Author">
              <w:r>
                <w:rPr>
                  <w:rFonts w:ascii="Verdana" w:hAnsi="Verdana" w:cs="Arial"/>
                  <w:lang w:val="en-US"/>
                </w:rPr>
                <w:t>30</w:t>
              </w:r>
              <w:r w:rsidRPr="00E0200F">
                <w:rPr>
                  <w:rFonts w:ascii="Verdana" w:hAnsi="Verdana" w:cs="Arial"/>
                  <w:vertAlign w:val="superscript"/>
                  <w:lang w:val="en-US"/>
                </w:rPr>
                <w:t>th</w:t>
              </w:r>
              <w:r>
                <w:rPr>
                  <w:rFonts w:ascii="Verdana" w:hAnsi="Verdana" w:cs="Arial"/>
                  <w:lang w:val="en-US"/>
                </w:rPr>
                <w:t xml:space="preserve"> July</w:t>
              </w:r>
            </w:ins>
          </w:p>
        </w:tc>
        <w:tc>
          <w:tcPr>
            <w:tcW w:w="1339" w:type="dxa"/>
          </w:tcPr>
          <w:p w14:paraId="71E39B3E" w14:textId="5C0D32C3" w:rsidR="00EA0C24" w:rsidRDefault="00EA0C24" w:rsidP="00EA0C24">
            <w:pPr>
              <w:cnfStyle w:val="000000100000" w:firstRow="0" w:lastRow="0" w:firstColumn="0" w:lastColumn="0" w:oddVBand="0" w:evenVBand="0" w:oddHBand="1" w:evenHBand="0" w:firstRowFirstColumn="0" w:firstRowLastColumn="0" w:lastRowFirstColumn="0" w:lastRowLastColumn="0"/>
              <w:rPr>
                <w:ins w:id="757" w:author="Author"/>
                <w:rFonts w:ascii="Verdana" w:hAnsi="Verdana" w:cs="Arial"/>
                <w:lang w:val="en-US"/>
              </w:rPr>
            </w:pPr>
            <w:ins w:id="758" w:author="Author">
              <w:r>
                <w:rPr>
                  <w:rFonts w:ascii="Verdana" w:hAnsi="Verdana" w:cs="Arial"/>
                  <w:lang w:val="en-US"/>
                </w:rPr>
                <w:t>Raluca Lupsan</w:t>
              </w:r>
            </w:ins>
          </w:p>
        </w:tc>
        <w:tc>
          <w:tcPr>
            <w:tcW w:w="3369" w:type="dxa"/>
          </w:tcPr>
          <w:p w14:paraId="43C784BF" w14:textId="016144A0" w:rsidR="00EA0C24" w:rsidRDefault="00EA0C24" w:rsidP="00EA0C24">
            <w:pPr>
              <w:cnfStyle w:val="000000100000" w:firstRow="0" w:lastRow="0" w:firstColumn="0" w:lastColumn="0" w:oddVBand="0" w:evenVBand="0" w:oddHBand="1" w:evenHBand="0" w:firstRowFirstColumn="0" w:firstRowLastColumn="0" w:lastRowFirstColumn="0" w:lastRowLastColumn="0"/>
              <w:rPr>
                <w:ins w:id="759" w:author="Author"/>
                <w:rFonts w:ascii="Verdana" w:hAnsi="Verdana" w:cs="Arial"/>
                <w:lang w:val="en-US"/>
              </w:rPr>
            </w:pPr>
            <w:ins w:id="760" w:author="Author">
              <w:r>
                <w:rPr>
                  <w:rFonts w:ascii="Verdana" w:hAnsi="Verdana" w:cs="Arial"/>
                  <w:lang w:val="en-US"/>
                </w:rPr>
                <w:t>Megan Dalaya/Christine Fernandes</w:t>
              </w:r>
            </w:ins>
          </w:p>
        </w:tc>
        <w:tc>
          <w:tcPr>
            <w:tcW w:w="5086" w:type="dxa"/>
          </w:tcPr>
          <w:p w14:paraId="583C6A87" w14:textId="1560E848" w:rsidR="00EA0C24" w:rsidRDefault="00EA0C24" w:rsidP="006B5E24">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ins w:id="761" w:author="Author"/>
                <w:rFonts w:ascii="Verdana" w:hAnsi="Verdana" w:cs="Arial"/>
                <w:lang w:val="en-US"/>
              </w:rPr>
            </w:pPr>
            <w:ins w:id="762" w:author="Author">
              <w:r>
                <w:rPr>
                  <w:rFonts w:ascii="Verdana" w:hAnsi="Verdana" w:cs="Arial"/>
                  <w:color w:val="000000" w:themeColor="text1"/>
                  <w:szCs w:val="18"/>
                </w:rPr>
                <w:t xml:space="preserve">Included </w:t>
              </w:r>
              <w:r w:rsidRPr="002D2CC8">
                <w:rPr>
                  <w:rFonts w:ascii="Verdana" w:hAnsi="Verdana" w:cs="Arial"/>
                  <w:color w:val="000000" w:themeColor="text1"/>
                  <w:szCs w:val="18"/>
                </w:rPr>
                <w:t>‘Purchasing Document Number’</w:t>
              </w:r>
              <w:r>
                <w:rPr>
                  <w:rFonts w:ascii="Verdana" w:hAnsi="Verdana" w:cs="Arial"/>
                  <w:color w:val="000000" w:themeColor="text1"/>
                  <w:szCs w:val="18"/>
                </w:rPr>
                <w:t xml:space="preserve"> as a column to be converted to number in steps </w:t>
              </w:r>
              <w:r w:rsidR="006B5E24" w:rsidRPr="006B5E24">
                <w:rPr>
                  <w:rFonts w:ascii="Verdana" w:hAnsi="Verdana" w:cs="Arial"/>
                  <w:color w:val="000000" w:themeColor="text1"/>
                  <w:szCs w:val="18"/>
                </w:rPr>
                <w:t>3.1.2.3, 3.1.52.3 and 3.1.85.3</w:t>
              </w:r>
            </w:ins>
          </w:p>
        </w:tc>
      </w:tr>
      <w:tr w:rsidR="00067068" w:rsidRPr="006E7300" w14:paraId="46BADA6F" w14:textId="77777777" w:rsidTr="007650DA">
        <w:trPr>
          <w:ins w:id="763" w:author="Author"/>
        </w:trPr>
        <w:tc>
          <w:tcPr>
            <w:cnfStyle w:val="001000000000" w:firstRow="0" w:lastRow="0" w:firstColumn="1" w:lastColumn="0" w:oddVBand="0" w:evenVBand="0" w:oddHBand="0" w:evenHBand="0" w:firstRowFirstColumn="0" w:firstRowLastColumn="0" w:lastRowFirstColumn="0" w:lastRowLastColumn="0"/>
            <w:tcW w:w="931" w:type="dxa"/>
          </w:tcPr>
          <w:p w14:paraId="640DA0E6" w14:textId="4237D949" w:rsidR="00067068" w:rsidRDefault="00067068" w:rsidP="00067068">
            <w:pPr>
              <w:rPr>
                <w:ins w:id="764" w:author="Author"/>
                <w:rFonts w:ascii="Verdana" w:hAnsi="Verdana" w:cs="Arial"/>
                <w:lang w:val="en-US"/>
              </w:rPr>
            </w:pPr>
            <w:ins w:id="765" w:author="Author">
              <w:r>
                <w:rPr>
                  <w:rFonts w:ascii="Verdana" w:hAnsi="Verdana" w:cs="Arial"/>
                  <w:lang w:val="en-US"/>
                </w:rPr>
                <w:t>V1.1</w:t>
              </w:r>
              <w:r w:rsidR="00336C5C">
                <w:rPr>
                  <w:rFonts w:ascii="Verdana" w:hAnsi="Verdana" w:cs="Arial"/>
                  <w:lang w:val="en-US"/>
                </w:rPr>
                <w:t>2</w:t>
              </w:r>
              <w:del w:id="766" w:author="Author">
                <w:r w:rsidDel="00336C5C">
                  <w:rPr>
                    <w:rFonts w:ascii="Verdana" w:hAnsi="Verdana" w:cs="Arial"/>
                    <w:lang w:val="en-US"/>
                  </w:rPr>
                  <w:delText>1</w:delText>
                </w:r>
              </w:del>
            </w:ins>
          </w:p>
        </w:tc>
        <w:tc>
          <w:tcPr>
            <w:tcW w:w="1785" w:type="dxa"/>
          </w:tcPr>
          <w:p w14:paraId="79E27D87" w14:textId="5C3839C7" w:rsidR="00067068" w:rsidRDefault="00067068" w:rsidP="00067068">
            <w:pPr>
              <w:cnfStyle w:val="000000000000" w:firstRow="0" w:lastRow="0" w:firstColumn="0" w:lastColumn="0" w:oddVBand="0" w:evenVBand="0" w:oddHBand="0" w:evenHBand="0" w:firstRowFirstColumn="0" w:firstRowLastColumn="0" w:lastRowFirstColumn="0" w:lastRowLastColumn="0"/>
              <w:rPr>
                <w:ins w:id="767" w:author="Author"/>
                <w:rFonts w:ascii="Verdana" w:hAnsi="Verdana" w:cs="Arial"/>
                <w:lang w:val="en-US"/>
              </w:rPr>
            </w:pPr>
            <w:ins w:id="768" w:author="Author">
              <w:r>
                <w:rPr>
                  <w:rFonts w:ascii="Verdana" w:hAnsi="Verdana" w:cs="Arial"/>
                  <w:lang w:val="en-US"/>
                </w:rPr>
                <w:t>5</w:t>
              </w:r>
              <w:r w:rsidRPr="00067068">
                <w:rPr>
                  <w:rFonts w:ascii="Verdana" w:hAnsi="Verdana" w:cs="Arial"/>
                  <w:vertAlign w:val="superscript"/>
                  <w:lang w:val="en-US"/>
                  <w:rPrChange w:id="769" w:author="Author">
                    <w:rPr>
                      <w:rFonts w:ascii="Verdana" w:hAnsi="Verdana" w:cs="Arial"/>
                      <w:lang w:val="en-US"/>
                    </w:rPr>
                  </w:rPrChange>
                </w:rPr>
                <w:t>th</w:t>
              </w:r>
              <w:r>
                <w:rPr>
                  <w:rFonts w:ascii="Verdana" w:hAnsi="Verdana" w:cs="Arial"/>
                  <w:lang w:val="en-US"/>
                </w:rPr>
                <w:t xml:space="preserve"> of August</w:t>
              </w:r>
            </w:ins>
          </w:p>
        </w:tc>
        <w:tc>
          <w:tcPr>
            <w:tcW w:w="1339" w:type="dxa"/>
          </w:tcPr>
          <w:p w14:paraId="00F6AC6B" w14:textId="42444B0D" w:rsidR="00067068" w:rsidRDefault="00067068" w:rsidP="00067068">
            <w:pPr>
              <w:cnfStyle w:val="000000000000" w:firstRow="0" w:lastRow="0" w:firstColumn="0" w:lastColumn="0" w:oddVBand="0" w:evenVBand="0" w:oddHBand="0" w:evenHBand="0" w:firstRowFirstColumn="0" w:firstRowLastColumn="0" w:lastRowFirstColumn="0" w:lastRowLastColumn="0"/>
              <w:rPr>
                <w:ins w:id="770" w:author="Author"/>
                <w:rFonts w:ascii="Verdana" w:hAnsi="Verdana" w:cs="Arial"/>
                <w:lang w:val="en-US"/>
              </w:rPr>
            </w:pPr>
            <w:ins w:id="771" w:author="Author">
              <w:r>
                <w:rPr>
                  <w:rFonts w:ascii="Verdana" w:hAnsi="Verdana" w:cs="Arial"/>
                  <w:lang w:val="en-US"/>
                </w:rPr>
                <w:t>Raluca Lupsan</w:t>
              </w:r>
            </w:ins>
          </w:p>
        </w:tc>
        <w:tc>
          <w:tcPr>
            <w:tcW w:w="3369" w:type="dxa"/>
          </w:tcPr>
          <w:p w14:paraId="12412877" w14:textId="51000F62" w:rsidR="00067068" w:rsidRDefault="00067068" w:rsidP="00067068">
            <w:pPr>
              <w:cnfStyle w:val="000000000000" w:firstRow="0" w:lastRow="0" w:firstColumn="0" w:lastColumn="0" w:oddVBand="0" w:evenVBand="0" w:oddHBand="0" w:evenHBand="0" w:firstRowFirstColumn="0" w:firstRowLastColumn="0" w:lastRowFirstColumn="0" w:lastRowLastColumn="0"/>
              <w:rPr>
                <w:ins w:id="772" w:author="Author"/>
                <w:rFonts w:ascii="Verdana" w:hAnsi="Verdana" w:cs="Arial"/>
                <w:lang w:val="en-US"/>
              </w:rPr>
            </w:pPr>
            <w:ins w:id="773" w:author="Author">
              <w:r>
                <w:rPr>
                  <w:rFonts w:ascii="Verdana" w:hAnsi="Verdana" w:cs="Arial"/>
                  <w:lang w:val="en-US"/>
                </w:rPr>
                <w:t>Megan Dalaya/Christine Fernandes</w:t>
              </w:r>
            </w:ins>
          </w:p>
        </w:tc>
        <w:tc>
          <w:tcPr>
            <w:tcW w:w="5086" w:type="dxa"/>
          </w:tcPr>
          <w:p w14:paraId="68BA1B6C" w14:textId="17843B67" w:rsidR="00067068" w:rsidRDefault="00067068" w:rsidP="0006706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ins w:id="774" w:author="Author"/>
                <w:rFonts w:ascii="Verdana" w:hAnsi="Verdana" w:cs="Arial"/>
                <w:color w:val="000000" w:themeColor="text1"/>
                <w:szCs w:val="18"/>
              </w:rPr>
            </w:pPr>
            <w:ins w:id="775" w:author="Author">
              <w:r>
                <w:rPr>
                  <w:rFonts w:ascii="Verdana" w:hAnsi="Verdana" w:cs="Arial"/>
                  <w:color w:val="000000" w:themeColor="text1"/>
                  <w:szCs w:val="18"/>
                </w:rPr>
                <w:t xml:space="preserve">Corrected </w:t>
              </w:r>
              <w:r w:rsidRPr="002D2CC8">
                <w:rPr>
                  <w:rFonts w:ascii="Verdana" w:hAnsi="Verdana" w:cs="Arial"/>
                  <w:color w:val="000000" w:themeColor="text1"/>
                  <w:szCs w:val="18"/>
                </w:rPr>
                <w:t>‘</w:t>
              </w:r>
              <w:r>
                <w:rPr>
                  <w:rFonts w:ascii="Verdana" w:hAnsi="Verdana" w:cs="Arial"/>
                  <w:color w:val="000000" w:themeColor="text1"/>
                  <w:szCs w:val="18"/>
                </w:rPr>
                <w:t>PURCHASE ORDER NUMBER’ to be converted to text in section 3.1.50 and 3.1.83</w:t>
              </w:r>
            </w:ins>
          </w:p>
        </w:tc>
      </w:tr>
      <w:tr w:rsidR="008F6A00" w:rsidRPr="006E7300" w14:paraId="00908721" w14:textId="77777777" w:rsidTr="007650DA">
        <w:trPr>
          <w:cnfStyle w:val="000000100000" w:firstRow="0" w:lastRow="0" w:firstColumn="0" w:lastColumn="0" w:oddVBand="0" w:evenVBand="0" w:oddHBand="1" w:evenHBand="0" w:firstRowFirstColumn="0" w:firstRowLastColumn="0" w:lastRowFirstColumn="0" w:lastRowLastColumn="0"/>
          <w:ins w:id="776" w:author="Author"/>
        </w:trPr>
        <w:tc>
          <w:tcPr>
            <w:cnfStyle w:val="001000000000" w:firstRow="0" w:lastRow="0" w:firstColumn="1" w:lastColumn="0" w:oddVBand="0" w:evenVBand="0" w:oddHBand="0" w:evenHBand="0" w:firstRowFirstColumn="0" w:firstRowLastColumn="0" w:lastRowFirstColumn="0" w:lastRowLastColumn="0"/>
            <w:tcW w:w="931" w:type="dxa"/>
          </w:tcPr>
          <w:p w14:paraId="2599EC6A" w14:textId="72E29625" w:rsidR="008F6A00" w:rsidRDefault="008F6A00" w:rsidP="008F6A00">
            <w:pPr>
              <w:rPr>
                <w:ins w:id="777" w:author="Author"/>
                <w:rFonts w:ascii="Verdana" w:hAnsi="Verdana" w:cs="Arial"/>
                <w:lang w:val="en-US"/>
              </w:rPr>
            </w:pPr>
            <w:ins w:id="778" w:author="Author">
              <w:r>
                <w:rPr>
                  <w:rFonts w:ascii="Verdana" w:hAnsi="Verdana" w:cs="Arial"/>
                  <w:lang w:val="en-US"/>
                </w:rPr>
                <w:t>V1.13</w:t>
              </w:r>
            </w:ins>
          </w:p>
        </w:tc>
        <w:tc>
          <w:tcPr>
            <w:tcW w:w="1785" w:type="dxa"/>
          </w:tcPr>
          <w:p w14:paraId="1D0F6AF0" w14:textId="79A6EE4B" w:rsidR="008F6A00" w:rsidRDefault="008F6A00" w:rsidP="008F6A00">
            <w:pPr>
              <w:cnfStyle w:val="000000100000" w:firstRow="0" w:lastRow="0" w:firstColumn="0" w:lastColumn="0" w:oddVBand="0" w:evenVBand="0" w:oddHBand="1" w:evenHBand="0" w:firstRowFirstColumn="0" w:firstRowLastColumn="0" w:lastRowFirstColumn="0" w:lastRowLastColumn="0"/>
              <w:rPr>
                <w:ins w:id="779" w:author="Author"/>
                <w:rFonts w:ascii="Verdana" w:hAnsi="Verdana" w:cs="Arial"/>
                <w:lang w:val="en-US"/>
              </w:rPr>
            </w:pPr>
            <w:ins w:id="780" w:author="Author">
              <w:r>
                <w:rPr>
                  <w:rFonts w:ascii="Verdana" w:hAnsi="Verdana" w:cs="Arial"/>
                  <w:lang w:val="en-US"/>
                </w:rPr>
                <w:t>8</w:t>
              </w:r>
              <w:r w:rsidRPr="00887145">
                <w:rPr>
                  <w:rFonts w:ascii="Verdana" w:hAnsi="Verdana" w:cs="Arial"/>
                  <w:vertAlign w:val="superscript"/>
                  <w:lang w:val="en-US"/>
                </w:rPr>
                <w:t>th</w:t>
              </w:r>
              <w:r>
                <w:rPr>
                  <w:rFonts w:ascii="Verdana" w:hAnsi="Verdana" w:cs="Arial"/>
                  <w:lang w:val="en-US"/>
                </w:rPr>
                <w:t xml:space="preserve"> of August</w:t>
              </w:r>
            </w:ins>
          </w:p>
        </w:tc>
        <w:tc>
          <w:tcPr>
            <w:tcW w:w="1339" w:type="dxa"/>
          </w:tcPr>
          <w:p w14:paraId="73863726" w14:textId="14109FF8" w:rsidR="008F6A00" w:rsidRDefault="008F6A00" w:rsidP="008F6A00">
            <w:pPr>
              <w:cnfStyle w:val="000000100000" w:firstRow="0" w:lastRow="0" w:firstColumn="0" w:lastColumn="0" w:oddVBand="0" w:evenVBand="0" w:oddHBand="1" w:evenHBand="0" w:firstRowFirstColumn="0" w:firstRowLastColumn="0" w:lastRowFirstColumn="0" w:lastRowLastColumn="0"/>
              <w:rPr>
                <w:ins w:id="781" w:author="Author"/>
                <w:rFonts w:ascii="Verdana" w:hAnsi="Verdana" w:cs="Arial"/>
                <w:lang w:val="en-US"/>
              </w:rPr>
            </w:pPr>
            <w:ins w:id="782" w:author="Author">
              <w:r>
                <w:rPr>
                  <w:rFonts w:ascii="Verdana" w:hAnsi="Verdana" w:cs="Arial"/>
                  <w:lang w:val="en-US"/>
                </w:rPr>
                <w:t>Raluca Lupsan</w:t>
              </w:r>
            </w:ins>
          </w:p>
        </w:tc>
        <w:tc>
          <w:tcPr>
            <w:tcW w:w="3369" w:type="dxa"/>
          </w:tcPr>
          <w:p w14:paraId="7EFEB552" w14:textId="5CD5B626" w:rsidR="008F6A00" w:rsidRDefault="008F6A00" w:rsidP="008F6A00">
            <w:pPr>
              <w:cnfStyle w:val="000000100000" w:firstRow="0" w:lastRow="0" w:firstColumn="0" w:lastColumn="0" w:oddVBand="0" w:evenVBand="0" w:oddHBand="1" w:evenHBand="0" w:firstRowFirstColumn="0" w:firstRowLastColumn="0" w:lastRowFirstColumn="0" w:lastRowLastColumn="0"/>
              <w:rPr>
                <w:ins w:id="783" w:author="Author"/>
                <w:rFonts w:ascii="Verdana" w:hAnsi="Verdana" w:cs="Arial"/>
                <w:lang w:val="en-US"/>
              </w:rPr>
            </w:pPr>
            <w:ins w:id="784" w:author="Author">
              <w:r>
                <w:rPr>
                  <w:rFonts w:ascii="Verdana" w:hAnsi="Verdana" w:cs="Arial"/>
                  <w:lang w:val="en-US"/>
                </w:rPr>
                <w:t>Megan Dalaya/Christine Fernandes</w:t>
              </w:r>
            </w:ins>
          </w:p>
        </w:tc>
        <w:tc>
          <w:tcPr>
            <w:tcW w:w="5086" w:type="dxa"/>
          </w:tcPr>
          <w:p w14:paraId="0C7F0932" w14:textId="0DB9AD78" w:rsidR="008F6A00" w:rsidRDefault="008F6A00" w:rsidP="008F6A00">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ins w:id="785" w:author="Author"/>
                <w:rFonts w:ascii="Verdana" w:hAnsi="Verdana" w:cs="Arial"/>
                <w:color w:val="000000" w:themeColor="text1"/>
                <w:szCs w:val="18"/>
              </w:rPr>
            </w:pPr>
            <w:ins w:id="786" w:author="Author">
              <w:r>
                <w:rPr>
                  <w:rFonts w:ascii="Verdana" w:hAnsi="Verdana" w:cs="Arial"/>
                  <w:color w:val="000000" w:themeColor="text1"/>
                  <w:szCs w:val="18"/>
                </w:rPr>
                <w:t xml:space="preserve">Added the recipients email addresses for the email expectations post DD sign off </w:t>
              </w:r>
            </w:ins>
          </w:p>
        </w:tc>
      </w:tr>
      <w:tr w:rsidR="008F6A00" w:rsidRPr="006E7300" w14:paraId="4A4ED952" w14:textId="77777777" w:rsidTr="007650DA">
        <w:trPr>
          <w:ins w:id="787" w:author="Author"/>
        </w:trPr>
        <w:tc>
          <w:tcPr>
            <w:cnfStyle w:val="001000000000" w:firstRow="0" w:lastRow="0" w:firstColumn="1" w:lastColumn="0" w:oddVBand="0" w:evenVBand="0" w:oddHBand="0" w:evenHBand="0" w:firstRowFirstColumn="0" w:firstRowLastColumn="0" w:lastRowFirstColumn="0" w:lastRowLastColumn="0"/>
            <w:tcW w:w="931" w:type="dxa"/>
          </w:tcPr>
          <w:p w14:paraId="0AC0679A" w14:textId="0A5B62DC" w:rsidR="008F6A00" w:rsidRDefault="008F6A00" w:rsidP="008F6A00">
            <w:pPr>
              <w:rPr>
                <w:ins w:id="788" w:author="Author"/>
                <w:rFonts w:ascii="Verdana" w:hAnsi="Verdana" w:cs="Arial"/>
                <w:lang w:val="en-US"/>
              </w:rPr>
            </w:pPr>
            <w:ins w:id="789" w:author="Author">
              <w:r>
                <w:rPr>
                  <w:rFonts w:ascii="Verdana" w:hAnsi="Verdana" w:cs="Arial"/>
                  <w:lang w:val="en-US"/>
                </w:rPr>
                <w:t>V1.14</w:t>
              </w:r>
            </w:ins>
          </w:p>
        </w:tc>
        <w:tc>
          <w:tcPr>
            <w:tcW w:w="1785" w:type="dxa"/>
          </w:tcPr>
          <w:p w14:paraId="12533E43" w14:textId="76E26784" w:rsidR="008F6A00" w:rsidRDefault="003A678B" w:rsidP="008F6A00">
            <w:pPr>
              <w:cnfStyle w:val="000000000000" w:firstRow="0" w:lastRow="0" w:firstColumn="0" w:lastColumn="0" w:oddVBand="0" w:evenVBand="0" w:oddHBand="0" w:evenHBand="0" w:firstRowFirstColumn="0" w:firstRowLastColumn="0" w:lastRowFirstColumn="0" w:lastRowLastColumn="0"/>
              <w:rPr>
                <w:ins w:id="790" w:author="Author"/>
                <w:rFonts w:ascii="Verdana" w:hAnsi="Verdana" w:cs="Arial"/>
                <w:lang w:val="en-US"/>
              </w:rPr>
            </w:pPr>
            <w:ins w:id="791" w:author="Author">
              <w:r>
                <w:rPr>
                  <w:rFonts w:ascii="Verdana" w:hAnsi="Verdana" w:cs="Arial"/>
                  <w:lang w:val="en-US"/>
                </w:rPr>
                <w:t>12’th of August</w:t>
              </w:r>
            </w:ins>
          </w:p>
        </w:tc>
        <w:tc>
          <w:tcPr>
            <w:tcW w:w="1339" w:type="dxa"/>
          </w:tcPr>
          <w:p w14:paraId="1E88567A" w14:textId="70DD8C5C" w:rsidR="008F6A00" w:rsidRDefault="003A678B" w:rsidP="008F6A00">
            <w:pPr>
              <w:cnfStyle w:val="000000000000" w:firstRow="0" w:lastRow="0" w:firstColumn="0" w:lastColumn="0" w:oddVBand="0" w:evenVBand="0" w:oddHBand="0" w:evenHBand="0" w:firstRowFirstColumn="0" w:firstRowLastColumn="0" w:lastRowFirstColumn="0" w:lastRowLastColumn="0"/>
              <w:rPr>
                <w:ins w:id="792" w:author="Author"/>
                <w:rFonts w:ascii="Verdana" w:hAnsi="Verdana" w:cs="Arial"/>
                <w:lang w:val="en-US"/>
              </w:rPr>
            </w:pPr>
            <w:ins w:id="793" w:author="Author">
              <w:r>
                <w:rPr>
                  <w:rFonts w:ascii="Verdana" w:hAnsi="Verdana" w:cs="Arial"/>
                  <w:lang w:val="en-US"/>
                </w:rPr>
                <w:t>Sai Lakshmi</w:t>
              </w:r>
            </w:ins>
          </w:p>
        </w:tc>
        <w:tc>
          <w:tcPr>
            <w:tcW w:w="3369" w:type="dxa"/>
          </w:tcPr>
          <w:p w14:paraId="6F6A3A65" w14:textId="0FDF5EA2" w:rsidR="008F6A00" w:rsidRDefault="003A678B" w:rsidP="008F6A00">
            <w:pPr>
              <w:cnfStyle w:val="000000000000" w:firstRow="0" w:lastRow="0" w:firstColumn="0" w:lastColumn="0" w:oddVBand="0" w:evenVBand="0" w:oddHBand="0" w:evenHBand="0" w:firstRowFirstColumn="0" w:firstRowLastColumn="0" w:lastRowFirstColumn="0" w:lastRowLastColumn="0"/>
              <w:rPr>
                <w:ins w:id="794" w:author="Author"/>
                <w:rFonts w:ascii="Verdana" w:hAnsi="Verdana" w:cs="Arial"/>
                <w:lang w:val="en-US"/>
              </w:rPr>
            </w:pPr>
            <w:ins w:id="795" w:author="Author">
              <w:r>
                <w:rPr>
                  <w:rFonts w:ascii="Verdana" w:hAnsi="Verdana" w:cs="Arial"/>
                  <w:lang w:val="en-US"/>
                </w:rPr>
                <w:t>Megan Dalaya/Christine Fernandes</w:t>
              </w:r>
            </w:ins>
          </w:p>
        </w:tc>
        <w:tc>
          <w:tcPr>
            <w:tcW w:w="5086" w:type="dxa"/>
          </w:tcPr>
          <w:p w14:paraId="594F17BF" w14:textId="75DCCE4D" w:rsidR="008F6A00" w:rsidRDefault="003A678B" w:rsidP="008F6A0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ins w:id="796" w:author="Author"/>
                <w:rFonts w:ascii="Verdana" w:hAnsi="Verdana" w:cs="Arial"/>
                <w:color w:val="000000" w:themeColor="text1"/>
                <w:szCs w:val="18"/>
              </w:rPr>
            </w:pPr>
            <w:ins w:id="797" w:author="Author">
              <w:r>
                <w:rPr>
                  <w:rFonts w:ascii="Verdana" w:hAnsi="Verdana" w:cs="Arial"/>
                  <w:color w:val="000000" w:themeColor="text1"/>
                  <w:szCs w:val="18"/>
                </w:rPr>
                <w:t>Added some changes regarding Section 7 to 8</w:t>
              </w:r>
            </w:ins>
          </w:p>
        </w:tc>
      </w:tr>
      <w:tr w:rsidR="008F6A00" w:rsidRPr="006E7300" w14:paraId="728BCFD0" w14:textId="77777777" w:rsidTr="007650DA">
        <w:trPr>
          <w:cnfStyle w:val="000000100000" w:firstRow="0" w:lastRow="0" w:firstColumn="0" w:lastColumn="0" w:oddVBand="0" w:evenVBand="0" w:oddHBand="1" w:evenHBand="0" w:firstRowFirstColumn="0" w:firstRowLastColumn="0" w:lastRowFirstColumn="0" w:lastRowLastColumn="0"/>
          <w:ins w:id="798" w:author="Author"/>
        </w:trPr>
        <w:tc>
          <w:tcPr>
            <w:cnfStyle w:val="001000000000" w:firstRow="0" w:lastRow="0" w:firstColumn="1" w:lastColumn="0" w:oddVBand="0" w:evenVBand="0" w:oddHBand="0" w:evenHBand="0" w:firstRowFirstColumn="0" w:firstRowLastColumn="0" w:lastRowFirstColumn="0" w:lastRowLastColumn="0"/>
            <w:tcW w:w="931" w:type="dxa"/>
          </w:tcPr>
          <w:p w14:paraId="61CF80D5" w14:textId="62312559" w:rsidR="008F6A00" w:rsidRDefault="008F6A00" w:rsidP="008F6A00">
            <w:pPr>
              <w:rPr>
                <w:ins w:id="799" w:author="Author"/>
                <w:rFonts w:ascii="Verdana" w:hAnsi="Verdana" w:cs="Arial"/>
                <w:lang w:val="en-US"/>
              </w:rPr>
            </w:pPr>
            <w:ins w:id="800" w:author="Author">
              <w:r>
                <w:rPr>
                  <w:rFonts w:ascii="Verdana" w:hAnsi="Verdana" w:cs="Arial"/>
                  <w:lang w:val="en-US"/>
                </w:rPr>
                <w:t>V1.13</w:t>
              </w:r>
              <w:del w:id="801" w:author="Author">
                <w:r w:rsidDel="00E33CBA">
                  <w:rPr>
                    <w:rFonts w:ascii="Verdana" w:hAnsi="Verdana" w:cs="Arial"/>
                    <w:lang w:val="en-US"/>
                  </w:rPr>
                  <w:delText>2</w:delText>
                </w:r>
              </w:del>
            </w:ins>
          </w:p>
        </w:tc>
        <w:tc>
          <w:tcPr>
            <w:tcW w:w="1785" w:type="dxa"/>
          </w:tcPr>
          <w:p w14:paraId="708E4FDB" w14:textId="0EFE04A6" w:rsidR="008F6A00" w:rsidRDefault="00EF022E" w:rsidP="008F6A00">
            <w:pPr>
              <w:cnfStyle w:val="000000100000" w:firstRow="0" w:lastRow="0" w:firstColumn="0" w:lastColumn="0" w:oddVBand="0" w:evenVBand="0" w:oddHBand="1" w:evenHBand="0" w:firstRowFirstColumn="0" w:firstRowLastColumn="0" w:lastRowFirstColumn="0" w:lastRowLastColumn="0"/>
              <w:rPr>
                <w:ins w:id="802" w:author="Author"/>
                <w:rFonts w:ascii="Verdana" w:hAnsi="Verdana" w:cs="Arial"/>
                <w:lang w:val="en-US"/>
              </w:rPr>
            </w:pPr>
            <w:ins w:id="803" w:author="Author">
              <w:r>
                <w:rPr>
                  <w:rFonts w:ascii="Verdana" w:hAnsi="Verdana" w:cs="Arial"/>
                  <w:lang w:val="en-US"/>
                </w:rPr>
                <w:t>21</w:t>
              </w:r>
              <w:del w:id="804" w:author="Author">
                <w:r w:rsidR="008F6A00" w:rsidDel="00EF022E">
                  <w:rPr>
                    <w:rFonts w:ascii="Verdana" w:hAnsi="Verdana" w:cs="Arial"/>
                    <w:lang w:val="en-US"/>
                  </w:rPr>
                  <w:delText>8</w:delText>
                </w:r>
              </w:del>
              <w:r>
                <w:rPr>
                  <w:rFonts w:ascii="Verdana" w:hAnsi="Verdana" w:cs="Arial"/>
                  <w:vertAlign w:val="superscript"/>
                  <w:lang w:val="en-US"/>
                </w:rPr>
                <w:t>st</w:t>
              </w:r>
              <w:del w:id="805" w:author="Author">
                <w:r w:rsidR="008F6A00" w:rsidRPr="00887145" w:rsidDel="00EF022E">
                  <w:rPr>
                    <w:rFonts w:ascii="Verdana" w:hAnsi="Verdana" w:cs="Arial"/>
                    <w:vertAlign w:val="superscript"/>
                    <w:lang w:val="en-US"/>
                  </w:rPr>
                  <w:delText>th</w:delText>
                </w:r>
              </w:del>
              <w:r w:rsidR="008F6A00">
                <w:rPr>
                  <w:rFonts w:ascii="Verdana" w:hAnsi="Verdana" w:cs="Arial"/>
                  <w:lang w:val="en-US"/>
                </w:rPr>
                <w:t xml:space="preserve"> of August</w:t>
              </w:r>
            </w:ins>
          </w:p>
        </w:tc>
        <w:tc>
          <w:tcPr>
            <w:tcW w:w="1339" w:type="dxa"/>
          </w:tcPr>
          <w:p w14:paraId="1E9A74A7" w14:textId="46B68E7D" w:rsidR="008F6A00" w:rsidRDefault="008F6A00" w:rsidP="008F6A00">
            <w:pPr>
              <w:cnfStyle w:val="000000100000" w:firstRow="0" w:lastRow="0" w:firstColumn="0" w:lastColumn="0" w:oddVBand="0" w:evenVBand="0" w:oddHBand="1" w:evenHBand="0" w:firstRowFirstColumn="0" w:firstRowLastColumn="0" w:lastRowFirstColumn="0" w:lastRowLastColumn="0"/>
              <w:rPr>
                <w:ins w:id="806" w:author="Author"/>
                <w:rFonts w:ascii="Verdana" w:hAnsi="Verdana" w:cs="Arial"/>
                <w:lang w:val="en-US"/>
              </w:rPr>
            </w:pPr>
            <w:ins w:id="807" w:author="Author">
              <w:r>
                <w:rPr>
                  <w:rFonts w:ascii="Verdana" w:hAnsi="Verdana" w:cs="Arial"/>
                  <w:lang w:val="en-US"/>
                </w:rPr>
                <w:t>Raluca Lupsan</w:t>
              </w:r>
            </w:ins>
          </w:p>
        </w:tc>
        <w:tc>
          <w:tcPr>
            <w:tcW w:w="3369" w:type="dxa"/>
          </w:tcPr>
          <w:p w14:paraId="2679FA52" w14:textId="6485276D" w:rsidR="008F6A00" w:rsidRDefault="008F6A00" w:rsidP="008F6A00">
            <w:pPr>
              <w:cnfStyle w:val="000000100000" w:firstRow="0" w:lastRow="0" w:firstColumn="0" w:lastColumn="0" w:oddVBand="0" w:evenVBand="0" w:oddHBand="1" w:evenHBand="0" w:firstRowFirstColumn="0" w:firstRowLastColumn="0" w:lastRowFirstColumn="0" w:lastRowLastColumn="0"/>
              <w:rPr>
                <w:ins w:id="808" w:author="Author"/>
                <w:rFonts w:ascii="Verdana" w:hAnsi="Verdana" w:cs="Arial"/>
                <w:lang w:val="en-US"/>
              </w:rPr>
            </w:pPr>
            <w:ins w:id="809" w:author="Author">
              <w:r>
                <w:rPr>
                  <w:rFonts w:ascii="Verdana" w:hAnsi="Verdana" w:cs="Arial"/>
                  <w:lang w:val="en-US"/>
                </w:rPr>
                <w:t>Megan Dalaya/Christine Fernandes</w:t>
              </w:r>
            </w:ins>
          </w:p>
        </w:tc>
        <w:tc>
          <w:tcPr>
            <w:tcW w:w="5086" w:type="dxa"/>
          </w:tcPr>
          <w:p w14:paraId="3084D27D" w14:textId="1A8F57E0" w:rsidR="008F6A00" w:rsidRDefault="008F6A00" w:rsidP="008F6A00">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ins w:id="810" w:author="Author"/>
                <w:rFonts w:ascii="Verdana" w:hAnsi="Verdana" w:cs="Arial"/>
                <w:color w:val="000000" w:themeColor="text1"/>
                <w:szCs w:val="18"/>
              </w:rPr>
            </w:pPr>
            <w:ins w:id="811" w:author="Author">
              <w:del w:id="812" w:author="Author">
                <w:r w:rsidDel="00EF022E">
                  <w:rPr>
                    <w:rFonts w:ascii="Verdana" w:hAnsi="Verdana" w:cs="Arial"/>
                    <w:color w:val="000000" w:themeColor="text1"/>
                    <w:szCs w:val="18"/>
                  </w:rPr>
                  <w:delText>Added the recipients email addresses for the email expectations post DD sign off</w:delText>
                </w:r>
              </w:del>
              <w:r w:rsidR="00EF022E">
                <w:rPr>
                  <w:rFonts w:ascii="Verdana" w:hAnsi="Verdana" w:cs="Arial"/>
                  <w:color w:val="000000" w:themeColor="text1"/>
                  <w:szCs w:val="18"/>
                </w:rPr>
                <w:t>Added section</w:t>
              </w:r>
              <w:r>
                <w:rPr>
                  <w:rFonts w:ascii="Verdana" w:hAnsi="Verdana" w:cs="Arial"/>
                  <w:color w:val="000000" w:themeColor="text1"/>
                  <w:szCs w:val="18"/>
                </w:rPr>
                <w:t xml:space="preserve"> </w:t>
              </w:r>
              <w:r w:rsidR="00E1647B">
                <w:rPr>
                  <w:rFonts w:ascii="Verdana" w:hAnsi="Verdana" w:cs="Arial"/>
                  <w:color w:val="000000" w:themeColor="text1"/>
                  <w:szCs w:val="18"/>
                </w:rPr>
                <w:t>10</w:t>
              </w:r>
            </w:ins>
          </w:p>
        </w:tc>
      </w:tr>
      <w:tr w:rsidR="00A4198A" w:rsidRPr="006E7300" w14:paraId="2DE0226B" w14:textId="77777777" w:rsidTr="007650DA">
        <w:trPr>
          <w:ins w:id="813" w:author="Author"/>
        </w:trPr>
        <w:tc>
          <w:tcPr>
            <w:cnfStyle w:val="001000000000" w:firstRow="0" w:lastRow="0" w:firstColumn="1" w:lastColumn="0" w:oddVBand="0" w:evenVBand="0" w:oddHBand="0" w:evenHBand="0" w:firstRowFirstColumn="0" w:firstRowLastColumn="0" w:lastRowFirstColumn="0" w:lastRowLastColumn="0"/>
            <w:tcW w:w="931" w:type="dxa"/>
          </w:tcPr>
          <w:p w14:paraId="64763D42" w14:textId="569EEDCB" w:rsidR="00A4198A" w:rsidRDefault="00A4198A" w:rsidP="008F6A00">
            <w:pPr>
              <w:rPr>
                <w:ins w:id="814" w:author="Author"/>
                <w:rFonts w:ascii="Verdana" w:hAnsi="Verdana" w:cs="Arial"/>
                <w:lang w:val="en-US"/>
              </w:rPr>
            </w:pPr>
            <w:ins w:id="815" w:author="Author">
              <w:r>
                <w:rPr>
                  <w:rFonts w:ascii="Verdana" w:hAnsi="Verdana" w:cs="Arial"/>
                  <w:lang w:val="en-US"/>
                </w:rPr>
                <w:t>V1.16</w:t>
              </w:r>
            </w:ins>
          </w:p>
        </w:tc>
        <w:tc>
          <w:tcPr>
            <w:tcW w:w="1785" w:type="dxa"/>
          </w:tcPr>
          <w:p w14:paraId="2718EBEA" w14:textId="386C4917" w:rsidR="00A4198A" w:rsidRDefault="00EA1E93" w:rsidP="008F6A00">
            <w:pPr>
              <w:cnfStyle w:val="000000000000" w:firstRow="0" w:lastRow="0" w:firstColumn="0" w:lastColumn="0" w:oddVBand="0" w:evenVBand="0" w:oddHBand="0" w:evenHBand="0" w:firstRowFirstColumn="0" w:firstRowLastColumn="0" w:lastRowFirstColumn="0" w:lastRowLastColumn="0"/>
              <w:rPr>
                <w:ins w:id="816" w:author="Author"/>
                <w:rFonts w:ascii="Verdana" w:hAnsi="Verdana" w:cs="Arial"/>
                <w:lang w:val="en-US"/>
              </w:rPr>
            </w:pPr>
            <w:ins w:id="817" w:author="Author">
              <w:r>
                <w:rPr>
                  <w:rFonts w:ascii="Verdana" w:hAnsi="Verdana" w:cs="Arial"/>
                  <w:lang w:val="en-US"/>
                </w:rPr>
                <w:t>26</w:t>
              </w:r>
              <w:r w:rsidRPr="00EA1E93">
                <w:rPr>
                  <w:rFonts w:ascii="Verdana" w:hAnsi="Verdana" w:cs="Arial"/>
                  <w:vertAlign w:val="superscript"/>
                  <w:lang w:val="en-US"/>
                  <w:rPrChange w:id="818" w:author="Author">
                    <w:rPr>
                      <w:rFonts w:ascii="Verdana" w:hAnsi="Verdana" w:cs="Arial"/>
                      <w:lang w:val="en-US"/>
                    </w:rPr>
                  </w:rPrChange>
                </w:rPr>
                <w:t>th</w:t>
              </w:r>
              <w:r>
                <w:rPr>
                  <w:rFonts w:ascii="Verdana" w:hAnsi="Verdana" w:cs="Arial"/>
                  <w:lang w:val="en-US"/>
                </w:rPr>
                <w:t xml:space="preserve"> of August</w:t>
              </w:r>
            </w:ins>
          </w:p>
        </w:tc>
        <w:tc>
          <w:tcPr>
            <w:tcW w:w="1339" w:type="dxa"/>
          </w:tcPr>
          <w:p w14:paraId="021F28CF" w14:textId="1AAAA537" w:rsidR="00A4198A" w:rsidRDefault="00A4198A" w:rsidP="008F6A00">
            <w:pPr>
              <w:cnfStyle w:val="000000000000" w:firstRow="0" w:lastRow="0" w:firstColumn="0" w:lastColumn="0" w:oddVBand="0" w:evenVBand="0" w:oddHBand="0" w:evenHBand="0" w:firstRowFirstColumn="0" w:firstRowLastColumn="0" w:lastRowFirstColumn="0" w:lastRowLastColumn="0"/>
              <w:rPr>
                <w:ins w:id="819" w:author="Author"/>
                <w:rFonts w:ascii="Verdana" w:hAnsi="Verdana" w:cs="Arial"/>
                <w:lang w:val="en-US"/>
              </w:rPr>
            </w:pPr>
            <w:ins w:id="820" w:author="Author">
              <w:r>
                <w:rPr>
                  <w:rFonts w:ascii="Verdana" w:hAnsi="Verdana" w:cs="Arial"/>
                  <w:lang w:val="en-US"/>
                </w:rPr>
                <w:t>Raluca Lupsan</w:t>
              </w:r>
            </w:ins>
          </w:p>
        </w:tc>
        <w:tc>
          <w:tcPr>
            <w:tcW w:w="3369" w:type="dxa"/>
          </w:tcPr>
          <w:p w14:paraId="006D348A" w14:textId="5C0AA350" w:rsidR="00A4198A" w:rsidRDefault="00A4198A" w:rsidP="008F6A00">
            <w:pPr>
              <w:cnfStyle w:val="000000000000" w:firstRow="0" w:lastRow="0" w:firstColumn="0" w:lastColumn="0" w:oddVBand="0" w:evenVBand="0" w:oddHBand="0" w:evenHBand="0" w:firstRowFirstColumn="0" w:firstRowLastColumn="0" w:lastRowFirstColumn="0" w:lastRowLastColumn="0"/>
              <w:rPr>
                <w:ins w:id="821" w:author="Author"/>
                <w:rFonts w:ascii="Verdana" w:hAnsi="Verdana" w:cs="Arial"/>
                <w:lang w:val="en-US"/>
              </w:rPr>
            </w:pPr>
            <w:ins w:id="822" w:author="Author">
              <w:r>
                <w:rPr>
                  <w:rFonts w:ascii="Verdana" w:hAnsi="Verdana" w:cs="Arial"/>
                  <w:lang w:val="en-US"/>
                </w:rPr>
                <w:t>Megan Dalaya/Christine Fernandes</w:t>
              </w:r>
            </w:ins>
          </w:p>
        </w:tc>
        <w:tc>
          <w:tcPr>
            <w:tcW w:w="5086" w:type="dxa"/>
          </w:tcPr>
          <w:p w14:paraId="78855378" w14:textId="34FDB252" w:rsidR="00A4198A" w:rsidDel="00EF022E" w:rsidRDefault="00A4198A" w:rsidP="008F6A0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ins w:id="823" w:author="Author"/>
                <w:rFonts w:ascii="Verdana" w:hAnsi="Verdana" w:cs="Arial"/>
                <w:color w:val="000000" w:themeColor="text1"/>
                <w:szCs w:val="18"/>
              </w:rPr>
            </w:pPr>
            <w:ins w:id="824" w:author="Author">
              <w:r>
                <w:rPr>
                  <w:rFonts w:ascii="Verdana" w:hAnsi="Verdana" w:cs="Arial"/>
                  <w:color w:val="000000" w:themeColor="text1"/>
                  <w:szCs w:val="18"/>
                </w:rPr>
                <w:t>Updated post sign off: output file names</w:t>
              </w:r>
            </w:ins>
          </w:p>
        </w:tc>
      </w:tr>
    </w:tbl>
    <w:p w14:paraId="2C9FEE1A" w14:textId="77777777" w:rsidR="0052414C" w:rsidRPr="006E7300" w:rsidRDefault="0052414C" w:rsidP="0052414C">
      <w:pPr>
        <w:rPr>
          <w:rFonts w:ascii="Verdana" w:hAnsi="Verdana" w:cs="Arial"/>
          <w:lang w:val="en-US"/>
        </w:rPr>
      </w:pPr>
    </w:p>
    <w:p w14:paraId="0E7E2E2B" w14:textId="77777777" w:rsidR="0052414C" w:rsidRPr="006E7300" w:rsidRDefault="0052414C" w:rsidP="0052414C">
      <w:pPr>
        <w:rPr>
          <w:rFonts w:ascii="Verdana" w:hAnsi="Verdana" w:cs="Arial"/>
          <w:sz w:val="28"/>
          <w:szCs w:val="28"/>
          <w:lang w:val="en-US"/>
        </w:rPr>
      </w:pPr>
      <w:r w:rsidRPr="006E7300">
        <w:rPr>
          <w:rFonts w:ascii="Verdana" w:hAnsi="Verdana" w:cs="Arial"/>
          <w:sz w:val="28"/>
          <w:szCs w:val="28"/>
          <w:lang w:val="en-US"/>
        </w:rPr>
        <w:t>Key Stakeholders</w:t>
      </w:r>
    </w:p>
    <w:tbl>
      <w:tblPr>
        <w:tblStyle w:val="ListTable31"/>
        <w:tblW w:w="12469" w:type="dxa"/>
        <w:tblLook w:val="04A0" w:firstRow="1" w:lastRow="0" w:firstColumn="1" w:lastColumn="0" w:noHBand="0" w:noVBand="1"/>
        <w:tblPrChange w:id="825" w:author="Author">
          <w:tblPr>
            <w:tblStyle w:val="ListTable31"/>
            <w:tblW w:w="9067" w:type="dxa"/>
            <w:tblLook w:val="04A0" w:firstRow="1" w:lastRow="0" w:firstColumn="1" w:lastColumn="0" w:noHBand="0" w:noVBand="1"/>
          </w:tblPr>
        </w:tblPrChange>
      </w:tblPr>
      <w:tblGrid>
        <w:gridCol w:w="2763"/>
        <w:gridCol w:w="1393"/>
        <w:gridCol w:w="8313"/>
        <w:tblGridChange w:id="826">
          <w:tblGrid>
            <w:gridCol w:w="2835"/>
            <w:gridCol w:w="2835"/>
            <w:gridCol w:w="3397"/>
          </w:tblGrid>
        </w:tblGridChange>
      </w:tblGrid>
      <w:tr w:rsidR="0052414C" w:rsidRPr="006E7300" w14:paraId="6CBE423D" w14:textId="77777777" w:rsidTr="00682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dxa"/>
            <w:tcPrChange w:id="827" w:author="Author">
              <w:tcPr>
                <w:tcW w:w="2835" w:type="dxa"/>
              </w:tcPr>
            </w:tcPrChange>
          </w:tcPr>
          <w:p w14:paraId="19BDEF7B" w14:textId="77777777" w:rsidR="0052414C" w:rsidRPr="006E7300" w:rsidRDefault="0052414C" w:rsidP="00C5196B">
            <w:pPr>
              <w:tabs>
                <w:tab w:val="center" w:pos="1236"/>
              </w:tabs>
              <w:cnfStyle w:val="101000000100" w:firstRow="1" w:lastRow="0" w:firstColumn="1" w:lastColumn="0" w:oddVBand="0" w:evenVBand="0" w:oddHBand="0" w:evenHBand="0" w:firstRowFirstColumn="1" w:firstRowLastColumn="0" w:lastRowFirstColumn="0" w:lastRowLastColumn="0"/>
              <w:rPr>
                <w:rFonts w:ascii="Verdana" w:hAnsi="Verdana" w:cs="Arial"/>
                <w:b w:val="0"/>
                <w:lang w:val="en-US"/>
              </w:rPr>
            </w:pPr>
            <w:r w:rsidRPr="006E7300">
              <w:rPr>
                <w:rFonts w:ascii="Verdana" w:hAnsi="Verdana" w:cs="Arial"/>
                <w:b w:val="0"/>
                <w:lang w:val="en-US"/>
              </w:rPr>
              <w:t>Stakeholder</w:t>
            </w:r>
          </w:p>
        </w:tc>
        <w:tc>
          <w:tcPr>
            <w:tcW w:w="0" w:type="dxa"/>
            <w:tcPrChange w:id="828" w:author="Author">
              <w:tcPr>
                <w:tcW w:w="2835" w:type="dxa"/>
              </w:tcPr>
            </w:tcPrChange>
          </w:tcPr>
          <w:p w14:paraId="2698FC94" w14:textId="77777777" w:rsidR="0052414C" w:rsidRPr="006E7300" w:rsidRDefault="0052414C" w:rsidP="00C5196B">
            <w:pPr>
              <w:cnfStyle w:val="100000000000" w:firstRow="1" w:lastRow="0" w:firstColumn="0" w:lastColumn="0" w:oddVBand="0" w:evenVBand="0" w:oddHBand="0" w:evenHBand="0" w:firstRowFirstColumn="0" w:firstRowLastColumn="0" w:lastRowFirstColumn="0" w:lastRowLastColumn="0"/>
              <w:rPr>
                <w:rFonts w:ascii="Verdana" w:hAnsi="Verdana" w:cs="Arial"/>
                <w:b w:val="0"/>
                <w:lang w:val="en-US"/>
              </w:rPr>
            </w:pPr>
            <w:r w:rsidRPr="006E7300">
              <w:rPr>
                <w:rFonts w:ascii="Verdana" w:hAnsi="Verdana" w:cs="Arial"/>
                <w:b w:val="0"/>
                <w:lang w:val="en-US"/>
              </w:rPr>
              <w:t>Document Role</w:t>
            </w:r>
          </w:p>
        </w:tc>
        <w:tc>
          <w:tcPr>
            <w:tcW w:w="6799" w:type="dxa"/>
            <w:tcPrChange w:id="829" w:author="Author">
              <w:tcPr>
                <w:tcW w:w="3397" w:type="dxa"/>
              </w:tcPr>
            </w:tcPrChange>
          </w:tcPr>
          <w:p w14:paraId="561E8AC3" w14:textId="77777777" w:rsidR="0052414C" w:rsidRPr="006E7300" w:rsidRDefault="0052414C" w:rsidP="00C5196B">
            <w:pPr>
              <w:cnfStyle w:val="100000000000" w:firstRow="1" w:lastRow="0" w:firstColumn="0" w:lastColumn="0" w:oddVBand="0" w:evenVBand="0" w:oddHBand="0" w:evenHBand="0" w:firstRowFirstColumn="0" w:firstRowLastColumn="0" w:lastRowFirstColumn="0" w:lastRowLastColumn="0"/>
              <w:rPr>
                <w:rFonts w:ascii="Verdana" w:hAnsi="Verdana" w:cs="Arial"/>
                <w:b w:val="0"/>
                <w:lang w:val="en-US"/>
              </w:rPr>
            </w:pPr>
            <w:r w:rsidRPr="006E7300">
              <w:rPr>
                <w:rFonts w:ascii="Verdana" w:hAnsi="Verdana" w:cs="Arial"/>
                <w:b w:val="0"/>
                <w:lang w:val="en-US"/>
              </w:rPr>
              <w:t>Name</w:t>
            </w:r>
          </w:p>
        </w:tc>
      </w:tr>
      <w:tr w:rsidR="0052414C" w:rsidRPr="006E7300" w14:paraId="498E026E" w14:textId="77777777" w:rsidTr="00682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Change w:id="830" w:author="Author">
              <w:tcPr>
                <w:tcW w:w="2835" w:type="dxa"/>
              </w:tcPr>
            </w:tcPrChange>
          </w:tcPr>
          <w:p w14:paraId="5A001179" w14:textId="77777777" w:rsidR="0052414C" w:rsidRPr="006E7300" w:rsidRDefault="0052414C" w:rsidP="00C5196B">
            <w:pPr>
              <w:cnfStyle w:val="001000100000" w:firstRow="0" w:lastRow="0" w:firstColumn="1"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Global Process Owner</w:t>
            </w:r>
            <w:ins w:id="831" w:author="Author">
              <w:r>
                <w:rPr>
                  <w:rFonts w:ascii="Verdana" w:hAnsi="Verdana" w:cs="Arial"/>
                  <w:lang w:val="en-US"/>
                </w:rPr>
                <w:t>/Business Process Expert</w:t>
              </w:r>
            </w:ins>
          </w:p>
        </w:tc>
        <w:tc>
          <w:tcPr>
            <w:tcW w:w="0" w:type="dxa"/>
            <w:tcPrChange w:id="832" w:author="Author">
              <w:tcPr>
                <w:tcW w:w="2835" w:type="dxa"/>
              </w:tcPr>
            </w:tcPrChange>
          </w:tcPr>
          <w:p w14:paraId="4FAB3DC6"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Approver</w:t>
            </w:r>
          </w:p>
        </w:tc>
        <w:tc>
          <w:tcPr>
            <w:tcW w:w="6799" w:type="dxa"/>
            <w:tcPrChange w:id="833" w:author="Author">
              <w:tcPr>
                <w:tcW w:w="3397" w:type="dxa"/>
              </w:tcPr>
            </w:tcPrChange>
          </w:tcPr>
          <w:p w14:paraId="776DC791"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Rachel Moore</w:t>
            </w:r>
          </w:p>
        </w:tc>
      </w:tr>
      <w:tr w:rsidR="0052414C" w:rsidRPr="006E7300" w14:paraId="68AA3F9E" w14:textId="77777777" w:rsidTr="00682B21">
        <w:tc>
          <w:tcPr>
            <w:cnfStyle w:val="001000000000" w:firstRow="0" w:lastRow="0" w:firstColumn="1" w:lastColumn="0" w:oddVBand="0" w:evenVBand="0" w:oddHBand="0" w:evenHBand="0" w:firstRowFirstColumn="0" w:firstRowLastColumn="0" w:lastRowFirstColumn="0" w:lastRowLastColumn="0"/>
            <w:tcW w:w="0" w:type="dxa"/>
            <w:tcPrChange w:id="834" w:author="Author">
              <w:tcPr>
                <w:tcW w:w="2835" w:type="dxa"/>
              </w:tcPr>
            </w:tcPrChange>
          </w:tcPr>
          <w:p w14:paraId="6800206F" w14:textId="77777777" w:rsidR="0052414C" w:rsidRPr="006E7300" w:rsidRDefault="0052414C" w:rsidP="00C5196B">
            <w:pPr>
              <w:rPr>
                <w:rFonts w:ascii="Verdana" w:hAnsi="Verdana" w:cs="Arial"/>
                <w:lang w:val="en-US"/>
              </w:rPr>
            </w:pPr>
            <w:r w:rsidRPr="006E7300">
              <w:rPr>
                <w:rFonts w:ascii="Verdana" w:hAnsi="Verdana" w:cs="Arial"/>
                <w:lang w:val="en-US"/>
              </w:rPr>
              <w:t>Process Analyst</w:t>
            </w:r>
          </w:p>
        </w:tc>
        <w:tc>
          <w:tcPr>
            <w:tcW w:w="0" w:type="dxa"/>
            <w:tcPrChange w:id="835" w:author="Author">
              <w:tcPr>
                <w:tcW w:w="2835" w:type="dxa"/>
              </w:tcPr>
            </w:tcPrChange>
          </w:tcPr>
          <w:p w14:paraId="67E9206F"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r w:rsidRPr="006E7300">
              <w:rPr>
                <w:rFonts w:ascii="Verdana" w:hAnsi="Verdana" w:cs="Arial"/>
                <w:lang w:val="en-US"/>
              </w:rPr>
              <w:t>Owner</w:t>
            </w:r>
          </w:p>
        </w:tc>
        <w:tc>
          <w:tcPr>
            <w:tcW w:w="6799" w:type="dxa"/>
            <w:tcPrChange w:id="836" w:author="Author">
              <w:tcPr>
                <w:tcW w:w="3397" w:type="dxa"/>
              </w:tcPr>
            </w:tcPrChange>
          </w:tcPr>
          <w:p w14:paraId="758E218E"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r w:rsidRPr="006E7300">
              <w:rPr>
                <w:rFonts w:ascii="Verdana" w:hAnsi="Verdana" w:cs="Arial"/>
                <w:lang w:val="en-US"/>
              </w:rPr>
              <w:t>Raluca Lupsan</w:t>
            </w:r>
          </w:p>
        </w:tc>
      </w:tr>
      <w:tr w:rsidR="0052414C" w:rsidRPr="006E7300" w14:paraId="4082518F" w14:textId="77777777" w:rsidTr="00682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Change w:id="837" w:author="Author">
              <w:tcPr>
                <w:tcW w:w="2835" w:type="dxa"/>
              </w:tcPr>
            </w:tcPrChange>
          </w:tcPr>
          <w:p w14:paraId="66577420" w14:textId="77777777" w:rsidR="0052414C" w:rsidRPr="006E7300" w:rsidRDefault="0052414C" w:rsidP="00C5196B">
            <w:pPr>
              <w:cnfStyle w:val="001000100000" w:firstRow="0" w:lastRow="0" w:firstColumn="1"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Bot Configurator</w:t>
            </w:r>
          </w:p>
        </w:tc>
        <w:tc>
          <w:tcPr>
            <w:tcW w:w="0" w:type="dxa"/>
            <w:tcPrChange w:id="838" w:author="Author">
              <w:tcPr>
                <w:tcW w:w="2835" w:type="dxa"/>
              </w:tcPr>
            </w:tcPrChange>
          </w:tcPr>
          <w:p w14:paraId="440EE6C3"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Consulted</w:t>
            </w:r>
          </w:p>
        </w:tc>
        <w:tc>
          <w:tcPr>
            <w:tcW w:w="6799" w:type="dxa"/>
            <w:tcPrChange w:id="839" w:author="Author">
              <w:tcPr>
                <w:tcW w:w="3397" w:type="dxa"/>
              </w:tcPr>
            </w:tcPrChange>
          </w:tcPr>
          <w:p w14:paraId="0AB79957"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ins w:id="840" w:author="Author">
              <w:r w:rsidRPr="00964794">
                <w:rPr>
                  <w:rFonts w:ascii="Verdana" w:hAnsi="Verdana" w:cs="Arial"/>
                  <w:lang w:val="en-US"/>
                  <w:rPrChange w:id="841" w:author="Author">
                    <w:rPr>
                      <w:rFonts w:ascii="Verdana" w:hAnsi="Verdana" w:cs="Arial"/>
                      <w:color w:val="FF0000"/>
                      <w:lang w:val="en-US"/>
                    </w:rPr>
                  </w:rPrChange>
                </w:rPr>
                <w:t>Purnachandrarao Mannem</w:t>
              </w:r>
            </w:ins>
            <w:del w:id="842" w:author="Author">
              <w:r w:rsidRPr="006E7300" w:rsidDel="00964794">
                <w:rPr>
                  <w:rFonts w:ascii="Verdana" w:hAnsi="Verdana" w:cs="Arial"/>
                  <w:color w:val="FF0000"/>
                  <w:lang w:val="en-US"/>
                </w:rPr>
                <w:delText>TBC</w:delText>
              </w:r>
            </w:del>
          </w:p>
        </w:tc>
      </w:tr>
      <w:tr w:rsidR="0052414C" w:rsidRPr="006E7300" w:rsidDel="001F1139" w14:paraId="5079E142" w14:textId="77777777" w:rsidTr="00682B21">
        <w:trPr>
          <w:del w:id="843" w:author="Author"/>
        </w:trPr>
        <w:tc>
          <w:tcPr>
            <w:cnfStyle w:val="001000000000" w:firstRow="0" w:lastRow="0" w:firstColumn="1" w:lastColumn="0" w:oddVBand="0" w:evenVBand="0" w:oddHBand="0" w:evenHBand="0" w:firstRowFirstColumn="0" w:firstRowLastColumn="0" w:lastRowFirstColumn="0" w:lastRowLastColumn="0"/>
            <w:tcW w:w="0" w:type="dxa"/>
            <w:tcPrChange w:id="844" w:author="Author">
              <w:tcPr>
                <w:tcW w:w="2835" w:type="dxa"/>
              </w:tcPr>
            </w:tcPrChange>
          </w:tcPr>
          <w:p w14:paraId="627FA234" w14:textId="77777777" w:rsidR="0052414C" w:rsidRPr="006E7300" w:rsidDel="001F1139" w:rsidRDefault="0052414C" w:rsidP="00C5196B">
            <w:pPr>
              <w:rPr>
                <w:del w:id="845" w:author="Author"/>
                <w:rFonts w:ascii="Verdana" w:hAnsi="Verdana" w:cs="Arial"/>
                <w:lang w:val="en-US"/>
              </w:rPr>
            </w:pPr>
            <w:del w:id="846" w:author="Author">
              <w:r w:rsidRPr="006E7300" w:rsidDel="001F1139">
                <w:rPr>
                  <w:rFonts w:ascii="Verdana" w:hAnsi="Verdana" w:cs="Arial"/>
                  <w:lang w:val="en-US"/>
                </w:rPr>
                <w:delText>Business Process Expert(s)</w:delText>
              </w:r>
            </w:del>
          </w:p>
        </w:tc>
        <w:tc>
          <w:tcPr>
            <w:tcW w:w="0" w:type="dxa"/>
            <w:tcPrChange w:id="847" w:author="Author">
              <w:tcPr>
                <w:tcW w:w="2835" w:type="dxa"/>
              </w:tcPr>
            </w:tcPrChange>
          </w:tcPr>
          <w:p w14:paraId="557E9B20" w14:textId="77777777" w:rsidR="0052414C" w:rsidRPr="006E7300" w:rsidDel="001F1139" w:rsidRDefault="0052414C" w:rsidP="00C5196B">
            <w:pPr>
              <w:cnfStyle w:val="000000000000" w:firstRow="0" w:lastRow="0" w:firstColumn="0" w:lastColumn="0" w:oddVBand="0" w:evenVBand="0" w:oddHBand="0" w:evenHBand="0" w:firstRowFirstColumn="0" w:firstRowLastColumn="0" w:lastRowFirstColumn="0" w:lastRowLastColumn="0"/>
              <w:rPr>
                <w:del w:id="848" w:author="Author"/>
                <w:rFonts w:ascii="Verdana" w:hAnsi="Verdana" w:cs="Arial"/>
                <w:lang w:val="en-US"/>
              </w:rPr>
            </w:pPr>
            <w:del w:id="849" w:author="Author">
              <w:r w:rsidRPr="006E7300" w:rsidDel="001F1139">
                <w:rPr>
                  <w:rFonts w:ascii="Verdana" w:hAnsi="Verdana" w:cs="Arial"/>
                  <w:lang w:val="en-US"/>
                </w:rPr>
                <w:delText>Consulted</w:delText>
              </w:r>
            </w:del>
          </w:p>
        </w:tc>
        <w:tc>
          <w:tcPr>
            <w:tcW w:w="6799" w:type="dxa"/>
            <w:tcPrChange w:id="850" w:author="Author">
              <w:tcPr>
                <w:tcW w:w="3397" w:type="dxa"/>
              </w:tcPr>
            </w:tcPrChange>
          </w:tcPr>
          <w:p w14:paraId="75120C97" w14:textId="77777777" w:rsidR="0052414C" w:rsidRPr="006E7300" w:rsidDel="001F1139" w:rsidRDefault="0052414C" w:rsidP="00C5196B">
            <w:pPr>
              <w:cnfStyle w:val="000000000000" w:firstRow="0" w:lastRow="0" w:firstColumn="0" w:lastColumn="0" w:oddVBand="0" w:evenVBand="0" w:oddHBand="0" w:evenHBand="0" w:firstRowFirstColumn="0" w:firstRowLastColumn="0" w:lastRowFirstColumn="0" w:lastRowLastColumn="0"/>
              <w:rPr>
                <w:del w:id="851" w:author="Author"/>
                <w:rFonts w:ascii="Verdana" w:hAnsi="Verdana" w:cs="Arial"/>
                <w:lang w:val="en-US"/>
              </w:rPr>
            </w:pPr>
            <w:del w:id="852" w:author="Author">
              <w:r w:rsidRPr="006E7300" w:rsidDel="001F1139">
                <w:rPr>
                  <w:rFonts w:ascii="Verdana" w:hAnsi="Verdana" w:cs="Arial"/>
                  <w:lang w:val="en-US"/>
                </w:rPr>
                <w:delText>Megan Dalaya</w:delText>
              </w:r>
            </w:del>
          </w:p>
        </w:tc>
      </w:tr>
      <w:tr w:rsidR="0052414C" w:rsidRPr="006E7300" w14:paraId="5F0A92C9" w14:textId="77777777" w:rsidTr="00682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Change w:id="853" w:author="Author">
              <w:tcPr>
                <w:tcW w:w="2835" w:type="dxa"/>
              </w:tcPr>
            </w:tcPrChange>
          </w:tcPr>
          <w:p w14:paraId="6EC38A19" w14:textId="77777777" w:rsidR="0052414C" w:rsidRPr="006E7300" w:rsidRDefault="0052414C" w:rsidP="00C5196B">
            <w:pPr>
              <w:cnfStyle w:val="001000100000" w:firstRow="0" w:lastRow="0" w:firstColumn="1"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Scrum Master</w:t>
            </w:r>
          </w:p>
        </w:tc>
        <w:tc>
          <w:tcPr>
            <w:tcW w:w="0" w:type="dxa"/>
            <w:tcPrChange w:id="854" w:author="Author">
              <w:tcPr>
                <w:tcW w:w="2835" w:type="dxa"/>
              </w:tcPr>
            </w:tcPrChange>
          </w:tcPr>
          <w:p w14:paraId="5E95DB37"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Consulted</w:t>
            </w:r>
          </w:p>
        </w:tc>
        <w:tc>
          <w:tcPr>
            <w:tcW w:w="6799" w:type="dxa"/>
            <w:tcPrChange w:id="855" w:author="Author">
              <w:tcPr>
                <w:tcW w:w="3397" w:type="dxa"/>
              </w:tcPr>
            </w:tcPrChange>
          </w:tcPr>
          <w:p w14:paraId="3607A9D1"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ins w:id="856" w:author="Author">
              <w:r w:rsidRPr="00964794">
                <w:rPr>
                  <w:rFonts w:ascii="Verdana" w:hAnsi="Verdana" w:cs="Arial"/>
                  <w:lang w:val="en-US"/>
                  <w:rPrChange w:id="857" w:author="Author">
                    <w:rPr>
                      <w:rFonts w:ascii="Verdana" w:hAnsi="Verdana" w:cs="Arial"/>
                      <w:color w:val="FF0000"/>
                      <w:lang w:val="en-US"/>
                    </w:rPr>
                  </w:rPrChange>
                </w:rPr>
                <w:t>Venkat Prasad</w:t>
              </w:r>
            </w:ins>
            <w:del w:id="858" w:author="Author">
              <w:r w:rsidRPr="006E7300" w:rsidDel="00964794">
                <w:rPr>
                  <w:rFonts w:ascii="Verdana" w:hAnsi="Verdana" w:cs="Arial"/>
                  <w:color w:val="FF0000"/>
                  <w:lang w:val="en-US"/>
                </w:rPr>
                <w:delText>TBC</w:delText>
              </w:r>
            </w:del>
          </w:p>
        </w:tc>
      </w:tr>
      <w:tr w:rsidR="0052414C" w:rsidRPr="006E7300" w14:paraId="05AA11AE" w14:textId="77777777" w:rsidTr="00682B21">
        <w:tc>
          <w:tcPr>
            <w:cnfStyle w:val="001000000000" w:firstRow="0" w:lastRow="0" w:firstColumn="1" w:lastColumn="0" w:oddVBand="0" w:evenVBand="0" w:oddHBand="0" w:evenHBand="0" w:firstRowFirstColumn="0" w:firstRowLastColumn="0" w:lastRowFirstColumn="0" w:lastRowLastColumn="0"/>
            <w:tcW w:w="0" w:type="dxa"/>
            <w:vAlign w:val="center"/>
            <w:tcPrChange w:id="859" w:author="Author">
              <w:tcPr>
                <w:tcW w:w="2835" w:type="dxa"/>
                <w:vAlign w:val="center"/>
              </w:tcPr>
            </w:tcPrChange>
          </w:tcPr>
          <w:p w14:paraId="33AE1D62" w14:textId="77777777" w:rsidR="0052414C" w:rsidRPr="006E7300" w:rsidRDefault="0052414C" w:rsidP="00C5196B">
            <w:pPr>
              <w:rPr>
                <w:rFonts w:ascii="Verdana" w:hAnsi="Verdana" w:cs="Arial"/>
                <w:lang w:val="en-US"/>
              </w:rPr>
            </w:pPr>
            <w:r w:rsidRPr="006E7300">
              <w:rPr>
                <w:rFonts w:ascii="Verdana" w:hAnsi="Verdana" w:cs="Arial"/>
                <w:lang w:val="en-GB"/>
              </w:rPr>
              <w:lastRenderedPageBreak/>
              <w:t>Delivery Architect</w:t>
            </w:r>
          </w:p>
        </w:tc>
        <w:tc>
          <w:tcPr>
            <w:tcW w:w="0" w:type="dxa"/>
            <w:vAlign w:val="center"/>
            <w:tcPrChange w:id="860" w:author="Author">
              <w:tcPr>
                <w:tcW w:w="2835" w:type="dxa"/>
                <w:vAlign w:val="center"/>
              </w:tcPr>
            </w:tcPrChange>
          </w:tcPr>
          <w:p w14:paraId="39AA15D0"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r w:rsidRPr="006E7300">
              <w:rPr>
                <w:rFonts w:ascii="Verdana" w:hAnsi="Verdana" w:cs="Arial"/>
                <w:lang w:val="en-GB"/>
              </w:rPr>
              <w:t>Consulted</w:t>
            </w:r>
          </w:p>
        </w:tc>
        <w:tc>
          <w:tcPr>
            <w:tcW w:w="6799" w:type="dxa"/>
            <w:tcPrChange w:id="861" w:author="Author">
              <w:tcPr>
                <w:tcW w:w="3397" w:type="dxa"/>
              </w:tcPr>
            </w:tcPrChange>
          </w:tcPr>
          <w:p w14:paraId="4D13A4E7"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r w:rsidRPr="006E7300">
              <w:rPr>
                <w:rFonts w:ascii="Verdana" w:hAnsi="Verdana" w:cs="Arial"/>
                <w:lang w:val="en-US"/>
              </w:rPr>
              <w:t>Naveen Bollampally</w:t>
            </w:r>
          </w:p>
        </w:tc>
      </w:tr>
      <w:tr w:rsidR="0052414C" w:rsidRPr="006E7300" w14:paraId="3FC56C3B" w14:textId="77777777" w:rsidTr="00682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Change w:id="862" w:author="Author">
              <w:tcPr>
                <w:tcW w:w="2835" w:type="dxa"/>
                <w:vAlign w:val="center"/>
              </w:tcPr>
            </w:tcPrChange>
          </w:tcPr>
          <w:p w14:paraId="6874F8EE" w14:textId="77777777" w:rsidR="0052414C" w:rsidRPr="006E7300" w:rsidRDefault="0052414C" w:rsidP="00C5196B">
            <w:pPr>
              <w:cnfStyle w:val="001000100000" w:firstRow="0" w:lastRow="0" w:firstColumn="1" w:lastColumn="0" w:oddVBand="0" w:evenVBand="0" w:oddHBand="1" w:evenHBand="0" w:firstRowFirstColumn="0" w:firstRowLastColumn="0" w:lastRowFirstColumn="0" w:lastRowLastColumn="0"/>
              <w:rPr>
                <w:rFonts w:ascii="Verdana" w:hAnsi="Verdana" w:cs="Arial"/>
                <w:b w:val="0"/>
                <w:bCs w:val="0"/>
                <w:lang w:val="en-GB"/>
              </w:rPr>
            </w:pPr>
            <w:r w:rsidRPr="006E7300">
              <w:rPr>
                <w:rFonts w:ascii="Verdana" w:hAnsi="Verdana" w:cs="Arial"/>
                <w:lang w:val="en-GB"/>
              </w:rPr>
              <w:t>System Owner(s)</w:t>
            </w:r>
          </w:p>
        </w:tc>
        <w:tc>
          <w:tcPr>
            <w:tcW w:w="0" w:type="dxa"/>
            <w:vAlign w:val="center"/>
            <w:tcPrChange w:id="863" w:author="Author">
              <w:tcPr>
                <w:tcW w:w="2835" w:type="dxa"/>
                <w:vAlign w:val="center"/>
              </w:tcPr>
            </w:tcPrChange>
          </w:tcPr>
          <w:p w14:paraId="6A7EAF8E"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GB"/>
              </w:rPr>
            </w:pPr>
            <w:r w:rsidRPr="006E7300">
              <w:rPr>
                <w:rFonts w:ascii="Verdana" w:hAnsi="Verdana" w:cs="Arial"/>
                <w:lang w:val="en-GB"/>
              </w:rPr>
              <w:t>Consulted</w:t>
            </w:r>
          </w:p>
        </w:tc>
        <w:tc>
          <w:tcPr>
            <w:tcW w:w="6799" w:type="dxa"/>
            <w:tcPrChange w:id="864" w:author="Author">
              <w:tcPr>
                <w:tcW w:w="3397" w:type="dxa"/>
              </w:tcPr>
            </w:tcPrChange>
          </w:tcPr>
          <w:p w14:paraId="1921C669"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 xml:space="preserve">Ashok Verma, </w:t>
            </w:r>
            <w:r w:rsidRPr="006E7300">
              <w:rPr>
                <w:rFonts w:ascii="Verdana" w:hAnsi="Verdana" w:cs="Arial"/>
              </w:rPr>
              <w:t>Ireneusz Jasielski</w:t>
            </w:r>
          </w:p>
        </w:tc>
      </w:tr>
      <w:tr w:rsidR="0052414C" w:rsidRPr="006E7300" w14:paraId="1104C377" w14:textId="77777777" w:rsidTr="00682B21">
        <w:tc>
          <w:tcPr>
            <w:cnfStyle w:val="001000000000" w:firstRow="0" w:lastRow="0" w:firstColumn="1" w:lastColumn="0" w:oddVBand="0" w:evenVBand="0" w:oddHBand="0" w:evenHBand="0" w:firstRowFirstColumn="0" w:firstRowLastColumn="0" w:lastRowFirstColumn="0" w:lastRowLastColumn="0"/>
            <w:tcW w:w="0" w:type="dxa"/>
            <w:vAlign w:val="center"/>
            <w:tcPrChange w:id="865" w:author="Author">
              <w:tcPr>
                <w:tcW w:w="2835" w:type="dxa"/>
                <w:vAlign w:val="center"/>
              </w:tcPr>
            </w:tcPrChange>
          </w:tcPr>
          <w:p w14:paraId="13D5F538" w14:textId="77777777" w:rsidR="0052414C" w:rsidRPr="006E7300" w:rsidRDefault="0052414C" w:rsidP="00C5196B">
            <w:pPr>
              <w:rPr>
                <w:rFonts w:ascii="Verdana" w:hAnsi="Verdana" w:cs="Arial"/>
                <w:b w:val="0"/>
                <w:bCs w:val="0"/>
                <w:lang w:val="en-GB"/>
              </w:rPr>
            </w:pPr>
            <w:r w:rsidRPr="006E7300">
              <w:rPr>
                <w:rFonts w:ascii="Verdana" w:hAnsi="Verdana" w:cs="Arial"/>
                <w:lang w:val="en-GB"/>
              </w:rPr>
              <w:t>Quality Manager</w:t>
            </w:r>
          </w:p>
        </w:tc>
        <w:tc>
          <w:tcPr>
            <w:tcW w:w="0" w:type="dxa"/>
            <w:vAlign w:val="center"/>
            <w:tcPrChange w:id="866" w:author="Author">
              <w:tcPr>
                <w:tcW w:w="2835" w:type="dxa"/>
                <w:vAlign w:val="center"/>
              </w:tcPr>
            </w:tcPrChange>
          </w:tcPr>
          <w:p w14:paraId="122D1A65"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rFonts w:ascii="Verdana" w:hAnsi="Verdana" w:cs="Arial"/>
                <w:lang w:val="en-GB"/>
              </w:rPr>
            </w:pPr>
            <w:r w:rsidRPr="006E7300">
              <w:rPr>
                <w:rFonts w:ascii="Verdana" w:hAnsi="Verdana" w:cs="Arial"/>
                <w:lang w:val="en-GB"/>
              </w:rPr>
              <w:t>Approver (if GxP)</w:t>
            </w:r>
          </w:p>
        </w:tc>
        <w:tc>
          <w:tcPr>
            <w:tcW w:w="6799" w:type="dxa"/>
            <w:tcPrChange w:id="867" w:author="Author">
              <w:tcPr>
                <w:tcW w:w="3397" w:type="dxa"/>
              </w:tcPr>
            </w:tcPrChange>
          </w:tcPr>
          <w:p w14:paraId="675A5F3E"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r w:rsidRPr="006E7300">
              <w:rPr>
                <w:rFonts w:ascii="Verdana" w:hAnsi="Verdana" w:cs="Arial"/>
                <w:lang w:val="en-US"/>
              </w:rPr>
              <w:t>N/A</w:t>
            </w:r>
          </w:p>
        </w:tc>
      </w:tr>
      <w:tr w:rsidR="0052414C" w:rsidRPr="006E7300" w14:paraId="6C32D7FF" w14:textId="77777777" w:rsidTr="00682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Change w:id="868" w:author="Author">
              <w:tcPr>
                <w:tcW w:w="2835" w:type="dxa"/>
                <w:vAlign w:val="center"/>
              </w:tcPr>
            </w:tcPrChange>
          </w:tcPr>
          <w:p w14:paraId="7ECB5BF5" w14:textId="77777777" w:rsidR="0052414C" w:rsidRPr="006E7300" w:rsidRDefault="0052414C" w:rsidP="00C5196B">
            <w:pPr>
              <w:cnfStyle w:val="001000100000" w:firstRow="0" w:lastRow="0" w:firstColumn="1" w:lastColumn="0" w:oddVBand="0" w:evenVBand="0" w:oddHBand="1" w:evenHBand="0" w:firstRowFirstColumn="0" w:firstRowLastColumn="0" w:lastRowFirstColumn="0" w:lastRowLastColumn="0"/>
              <w:rPr>
                <w:rFonts w:ascii="Verdana" w:hAnsi="Verdana" w:cs="Arial"/>
                <w:b w:val="0"/>
                <w:bCs w:val="0"/>
                <w:lang w:val="en-GB"/>
              </w:rPr>
            </w:pPr>
            <w:r w:rsidRPr="006E7300">
              <w:rPr>
                <w:rFonts w:ascii="Verdana" w:hAnsi="Verdana" w:cs="Arial"/>
                <w:lang w:val="en-GB"/>
              </w:rPr>
              <w:t>Compliance Manager</w:t>
            </w:r>
          </w:p>
        </w:tc>
        <w:tc>
          <w:tcPr>
            <w:tcW w:w="0" w:type="dxa"/>
            <w:vAlign w:val="center"/>
            <w:tcPrChange w:id="869" w:author="Author">
              <w:tcPr>
                <w:tcW w:w="2835" w:type="dxa"/>
                <w:vAlign w:val="center"/>
              </w:tcPr>
            </w:tcPrChange>
          </w:tcPr>
          <w:p w14:paraId="5A93BAE4"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GB"/>
              </w:rPr>
            </w:pPr>
            <w:r w:rsidRPr="006E7300">
              <w:rPr>
                <w:rFonts w:ascii="Verdana" w:hAnsi="Verdana" w:cs="Arial"/>
                <w:lang w:val="en-GB"/>
              </w:rPr>
              <w:t>Approver (if SOx)</w:t>
            </w:r>
          </w:p>
        </w:tc>
        <w:tc>
          <w:tcPr>
            <w:tcW w:w="6799" w:type="dxa"/>
            <w:tcPrChange w:id="870" w:author="Author">
              <w:tcPr>
                <w:tcW w:w="3397" w:type="dxa"/>
              </w:tcPr>
            </w:tcPrChange>
          </w:tcPr>
          <w:p w14:paraId="7075A474"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N/A</w:t>
            </w:r>
          </w:p>
        </w:tc>
      </w:tr>
      <w:tr w:rsidR="0052414C" w:rsidRPr="006E7300" w14:paraId="267A0658" w14:textId="77777777" w:rsidTr="00682B21">
        <w:trPr>
          <w:ins w:id="871" w:author="Author"/>
        </w:trPr>
        <w:tc>
          <w:tcPr>
            <w:cnfStyle w:val="001000000000" w:firstRow="0" w:lastRow="0" w:firstColumn="1" w:lastColumn="0" w:oddVBand="0" w:evenVBand="0" w:oddHBand="0" w:evenHBand="0" w:firstRowFirstColumn="0" w:firstRowLastColumn="0" w:lastRowFirstColumn="0" w:lastRowLastColumn="0"/>
            <w:tcW w:w="0" w:type="dxa"/>
            <w:vAlign w:val="center"/>
            <w:tcPrChange w:id="872" w:author="Author">
              <w:tcPr>
                <w:tcW w:w="2835" w:type="dxa"/>
                <w:vAlign w:val="center"/>
              </w:tcPr>
            </w:tcPrChange>
          </w:tcPr>
          <w:p w14:paraId="7595342A" w14:textId="77777777" w:rsidR="0052414C" w:rsidRPr="006E7300" w:rsidRDefault="0052414C" w:rsidP="00C5196B">
            <w:pPr>
              <w:rPr>
                <w:ins w:id="873" w:author="Author"/>
                <w:rFonts w:ascii="Verdana" w:hAnsi="Verdana" w:cs="Arial"/>
                <w:lang w:val="en-GB"/>
              </w:rPr>
            </w:pPr>
            <w:ins w:id="874" w:author="Author">
              <w:r w:rsidRPr="001F1139">
                <w:rPr>
                  <w:rFonts w:ascii="Verdana" w:hAnsi="Verdana" w:cs="Arial"/>
                  <w:lang w:val="en-GB"/>
                </w:rPr>
                <w:t>Business Quality Assurance/Manager</w:t>
              </w:r>
            </w:ins>
          </w:p>
        </w:tc>
        <w:tc>
          <w:tcPr>
            <w:tcW w:w="0" w:type="dxa"/>
            <w:vAlign w:val="center"/>
            <w:tcPrChange w:id="875" w:author="Author">
              <w:tcPr>
                <w:tcW w:w="2835" w:type="dxa"/>
                <w:vAlign w:val="center"/>
              </w:tcPr>
            </w:tcPrChange>
          </w:tcPr>
          <w:p w14:paraId="77FF2A10"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ins w:id="876" w:author="Author"/>
                <w:rFonts w:ascii="Verdana" w:hAnsi="Verdana" w:cs="Arial"/>
                <w:lang w:val="en-GB"/>
              </w:rPr>
            </w:pPr>
            <w:ins w:id="877" w:author="Author">
              <w:r>
                <w:rPr>
                  <w:rFonts w:ascii="Verdana" w:hAnsi="Verdana" w:cs="Arial"/>
                  <w:lang w:val="en-GB"/>
                </w:rPr>
                <w:t>C</w:t>
              </w:r>
              <w:r w:rsidRPr="006E7300">
                <w:rPr>
                  <w:rFonts w:ascii="Verdana" w:hAnsi="Verdana" w:cs="Arial"/>
                  <w:lang w:val="en-GB"/>
                </w:rPr>
                <w:t>onsulted</w:t>
              </w:r>
            </w:ins>
          </w:p>
        </w:tc>
        <w:tc>
          <w:tcPr>
            <w:tcW w:w="6799" w:type="dxa"/>
            <w:tcPrChange w:id="878" w:author="Author">
              <w:tcPr>
                <w:tcW w:w="3397" w:type="dxa"/>
              </w:tcPr>
            </w:tcPrChange>
          </w:tcPr>
          <w:p w14:paraId="12FD9CEE"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ins w:id="879" w:author="Author"/>
                <w:rFonts w:ascii="Verdana" w:hAnsi="Verdana" w:cs="Arial"/>
                <w:lang w:val="en-US"/>
              </w:rPr>
            </w:pPr>
          </w:p>
        </w:tc>
      </w:tr>
    </w:tbl>
    <w:p w14:paraId="32521411" w14:textId="77777777" w:rsidR="0052414C" w:rsidRPr="006E7300" w:rsidRDefault="0052414C" w:rsidP="0052414C">
      <w:pPr>
        <w:rPr>
          <w:rFonts w:ascii="Verdana" w:hAnsi="Verdana" w:cs="Arial"/>
          <w:lang w:val="en-US"/>
        </w:rPr>
      </w:pPr>
    </w:p>
    <w:p w14:paraId="11D8AF90" w14:textId="77777777" w:rsidR="0052414C" w:rsidRPr="006E7300" w:rsidRDefault="0052414C" w:rsidP="0052414C">
      <w:pPr>
        <w:rPr>
          <w:rFonts w:ascii="Verdana" w:eastAsiaTheme="majorEastAsia" w:hAnsi="Verdana" w:cs="Arial"/>
          <w:sz w:val="32"/>
          <w:szCs w:val="32"/>
          <w:lang w:val="en-US"/>
        </w:rPr>
      </w:pPr>
    </w:p>
    <w:p w14:paraId="40D3E38E" w14:textId="77777777" w:rsidR="0052414C" w:rsidRPr="006E7300" w:rsidRDefault="0052414C" w:rsidP="0052414C">
      <w:pPr>
        <w:pStyle w:val="Heading1"/>
        <w:rPr>
          <w:rFonts w:ascii="Verdana" w:hAnsi="Verdana" w:cs="Arial"/>
          <w:lang w:val="en-US"/>
        </w:rPr>
      </w:pPr>
      <w:bookmarkStart w:id="880" w:name="_Toc2842444"/>
      <w:bookmarkStart w:id="881" w:name="_Toc17306874"/>
      <w:r w:rsidRPr="006E7300">
        <w:rPr>
          <w:rFonts w:ascii="Verdana" w:hAnsi="Verdana" w:cs="Arial"/>
          <w:lang w:val="en-US"/>
        </w:rPr>
        <w:t>1. Introduction</w:t>
      </w:r>
      <w:bookmarkEnd w:id="880"/>
      <w:bookmarkEnd w:id="881"/>
    </w:p>
    <w:p w14:paraId="1BCD99ED" w14:textId="77777777" w:rsidR="0052414C" w:rsidRPr="006E7300" w:rsidRDefault="0052414C" w:rsidP="0052414C">
      <w:pPr>
        <w:pStyle w:val="Heading2"/>
        <w:rPr>
          <w:rFonts w:ascii="Verdana" w:hAnsi="Verdana" w:cs="Arial"/>
          <w:lang w:val="en-US"/>
        </w:rPr>
      </w:pPr>
      <w:bookmarkStart w:id="882" w:name="_Toc2842445"/>
      <w:bookmarkStart w:id="883" w:name="_Toc17306875"/>
      <w:r w:rsidRPr="006E7300">
        <w:rPr>
          <w:rFonts w:ascii="Verdana" w:hAnsi="Verdana" w:cs="Arial"/>
          <w:lang w:val="en-US"/>
        </w:rPr>
        <w:t>1.1. Document purpose</w:t>
      </w:r>
      <w:bookmarkEnd w:id="882"/>
      <w:bookmarkEnd w:id="883"/>
    </w:p>
    <w:p w14:paraId="3996DCAF" w14:textId="77777777" w:rsidR="0052414C" w:rsidRPr="006E7300" w:rsidRDefault="0052414C" w:rsidP="0052414C">
      <w:pPr>
        <w:jc w:val="both"/>
        <w:rPr>
          <w:rFonts w:ascii="Verdana" w:hAnsi="Verdana" w:cs="Arial"/>
          <w:lang w:val="en-US"/>
        </w:rPr>
      </w:pPr>
      <w:r w:rsidRPr="006E7300">
        <w:rPr>
          <w:rFonts w:ascii="Verdana" w:hAnsi="Verdana" w:cs="Arial"/>
          <w:lang w:val="en-US"/>
        </w:rPr>
        <w:t xml:space="preserve">The purpose of the Design Document (DD) is to capture the business-related details of the process being automated and to describe the technical solution developed to meet the requirements of the process, including any technical pre-requisites required to deploy, operate and maintain the process. It describes how the automated process is intended to work, including risk and data management controls. It also considers how the virtual workforce will operate alongside a human workforce. </w:t>
      </w:r>
    </w:p>
    <w:p w14:paraId="6B9CF944" w14:textId="77777777" w:rsidR="0052414C" w:rsidRPr="006E7300" w:rsidRDefault="0052414C" w:rsidP="0052414C">
      <w:pPr>
        <w:jc w:val="both"/>
        <w:rPr>
          <w:rFonts w:ascii="Verdana" w:hAnsi="Verdana" w:cs="Arial"/>
          <w:lang w:val="en-US"/>
        </w:rPr>
      </w:pPr>
    </w:p>
    <w:p w14:paraId="0013A1CA" w14:textId="77777777" w:rsidR="0052414C" w:rsidRPr="006E7300" w:rsidRDefault="0052414C" w:rsidP="0052414C">
      <w:pPr>
        <w:jc w:val="both"/>
        <w:rPr>
          <w:rFonts w:ascii="Verdana" w:hAnsi="Verdana" w:cs="Arial"/>
          <w:lang w:val="en-US"/>
        </w:rPr>
      </w:pPr>
      <w:r w:rsidRPr="006E7300">
        <w:rPr>
          <w:rFonts w:ascii="Verdana" w:hAnsi="Verdana" w:cs="Arial"/>
          <w:lang w:val="en-US"/>
        </w:rPr>
        <w:t xml:space="preserve">The component describing the automation package or technical solution (“the solution”) will develop incrementally as the solution is built and </w:t>
      </w:r>
      <w:r w:rsidRPr="006E7300">
        <w:rPr>
          <w:rFonts w:ascii="Verdana" w:hAnsi="Verdana" w:cs="Arial"/>
          <w:lang w:val="en-GB"/>
        </w:rPr>
        <w:t>finalised</w:t>
      </w:r>
      <w:r w:rsidRPr="006E7300">
        <w:rPr>
          <w:rFonts w:ascii="Verdana" w:hAnsi="Verdana" w:cs="Arial"/>
          <w:lang w:val="en-US"/>
        </w:rPr>
        <w:t xml:space="preserve"> prior to deployment. The solution represents the business objects and processes, as well as any other peripheral technical components (e.g. queues, credentials, templates, databases etc.) used to deliver the automated process.</w:t>
      </w:r>
    </w:p>
    <w:p w14:paraId="0C326E12" w14:textId="77777777" w:rsidR="0052414C" w:rsidRPr="006E7300" w:rsidRDefault="0052414C" w:rsidP="0052414C">
      <w:pPr>
        <w:pStyle w:val="Heading2"/>
        <w:rPr>
          <w:rFonts w:ascii="Verdana" w:hAnsi="Verdana" w:cs="Arial"/>
          <w:lang w:val="en-US"/>
        </w:rPr>
      </w:pPr>
      <w:bookmarkStart w:id="884" w:name="_Toc477826077"/>
      <w:bookmarkStart w:id="885" w:name="_Toc2842446"/>
      <w:bookmarkStart w:id="886" w:name="_Toc17306876"/>
      <w:r w:rsidRPr="006E7300">
        <w:rPr>
          <w:rFonts w:ascii="Verdana" w:hAnsi="Verdana" w:cs="Arial"/>
          <w:lang w:val="en-US"/>
        </w:rPr>
        <w:lastRenderedPageBreak/>
        <w:t xml:space="preserve">1.2. </w:t>
      </w:r>
      <w:bookmarkEnd w:id="884"/>
      <w:r w:rsidRPr="006E7300">
        <w:rPr>
          <w:rFonts w:ascii="Verdana" w:hAnsi="Verdana" w:cs="Arial"/>
          <w:lang w:val="en-US"/>
        </w:rPr>
        <w:t>Definitions</w:t>
      </w:r>
      <w:bookmarkEnd w:id="885"/>
      <w:bookmarkEnd w:id="886"/>
    </w:p>
    <w:tbl>
      <w:tblPr>
        <w:tblStyle w:val="ListTable31"/>
        <w:tblW w:w="9067" w:type="dxa"/>
        <w:tblLook w:val="04A0" w:firstRow="1" w:lastRow="0" w:firstColumn="1" w:lastColumn="0" w:noHBand="0" w:noVBand="1"/>
      </w:tblPr>
      <w:tblGrid>
        <w:gridCol w:w="5098"/>
        <w:gridCol w:w="3969"/>
      </w:tblGrid>
      <w:tr w:rsidR="0052414C" w:rsidRPr="006E7300" w14:paraId="1E9CB43E" w14:textId="77777777" w:rsidTr="00C519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98" w:type="dxa"/>
          </w:tcPr>
          <w:p w14:paraId="05B5580D" w14:textId="77777777" w:rsidR="0052414C" w:rsidRPr="006E7300" w:rsidRDefault="0052414C" w:rsidP="00C5196B">
            <w:pPr>
              <w:rPr>
                <w:rFonts w:ascii="Verdana" w:hAnsi="Verdana" w:cs="Arial"/>
                <w:b w:val="0"/>
                <w:lang w:val="en-US"/>
              </w:rPr>
            </w:pPr>
            <w:r w:rsidRPr="006E7300">
              <w:rPr>
                <w:rFonts w:ascii="Verdana" w:hAnsi="Verdana" w:cs="Arial"/>
                <w:b w:val="0"/>
                <w:lang w:val="en-US"/>
              </w:rPr>
              <w:t>Abbreviation</w:t>
            </w:r>
          </w:p>
        </w:tc>
        <w:tc>
          <w:tcPr>
            <w:tcW w:w="3969" w:type="dxa"/>
          </w:tcPr>
          <w:p w14:paraId="18FF8BA3" w14:textId="77777777" w:rsidR="0052414C" w:rsidRPr="006E7300" w:rsidRDefault="0052414C" w:rsidP="00C5196B">
            <w:pPr>
              <w:cnfStyle w:val="100000000000" w:firstRow="1" w:lastRow="0" w:firstColumn="0" w:lastColumn="0" w:oddVBand="0" w:evenVBand="0" w:oddHBand="0" w:evenHBand="0" w:firstRowFirstColumn="0" w:firstRowLastColumn="0" w:lastRowFirstColumn="0" w:lastRowLastColumn="0"/>
              <w:rPr>
                <w:rFonts w:ascii="Verdana" w:hAnsi="Verdana" w:cs="Arial"/>
                <w:b w:val="0"/>
                <w:lang w:val="en-US"/>
              </w:rPr>
            </w:pPr>
            <w:r w:rsidRPr="006E7300">
              <w:rPr>
                <w:rFonts w:ascii="Verdana" w:hAnsi="Verdana" w:cs="Arial"/>
                <w:b w:val="0"/>
                <w:lang w:val="en-US"/>
              </w:rPr>
              <w:t>Definition</w:t>
            </w:r>
          </w:p>
        </w:tc>
      </w:tr>
      <w:tr w:rsidR="0052414C" w:rsidRPr="006E7300" w14:paraId="5F61D5C6" w14:textId="77777777" w:rsidTr="00C51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CBB6F80" w14:textId="77777777" w:rsidR="0052414C" w:rsidRPr="006E7300" w:rsidRDefault="0052414C" w:rsidP="00C5196B">
            <w:pPr>
              <w:rPr>
                <w:rFonts w:ascii="Verdana" w:hAnsi="Verdana" w:cs="Arial"/>
                <w:lang w:val="en-US"/>
              </w:rPr>
            </w:pPr>
            <w:r w:rsidRPr="006E7300">
              <w:rPr>
                <w:rFonts w:ascii="Verdana" w:hAnsi="Verdana" w:cs="Arial"/>
                <w:lang w:val="en-US"/>
              </w:rPr>
              <w:t>RPA</w:t>
            </w:r>
          </w:p>
        </w:tc>
        <w:tc>
          <w:tcPr>
            <w:tcW w:w="3969" w:type="dxa"/>
          </w:tcPr>
          <w:p w14:paraId="3DB18C58"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Robotic Process Automation</w:t>
            </w:r>
          </w:p>
        </w:tc>
      </w:tr>
      <w:tr w:rsidR="0052414C" w:rsidRPr="006E7300" w14:paraId="0A726541" w14:textId="77777777" w:rsidTr="00C5196B">
        <w:tc>
          <w:tcPr>
            <w:cnfStyle w:val="001000000000" w:firstRow="0" w:lastRow="0" w:firstColumn="1" w:lastColumn="0" w:oddVBand="0" w:evenVBand="0" w:oddHBand="0" w:evenHBand="0" w:firstRowFirstColumn="0" w:firstRowLastColumn="0" w:lastRowFirstColumn="0" w:lastRowLastColumn="0"/>
            <w:tcW w:w="5098" w:type="dxa"/>
          </w:tcPr>
          <w:p w14:paraId="4752E38C" w14:textId="77777777" w:rsidR="0052414C" w:rsidRPr="006E7300" w:rsidRDefault="0052414C" w:rsidP="00C5196B">
            <w:pPr>
              <w:rPr>
                <w:rFonts w:ascii="Verdana" w:hAnsi="Verdana" w:cs="Arial"/>
                <w:lang w:val="en-US"/>
              </w:rPr>
            </w:pPr>
            <w:r w:rsidRPr="006E7300">
              <w:rPr>
                <w:rFonts w:ascii="Verdana" w:hAnsi="Verdana" w:cs="Arial"/>
                <w:lang w:val="en-US"/>
              </w:rPr>
              <w:t>MVP</w:t>
            </w:r>
          </w:p>
        </w:tc>
        <w:tc>
          <w:tcPr>
            <w:tcW w:w="3969" w:type="dxa"/>
          </w:tcPr>
          <w:p w14:paraId="51F04ACC"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r w:rsidRPr="006E7300">
              <w:rPr>
                <w:rFonts w:ascii="Verdana" w:hAnsi="Verdana" w:cs="Arial"/>
                <w:lang w:val="en-US"/>
              </w:rPr>
              <w:t>Minimum Viable Product</w:t>
            </w:r>
          </w:p>
        </w:tc>
      </w:tr>
      <w:tr w:rsidR="0052414C" w:rsidRPr="006E7300" w14:paraId="7C4D0867" w14:textId="77777777" w:rsidTr="00C51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61A32CBA" w14:textId="77777777" w:rsidR="0052414C" w:rsidRPr="006E7300" w:rsidRDefault="0052414C" w:rsidP="00C5196B">
            <w:pPr>
              <w:rPr>
                <w:rFonts w:ascii="Verdana" w:hAnsi="Verdana" w:cs="Arial"/>
                <w:lang w:val="en-US"/>
              </w:rPr>
            </w:pPr>
            <w:ins w:id="887" w:author="Author">
              <w:r>
                <w:rPr>
                  <w:rFonts w:ascii="Verdana" w:hAnsi="Verdana" w:cs="Arial"/>
                  <w:lang w:val="en-US"/>
                </w:rPr>
                <w:t>CSR</w:t>
              </w:r>
            </w:ins>
          </w:p>
        </w:tc>
        <w:tc>
          <w:tcPr>
            <w:tcW w:w="3969" w:type="dxa"/>
          </w:tcPr>
          <w:p w14:paraId="4BF7CBAA"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ins w:id="888" w:author="Author">
              <w:r>
                <w:rPr>
                  <w:rFonts w:ascii="Verdana" w:hAnsi="Verdana" w:cs="Arial"/>
                  <w:lang w:val="en-US"/>
                </w:rPr>
                <w:t>Consolidated SAP Report</w:t>
              </w:r>
            </w:ins>
          </w:p>
        </w:tc>
      </w:tr>
      <w:tr w:rsidR="0052414C" w:rsidRPr="006E7300" w14:paraId="39CC44C1" w14:textId="77777777" w:rsidTr="00C5196B">
        <w:tc>
          <w:tcPr>
            <w:cnfStyle w:val="001000000000" w:firstRow="0" w:lastRow="0" w:firstColumn="1" w:lastColumn="0" w:oddVBand="0" w:evenVBand="0" w:oddHBand="0" w:evenHBand="0" w:firstRowFirstColumn="0" w:firstRowLastColumn="0" w:lastRowFirstColumn="0" w:lastRowLastColumn="0"/>
            <w:tcW w:w="5098" w:type="dxa"/>
          </w:tcPr>
          <w:p w14:paraId="32485AD8" w14:textId="77777777" w:rsidR="0052414C" w:rsidRPr="006E7300" w:rsidRDefault="0052414C" w:rsidP="00C5196B">
            <w:pPr>
              <w:rPr>
                <w:rFonts w:ascii="Verdana" w:hAnsi="Verdana" w:cs="Arial"/>
                <w:lang w:val="en-US"/>
              </w:rPr>
            </w:pPr>
            <w:ins w:id="889" w:author="Author">
              <w:r>
                <w:rPr>
                  <w:rFonts w:ascii="Verdana" w:hAnsi="Verdana" w:cs="Arial"/>
                  <w:lang w:val="en-US"/>
                </w:rPr>
                <w:t>NAM</w:t>
              </w:r>
            </w:ins>
          </w:p>
        </w:tc>
        <w:tc>
          <w:tcPr>
            <w:tcW w:w="3969" w:type="dxa"/>
          </w:tcPr>
          <w:p w14:paraId="1CD1DB06" w14:textId="77777777" w:rsidR="0052414C" w:rsidRPr="006E7300" w:rsidRDefault="0052414C" w:rsidP="00C5196B">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ins w:id="890" w:author="Author">
              <w:r>
                <w:rPr>
                  <w:rFonts w:ascii="Verdana" w:hAnsi="Verdana" w:cs="Arial"/>
                  <w:lang w:val="en-US"/>
                </w:rPr>
                <w:t>North America Hub</w:t>
              </w:r>
            </w:ins>
          </w:p>
        </w:tc>
      </w:tr>
      <w:tr w:rsidR="0052414C" w:rsidRPr="006E7300" w14:paraId="2E2EC2EC" w14:textId="77777777" w:rsidTr="00C51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6C767634" w14:textId="38834AFC" w:rsidR="0052414C" w:rsidRPr="006E7300" w:rsidRDefault="00506C7D" w:rsidP="00C5196B">
            <w:pPr>
              <w:rPr>
                <w:rFonts w:ascii="Verdana" w:hAnsi="Verdana" w:cs="Arial"/>
                <w:lang w:val="en-US"/>
              </w:rPr>
            </w:pPr>
            <w:ins w:id="891" w:author="Author">
              <w:r>
                <w:rPr>
                  <w:rFonts w:ascii="Verdana" w:hAnsi="Verdana" w:cs="Arial"/>
                  <w:lang w:val="en-US"/>
                </w:rPr>
                <w:t>ROW</w:t>
              </w:r>
            </w:ins>
          </w:p>
        </w:tc>
        <w:tc>
          <w:tcPr>
            <w:tcW w:w="3969" w:type="dxa"/>
          </w:tcPr>
          <w:p w14:paraId="17A19DC8" w14:textId="12B8043A" w:rsidR="0052414C" w:rsidRPr="006E7300" w:rsidRDefault="00506C7D"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ins w:id="892" w:author="Author">
              <w:r>
                <w:rPr>
                  <w:rFonts w:ascii="Verdana" w:hAnsi="Verdana" w:cs="Arial"/>
                  <w:lang w:val="en-US"/>
                </w:rPr>
                <w:t>Rest of World</w:t>
              </w:r>
            </w:ins>
          </w:p>
        </w:tc>
      </w:tr>
      <w:tr w:rsidR="0052414C" w:rsidRPr="006E7300" w14:paraId="7C78FA92" w14:textId="77777777" w:rsidTr="00C5196B">
        <w:trPr>
          <w:ins w:id="893" w:author="Author"/>
        </w:trPr>
        <w:tc>
          <w:tcPr>
            <w:cnfStyle w:val="001000000000" w:firstRow="0" w:lastRow="0" w:firstColumn="1" w:lastColumn="0" w:oddVBand="0" w:evenVBand="0" w:oddHBand="0" w:evenHBand="0" w:firstRowFirstColumn="0" w:firstRowLastColumn="0" w:lastRowFirstColumn="0" w:lastRowLastColumn="0"/>
            <w:tcW w:w="5098" w:type="dxa"/>
          </w:tcPr>
          <w:p w14:paraId="52F8933A" w14:textId="5BCE3E13" w:rsidR="0052414C" w:rsidRPr="006E7300" w:rsidRDefault="00506C7D" w:rsidP="00C5196B">
            <w:pPr>
              <w:rPr>
                <w:ins w:id="894" w:author="Author"/>
                <w:rFonts w:ascii="Verdana" w:hAnsi="Verdana" w:cs="Arial"/>
                <w:lang w:val="en-US"/>
              </w:rPr>
            </w:pPr>
            <w:ins w:id="895" w:author="Author">
              <w:r>
                <w:rPr>
                  <w:rFonts w:ascii="Verdana" w:hAnsi="Verdana" w:cs="Arial"/>
                  <w:lang w:val="en-US"/>
                </w:rPr>
                <w:t>USOP</w:t>
              </w:r>
            </w:ins>
          </w:p>
        </w:tc>
        <w:tc>
          <w:tcPr>
            <w:tcW w:w="3969" w:type="dxa"/>
          </w:tcPr>
          <w:p w14:paraId="2534FA74" w14:textId="321072E7" w:rsidR="0052414C" w:rsidRPr="006E7300" w:rsidRDefault="00506C7D" w:rsidP="00C5196B">
            <w:pPr>
              <w:cnfStyle w:val="000000000000" w:firstRow="0" w:lastRow="0" w:firstColumn="0" w:lastColumn="0" w:oddVBand="0" w:evenVBand="0" w:oddHBand="0" w:evenHBand="0" w:firstRowFirstColumn="0" w:firstRowLastColumn="0" w:lastRowFirstColumn="0" w:lastRowLastColumn="0"/>
              <w:rPr>
                <w:ins w:id="896" w:author="Author"/>
                <w:rFonts w:ascii="Verdana" w:hAnsi="Verdana" w:cs="Arial"/>
                <w:lang w:val="en-US"/>
              </w:rPr>
            </w:pPr>
            <w:ins w:id="897" w:author="Author">
              <w:r>
                <w:rPr>
                  <w:rFonts w:ascii="Verdana" w:hAnsi="Verdana" w:cs="Arial"/>
                  <w:lang w:val="en-US"/>
                </w:rPr>
                <w:t>US Open Payments</w:t>
              </w:r>
            </w:ins>
          </w:p>
        </w:tc>
      </w:tr>
      <w:tr w:rsidR="0052414C" w:rsidRPr="006E7300" w14:paraId="4B2554DB" w14:textId="77777777" w:rsidTr="00C5196B">
        <w:trPr>
          <w:cnfStyle w:val="000000100000" w:firstRow="0" w:lastRow="0" w:firstColumn="0" w:lastColumn="0" w:oddVBand="0" w:evenVBand="0" w:oddHBand="1" w:evenHBand="0" w:firstRowFirstColumn="0" w:firstRowLastColumn="0" w:lastRowFirstColumn="0" w:lastRowLastColumn="0"/>
          <w:ins w:id="898" w:author="Author"/>
        </w:trPr>
        <w:tc>
          <w:tcPr>
            <w:cnfStyle w:val="001000000000" w:firstRow="0" w:lastRow="0" w:firstColumn="1" w:lastColumn="0" w:oddVBand="0" w:evenVBand="0" w:oddHBand="0" w:evenHBand="0" w:firstRowFirstColumn="0" w:firstRowLastColumn="0" w:lastRowFirstColumn="0" w:lastRowLastColumn="0"/>
            <w:tcW w:w="5098" w:type="dxa"/>
          </w:tcPr>
          <w:p w14:paraId="4831A95A" w14:textId="7D477EB8" w:rsidR="0052414C" w:rsidRPr="006E7300" w:rsidRDefault="00506C7D" w:rsidP="00C5196B">
            <w:pPr>
              <w:rPr>
                <w:ins w:id="899" w:author="Author"/>
                <w:rFonts w:ascii="Verdana" w:hAnsi="Verdana" w:cs="Arial"/>
                <w:lang w:val="en-US"/>
              </w:rPr>
            </w:pPr>
            <w:ins w:id="900" w:author="Author">
              <w:r>
                <w:rPr>
                  <w:rFonts w:ascii="Verdana" w:hAnsi="Verdana" w:cs="Arial"/>
                  <w:lang w:val="en-US"/>
                </w:rPr>
                <w:t>EFPIA</w:t>
              </w:r>
            </w:ins>
          </w:p>
        </w:tc>
        <w:tc>
          <w:tcPr>
            <w:tcW w:w="3969" w:type="dxa"/>
          </w:tcPr>
          <w:p w14:paraId="343AB458" w14:textId="5C2FF97B" w:rsidR="0052414C" w:rsidRPr="006E7300" w:rsidRDefault="00506C7D" w:rsidP="00C5196B">
            <w:pPr>
              <w:cnfStyle w:val="000000100000" w:firstRow="0" w:lastRow="0" w:firstColumn="0" w:lastColumn="0" w:oddVBand="0" w:evenVBand="0" w:oddHBand="1" w:evenHBand="0" w:firstRowFirstColumn="0" w:firstRowLastColumn="0" w:lastRowFirstColumn="0" w:lastRowLastColumn="0"/>
              <w:rPr>
                <w:ins w:id="901" w:author="Author"/>
                <w:rFonts w:ascii="Verdana" w:hAnsi="Verdana" w:cs="Arial"/>
                <w:lang w:val="en-US"/>
              </w:rPr>
            </w:pPr>
            <w:ins w:id="902" w:author="Author">
              <w:r>
                <w:rPr>
                  <w:rFonts w:ascii="Verdana" w:hAnsi="Verdana" w:cs="Arial"/>
                  <w:lang w:val="en-US"/>
                </w:rPr>
                <w:t>European Federation of Pharmaceutical Industries and Associations</w:t>
              </w:r>
            </w:ins>
          </w:p>
        </w:tc>
      </w:tr>
      <w:tr w:rsidR="003D2228" w:rsidRPr="006E7300" w14:paraId="0CF49479" w14:textId="77777777" w:rsidTr="00C5196B">
        <w:trPr>
          <w:ins w:id="903" w:author="Author"/>
        </w:trPr>
        <w:tc>
          <w:tcPr>
            <w:cnfStyle w:val="001000000000" w:firstRow="0" w:lastRow="0" w:firstColumn="1" w:lastColumn="0" w:oddVBand="0" w:evenVBand="0" w:oddHBand="0" w:evenHBand="0" w:firstRowFirstColumn="0" w:firstRowLastColumn="0" w:lastRowFirstColumn="0" w:lastRowLastColumn="0"/>
            <w:tcW w:w="5098" w:type="dxa"/>
          </w:tcPr>
          <w:p w14:paraId="21DA867E" w14:textId="5C2307D1" w:rsidR="003D2228" w:rsidRDefault="003D2228" w:rsidP="00C5196B">
            <w:pPr>
              <w:rPr>
                <w:ins w:id="904" w:author="Author"/>
                <w:rFonts w:ascii="Verdana" w:hAnsi="Verdana" w:cs="Arial"/>
                <w:lang w:val="en-US"/>
              </w:rPr>
            </w:pPr>
            <w:ins w:id="905" w:author="Author">
              <w:r>
                <w:rPr>
                  <w:rFonts w:ascii="Verdana" w:hAnsi="Verdana" w:cs="Arial"/>
                  <w:lang w:val="en-US"/>
                </w:rPr>
                <w:t>ICON</w:t>
              </w:r>
            </w:ins>
          </w:p>
        </w:tc>
        <w:tc>
          <w:tcPr>
            <w:tcW w:w="3969" w:type="dxa"/>
          </w:tcPr>
          <w:p w14:paraId="57665C6D" w14:textId="41B48E94" w:rsidR="003D2228" w:rsidRDefault="003D2228" w:rsidP="00C5196B">
            <w:pPr>
              <w:cnfStyle w:val="000000000000" w:firstRow="0" w:lastRow="0" w:firstColumn="0" w:lastColumn="0" w:oddVBand="0" w:evenVBand="0" w:oddHBand="0" w:evenHBand="0" w:firstRowFirstColumn="0" w:firstRowLastColumn="0" w:lastRowFirstColumn="0" w:lastRowLastColumn="0"/>
              <w:rPr>
                <w:ins w:id="906" w:author="Author"/>
                <w:rFonts w:ascii="Verdana" w:hAnsi="Verdana" w:cs="Arial"/>
                <w:lang w:val="en-US"/>
              </w:rPr>
            </w:pPr>
            <w:ins w:id="907" w:author="Author">
              <w:r>
                <w:rPr>
                  <w:rFonts w:ascii="Verdana" w:hAnsi="Verdana" w:cs="Arial"/>
                  <w:lang w:val="en-US"/>
                </w:rPr>
                <w:t xml:space="preserve">UK data </w:t>
              </w:r>
            </w:ins>
          </w:p>
        </w:tc>
      </w:tr>
    </w:tbl>
    <w:p w14:paraId="72353AEF" w14:textId="77777777" w:rsidR="0052414C" w:rsidRPr="006E7300" w:rsidRDefault="0052414C" w:rsidP="0052414C">
      <w:pPr>
        <w:pStyle w:val="Heading2"/>
        <w:rPr>
          <w:rFonts w:ascii="Verdana" w:hAnsi="Verdana" w:cs="Arial"/>
          <w:lang w:val="en-US"/>
        </w:rPr>
      </w:pPr>
      <w:bookmarkStart w:id="908" w:name="_Toc477826078"/>
      <w:bookmarkStart w:id="909" w:name="_Toc2842447"/>
      <w:bookmarkStart w:id="910" w:name="_Toc17306877"/>
      <w:r w:rsidRPr="006E7300">
        <w:rPr>
          <w:rFonts w:ascii="Verdana" w:hAnsi="Verdana" w:cs="Arial"/>
          <w:lang w:val="en-US"/>
        </w:rPr>
        <w:t>1.3. Reference artefacts</w:t>
      </w:r>
      <w:bookmarkEnd w:id="908"/>
      <w:bookmarkEnd w:id="909"/>
      <w:bookmarkEnd w:id="910"/>
    </w:p>
    <w:p w14:paraId="7F22D9CF" w14:textId="77777777" w:rsidR="0052414C" w:rsidRPr="006E7300" w:rsidRDefault="0052414C" w:rsidP="0052414C">
      <w:pPr>
        <w:rPr>
          <w:rFonts w:ascii="Verdana" w:hAnsi="Verdana" w:cs="Arial"/>
          <w:lang w:val="en-US"/>
        </w:rPr>
      </w:pPr>
      <w:bookmarkStart w:id="911" w:name="_Hlk10128726"/>
      <w:r w:rsidRPr="006E7300">
        <w:rPr>
          <w:rFonts w:ascii="Verdana" w:hAnsi="Verdana" w:cs="Arial"/>
          <w:lang w:val="en-US"/>
        </w:rPr>
        <w:t>The following artefacts should be read in conjunction with this document.</w:t>
      </w:r>
    </w:p>
    <w:tbl>
      <w:tblPr>
        <w:tblStyle w:val="ListTable31"/>
        <w:tblW w:w="0" w:type="auto"/>
        <w:tblLook w:val="04A0" w:firstRow="1" w:lastRow="0" w:firstColumn="1" w:lastColumn="0" w:noHBand="0" w:noVBand="1"/>
      </w:tblPr>
      <w:tblGrid>
        <w:gridCol w:w="5098"/>
        <w:gridCol w:w="1664"/>
        <w:gridCol w:w="4167"/>
      </w:tblGrid>
      <w:tr w:rsidR="0052414C" w:rsidRPr="006E7300" w14:paraId="408947DD" w14:textId="77777777" w:rsidTr="00C519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98" w:type="dxa"/>
          </w:tcPr>
          <w:p w14:paraId="770AC51E" w14:textId="77777777" w:rsidR="0052414C" w:rsidRPr="006E7300" w:rsidRDefault="0052414C" w:rsidP="00C5196B">
            <w:pPr>
              <w:rPr>
                <w:rFonts w:ascii="Verdana" w:hAnsi="Verdana" w:cs="Arial"/>
                <w:b w:val="0"/>
                <w:lang w:val="en-US"/>
              </w:rPr>
            </w:pPr>
            <w:r w:rsidRPr="006E7300">
              <w:rPr>
                <w:rFonts w:ascii="Verdana" w:hAnsi="Verdana" w:cs="Arial"/>
                <w:b w:val="0"/>
                <w:lang w:val="en-US"/>
              </w:rPr>
              <w:t>Title</w:t>
            </w:r>
          </w:p>
        </w:tc>
        <w:tc>
          <w:tcPr>
            <w:tcW w:w="1664" w:type="dxa"/>
          </w:tcPr>
          <w:p w14:paraId="733917E4" w14:textId="77777777" w:rsidR="0052414C" w:rsidRPr="006E7300" w:rsidRDefault="0052414C" w:rsidP="00C5196B">
            <w:pPr>
              <w:cnfStyle w:val="100000000000" w:firstRow="1" w:lastRow="0" w:firstColumn="0" w:lastColumn="0" w:oddVBand="0" w:evenVBand="0" w:oddHBand="0" w:evenHBand="0" w:firstRowFirstColumn="0" w:firstRowLastColumn="0" w:lastRowFirstColumn="0" w:lastRowLastColumn="0"/>
              <w:rPr>
                <w:rFonts w:ascii="Verdana" w:hAnsi="Verdana" w:cs="Arial"/>
                <w:b w:val="0"/>
                <w:lang w:val="en-US"/>
              </w:rPr>
            </w:pPr>
            <w:r w:rsidRPr="006E7300">
              <w:rPr>
                <w:rFonts w:ascii="Verdana" w:hAnsi="Verdana" w:cs="Arial"/>
                <w:b w:val="0"/>
                <w:lang w:val="en-US"/>
              </w:rPr>
              <w:t>Version</w:t>
            </w:r>
          </w:p>
        </w:tc>
        <w:tc>
          <w:tcPr>
            <w:tcW w:w="2254" w:type="dxa"/>
          </w:tcPr>
          <w:p w14:paraId="705679BD" w14:textId="77777777" w:rsidR="0052414C" w:rsidRPr="006E7300" w:rsidRDefault="0052414C" w:rsidP="00C5196B">
            <w:pPr>
              <w:cnfStyle w:val="100000000000" w:firstRow="1" w:lastRow="0" w:firstColumn="0" w:lastColumn="0" w:oddVBand="0" w:evenVBand="0" w:oddHBand="0" w:evenHBand="0" w:firstRowFirstColumn="0" w:firstRowLastColumn="0" w:lastRowFirstColumn="0" w:lastRowLastColumn="0"/>
              <w:rPr>
                <w:rFonts w:ascii="Verdana" w:hAnsi="Verdana" w:cs="Arial"/>
                <w:b w:val="0"/>
                <w:lang w:val="en-US"/>
              </w:rPr>
            </w:pPr>
            <w:r w:rsidRPr="006E7300">
              <w:rPr>
                <w:rFonts w:ascii="Verdana" w:hAnsi="Verdana" w:cs="Arial"/>
                <w:b w:val="0"/>
                <w:lang w:val="en-US"/>
              </w:rPr>
              <w:t>Location</w:t>
            </w:r>
          </w:p>
        </w:tc>
      </w:tr>
      <w:tr w:rsidR="0052414C" w:rsidRPr="006E7300" w14:paraId="31C3F512" w14:textId="77777777" w:rsidTr="00C51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6D96BB08" w14:textId="77777777" w:rsidR="0052414C" w:rsidRPr="006E7300" w:rsidRDefault="0052414C" w:rsidP="00C5196B">
            <w:pPr>
              <w:rPr>
                <w:rFonts w:ascii="Verdana" w:hAnsi="Verdana" w:cs="Arial"/>
                <w:lang w:val="en-US"/>
              </w:rPr>
            </w:pPr>
            <w:r w:rsidRPr="006E7300">
              <w:rPr>
                <w:rFonts w:ascii="Verdana" w:hAnsi="Verdana" w:cs="Arial"/>
                <w:lang w:val="en-US"/>
              </w:rPr>
              <w:t>Process Qualification Document (PQD)</w:t>
            </w:r>
          </w:p>
        </w:tc>
        <w:tc>
          <w:tcPr>
            <w:tcW w:w="1664" w:type="dxa"/>
          </w:tcPr>
          <w:p w14:paraId="4A920244"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V0.7</w:t>
            </w:r>
          </w:p>
        </w:tc>
        <w:tc>
          <w:tcPr>
            <w:tcW w:w="2254" w:type="dxa"/>
          </w:tcPr>
          <w:p w14:paraId="5E6DB4F5" w14:textId="77777777" w:rsidR="0052414C" w:rsidRPr="006E7300" w:rsidRDefault="0052414C" w:rsidP="00C5196B">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color w:val="4472C4" w:themeColor="accent5"/>
                <w:lang w:val="en-US"/>
              </w:rPr>
              <w:t>https://az.app.box.com/file/364982017157</w:t>
            </w:r>
          </w:p>
        </w:tc>
      </w:tr>
      <w:bookmarkEnd w:id="911"/>
    </w:tbl>
    <w:p w14:paraId="459D73C1" w14:textId="77777777" w:rsidR="0052414C" w:rsidRPr="006E7300" w:rsidRDefault="0052414C" w:rsidP="0052414C">
      <w:pPr>
        <w:rPr>
          <w:rFonts w:ascii="Verdana" w:hAnsi="Verdana" w:cs="Arial"/>
          <w:lang w:val="en-US"/>
        </w:rPr>
      </w:pPr>
    </w:p>
    <w:p w14:paraId="446E8024" w14:textId="77777777" w:rsidR="0052414C" w:rsidRPr="006E7300" w:rsidRDefault="0052414C" w:rsidP="0052414C">
      <w:pPr>
        <w:pStyle w:val="Heading1"/>
        <w:rPr>
          <w:rFonts w:ascii="Verdana" w:hAnsi="Verdana" w:cs="Arial"/>
          <w:lang w:val="en-US"/>
        </w:rPr>
      </w:pPr>
      <w:bookmarkStart w:id="912" w:name="_Toc2842448"/>
      <w:bookmarkStart w:id="913" w:name="_Toc17306878"/>
      <w:r w:rsidRPr="006E7300">
        <w:rPr>
          <w:rFonts w:ascii="Verdana" w:hAnsi="Verdana" w:cs="Arial"/>
          <w:lang w:val="en-US"/>
        </w:rPr>
        <w:t>2. Process Overview</w:t>
      </w:r>
      <w:bookmarkEnd w:id="912"/>
      <w:bookmarkEnd w:id="913"/>
    </w:p>
    <w:p w14:paraId="5E36B46D" w14:textId="77777777" w:rsidR="0052414C" w:rsidRPr="006E7300" w:rsidRDefault="0052414C" w:rsidP="0052414C">
      <w:pPr>
        <w:rPr>
          <w:rFonts w:ascii="Verdana" w:hAnsi="Verdana" w:cs="Arial"/>
          <w:lang w:val="en-US"/>
        </w:rPr>
      </w:pPr>
      <w:r w:rsidRPr="006E7300">
        <w:rPr>
          <w:rFonts w:ascii="Verdana" w:hAnsi="Verdana" w:cs="Arial"/>
          <w:lang w:val="en-US"/>
        </w:rPr>
        <w:t>This section describes the high level design of the automated process.</w:t>
      </w:r>
    </w:p>
    <w:p w14:paraId="73B4A125" w14:textId="77777777" w:rsidR="0052414C" w:rsidRPr="006E7300" w:rsidRDefault="0052414C" w:rsidP="0052414C">
      <w:pPr>
        <w:pStyle w:val="Heading2"/>
        <w:rPr>
          <w:rFonts w:ascii="Verdana" w:hAnsi="Verdana" w:cs="Arial"/>
          <w:lang w:val="en-US"/>
        </w:rPr>
      </w:pPr>
      <w:bookmarkStart w:id="914" w:name="_Toc2842449"/>
      <w:bookmarkStart w:id="915" w:name="_Toc17306879"/>
      <w:r w:rsidRPr="006E7300">
        <w:rPr>
          <w:rFonts w:ascii="Verdana" w:hAnsi="Verdana" w:cs="Arial"/>
          <w:lang w:val="en-US"/>
        </w:rPr>
        <w:lastRenderedPageBreak/>
        <w:t>2.1. High-level Process Description (as-is)</w:t>
      </w:r>
      <w:bookmarkEnd w:id="914"/>
      <w:bookmarkEnd w:id="915"/>
    </w:p>
    <w:p w14:paraId="739709B1" w14:textId="3831D753" w:rsidR="0052414C" w:rsidRDefault="0052414C" w:rsidP="0052414C">
      <w:pPr>
        <w:jc w:val="both"/>
        <w:rPr>
          <w:ins w:id="916" w:author="Author"/>
          <w:rFonts w:ascii="Verdana" w:hAnsi="Verdana"/>
          <w:lang w:val="en-GB"/>
        </w:rPr>
      </w:pPr>
      <w:r w:rsidRPr="006E7300">
        <w:rPr>
          <w:rFonts w:ascii="Verdana" w:hAnsi="Verdana"/>
          <w:lang w:val="en-GB"/>
        </w:rPr>
        <w:t xml:space="preserve">Six different reports are currently pulled out from </w:t>
      </w:r>
      <w:del w:id="917" w:author="Author">
        <w:r w:rsidRPr="006E7300" w:rsidDel="009F2FE5">
          <w:rPr>
            <w:rFonts w:ascii="Verdana" w:hAnsi="Verdana"/>
            <w:lang w:val="en-GB"/>
          </w:rPr>
          <w:delText>SAP</w:delText>
        </w:r>
      </w:del>
      <w:ins w:id="918" w:author="Author">
        <w:r w:rsidRPr="006E7300">
          <w:rPr>
            <w:rFonts w:ascii="Verdana" w:hAnsi="Verdana"/>
            <w:lang w:val="en-GB"/>
          </w:rPr>
          <w:t>S</w:t>
        </w:r>
        <w:r>
          <w:rPr>
            <w:rFonts w:ascii="Verdana" w:hAnsi="Verdana"/>
            <w:lang w:val="en-GB"/>
          </w:rPr>
          <w:t>OAR</w:t>
        </w:r>
      </w:ins>
      <w:r w:rsidRPr="006E7300">
        <w:rPr>
          <w:rFonts w:ascii="Verdana" w:hAnsi="Verdana"/>
          <w:lang w:val="en-GB"/>
        </w:rPr>
        <w:t>. A pre-work is manually performed on each file depending on the recipient (USOP</w:t>
      </w:r>
      <w:ins w:id="919" w:author="Author">
        <w:r>
          <w:rPr>
            <w:rFonts w:ascii="Verdana" w:hAnsi="Verdana"/>
            <w:lang w:val="en-GB"/>
          </w:rPr>
          <w:t>,</w:t>
        </w:r>
      </w:ins>
      <w:del w:id="920" w:author="Author">
        <w:r w:rsidRPr="006E7300" w:rsidDel="009F2FE5">
          <w:rPr>
            <w:rFonts w:ascii="Verdana" w:hAnsi="Verdana"/>
            <w:lang w:val="en-GB"/>
          </w:rPr>
          <w:delText xml:space="preserve"> and</w:delText>
        </w:r>
      </w:del>
      <w:r w:rsidRPr="006E7300">
        <w:rPr>
          <w:rFonts w:ascii="Verdana" w:hAnsi="Verdana"/>
          <w:lang w:val="en-GB"/>
        </w:rPr>
        <w:t xml:space="preserve"> EFPIA</w:t>
      </w:r>
      <w:ins w:id="921" w:author="Author">
        <w:r>
          <w:rPr>
            <w:rFonts w:ascii="Verdana" w:hAnsi="Verdana"/>
            <w:lang w:val="en-GB"/>
          </w:rPr>
          <w:t xml:space="preserve"> and ROW</w:t>
        </w:r>
      </w:ins>
      <w:r w:rsidRPr="006E7300">
        <w:rPr>
          <w:rFonts w:ascii="Verdana" w:hAnsi="Verdana"/>
          <w:lang w:val="en-GB"/>
        </w:rPr>
        <w:t>) and SAP hub.  These are added directly to the downloaded SAP Spreadsheet. For EFPIA: “Unique ID”, G/L Decision, Review, Reason, MDM ID, Recipient Class, Reportability, Comments/Details, Budget Holder, Function, Department if Function N/A, Cost Category and Signed Amount (for Sweden only). For USOP: G/L Decision, PO Status, Review, Reason, EIN/AZID, Recipient Class, Reportability, Comments/Details, Budget Holder, Function, Department if Function N/A, Expense Type  and additional columns for USOP NAM file: IS Contribution, IS Grant, IS Viewpoint, Vendor Review and Vendor Description. The data used to populate some of these columns is pulled from mapping tables or “dictionaries” including a GL Accounts Dictionary</w:t>
      </w:r>
      <w:ins w:id="922" w:author="Author">
        <w:r w:rsidR="00643A6E">
          <w:rPr>
            <w:rFonts w:ascii="Verdana" w:hAnsi="Verdana"/>
            <w:lang w:val="en-GB"/>
          </w:rPr>
          <w:t>, PO Dictionary</w:t>
        </w:r>
      </w:ins>
      <w:r w:rsidRPr="006E7300">
        <w:rPr>
          <w:rFonts w:ascii="Verdana" w:hAnsi="Verdana"/>
          <w:lang w:val="en-GB"/>
        </w:rPr>
        <w:t xml:space="preserve"> and </w:t>
      </w:r>
      <w:del w:id="923" w:author="Author">
        <w:r w:rsidRPr="006E7300" w:rsidDel="00643A6E">
          <w:rPr>
            <w:rFonts w:ascii="Verdana" w:hAnsi="Verdana"/>
            <w:lang w:val="en-GB"/>
          </w:rPr>
          <w:delText xml:space="preserve">hub-specific </w:delText>
        </w:r>
      </w:del>
      <w:r w:rsidRPr="006E7300">
        <w:rPr>
          <w:rFonts w:ascii="Verdana" w:hAnsi="Verdana"/>
          <w:lang w:val="en-GB"/>
        </w:rPr>
        <w:t>Vendor Dictionary using VLOOKUP.  A Values List is used as the reference list for the various dropdowns required to be populated by the analysts.  For Sweden Hub and ICON data, an additional lookup against SOAR</w:t>
      </w:r>
      <w:ins w:id="924" w:author="Author">
        <w:r w:rsidR="00643A6E">
          <w:rPr>
            <w:rFonts w:ascii="Verdana" w:hAnsi="Verdana"/>
            <w:lang w:val="en-GB"/>
          </w:rPr>
          <w:t xml:space="preserve">- ADHOC </w:t>
        </w:r>
      </w:ins>
      <w:del w:id="925" w:author="Author">
        <w:r w:rsidRPr="006E7300" w:rsidDel="00643A6E">
          <w:rPr>
            <w:rFonts w:ascii="Verdana" w:hAnsi="Verdana"/>
            <w:lang w:val="en-GB"/>
          </w:rPr>
          <w:delText xml:space="preserve"> </w:delText>
        </w:r>
      </w:del>
      <w:r w:rsidRPr="006E7300">
        <w:rPr>
          <w:rFonts w:ascii="Verdana" w:hAnsi="Verdana"/>
          <w:lang w:val="en-GB"/>
        </w:rPr>
        <w:t xml:space="preserve">data is performed to eliminate spend that has been automatically </w:t>
      </w:r>
      <w:ins w:id="926" w:author="Author">
        <w:r w:rsidR="00643A6E">
          <w:rPr>
            <w:rFonts w:ascii="Verdana" w:hAnsi="Verdana"/>
            <w:lang w:val="en-GB"/>
          </w:rPr>
          <w:t xml:space="preserve">loaded as reportable </w:t>
        </w:r>
      </w:ins>
      <w:del w:id="927" w:author="Author">
        <w:r w:rsidRPr="006E7300" w:rsidDel="00643A6E">
          <w:rPr>
            <w:rFonts w:ascii="Verdana" w:hAnsi="Verdana"/>
            <w:lang w:val="en-GB"/>
          </w:rPr>
          <w:delText xml:space="preserve">reviewed and loaded </w:delText>
        </w:r>
      </w:del>
      <w:r w:rsidRPr="006E7300">
        <w:rPr>
          <w:rFonts w:ascii="Verdana" w:hAnsi="Verdana"/>
          <w:lang w:val="en-GB"/>
        </w:rPr>
        <w:t xml:space="preserve">through the Hub feed. Function </w:t>
      </w:r>
      <w:ins w:id="928" w:author="Author">
        <w:r w:rsidR="00643A6E">
          <w:rPr>
            <w:rFonts w:ascii="Verdana" w:hAnsi="Verdana"/>
            <w:lang w:val="en-GB"/>
          </w:rPr>
          <w:t>will be derived based upon a new dictionary</w:t>
        </w:r>
      </w:ins>
      <w:del w:id="929" w:author="Author">
        <w:r w:rsidRPr="006E7300" w:rsidDel="00643A6E">
          <w:rPr>
            <w:rFonts w:ascii="Verdana" w:hAnsi="Verdana"/>
            <w:lang w:val="en-GB"/>
          </w:rPr>
          <w:delText>and Budget holder will be populated from iBuy using column Purchasing Document number</w:delText>
        </w:r>
      </w:del>
      <w:ins w:id="930" w:author="Author">
        <w:r w:rsidR="00643A6E">
          <w:rPr>
            <w:rFonts w:ascii="Verdana" w:hAnsi="Verdana"/>
            <w:lang w:val="en-GB"/>
          </w:rPr>
          <w:t xml:space="preserve"> specific to management unit</w:t>
        </w:r>
      </w:ins>
      <w:r w:rsidRPr="006E7300">
        <w:rPr>
          <w:rFonts w:ascii="Verdana" w:hAnsi="Verdana"/>
          <w:lang w:val="en-GB"/>
        </w:rPr>
        <w:t>. The reports are populated with supplemental data and relevant transactions are marked for review.  Then the report is passed on to an analyst who will determine whether each transaction is truly reportable and populate the files with the remaining information. New columns are added and populated depending on recipient country and source hub.</w:t>
      </w:r>
    </w:p>
    <w:p w14:paraId="045BB1E2" w14:textId="77777777" w:rsidR="0052414C" w:rsidRPr="006E7300" w:rsidRDefault="0052414C" w:rsidP="0052414C">
      <w:pPr>
        <w:jc w:val="both"/>
        <w:rPr>
          <w:rFonts w:ascii="Verdana" w:hAnsi="Verdana"/>
          <w:lang w:val="en-GB"/>
        </w:rPr>
      </w:pPr>
      <w:ins w:id="931" w:author="Author">
        <w:r>
          <w:rPr>
            <w:rFonts w:ascii="Verdana" w:hAnsi="Verdana"/>
            <w:lang w:val="en-GB"/>
          </w:rPr>
          <w:t>In the To-Be process, a</w:t>
        </w:r>
      </w:ins>
      <w:r w:rsidR="009C0200">
        <w:rPr>
          <w:rFonts w:ascii="Verdana" w:hAnsi="Verdana"/>
          <w:lang w:val="en-GB"/>
        </w:rPr>
        <w:t xml:space="preserve"> Global</w:t>
      </w:r>
      <w:ins w:id="932" w:author="Author">
        <w:r>
          <w:rPr>
            <w:rFonts w:ascii="Verdana" w:hAnsi="Verdana"/>
            <w:lang w:val="en-GB"/>
          </w:rPr>
          <w:t xml:space="preserve"> </w:t>
        </w:r>
      </w:ins>
      <w:r w:rsidR="009C0200">
        <w:rPr>
          <w:rFonts w:ascii="Verdana" w:hAnsi="Verdana"/>
          <w:lang w:val="en-GB"/>
        </w:rPr>
        <w:t>T</w:t>
      </w:r>
      <w:ins w:id="933" w:author="Author">
        <w:r>
          <w:rPr>
            <w:rFonts w:ascii="Verdana" w:hAnsi="Verdana"/>
            <w:lang w:val="en-GB"/>
          </w:rPr>
          <w:t>emplate will be created and the CSR report will be copied onto the template. The columns will be populated with the relevant information for</w:t>
        </w:r>
      </w:ins>
      <w:r>
        <w:rPr>
          <w:rFonts w:ascii="Verdana" w:hAnsi="Verdana"/>
          <w:lang w:val="en-GB"/>
        </w:rPr>
        <w:t xml:space="preserve"> each specific</w:t>
      </w:r>
      <w:ins w:id="934" w:author="Author">
        <w:r>
          <w:rPr>
            <w:rFonts w:ascii="Verdana" w:hAnsi="Verdana"/>
            <w:lang w:val="en-GB"/>
          </w:rPr>
          <w:t xml:space="preserve"> hub data and recipient.</w:t>
        </w:r>
      </w:ins>
    </w:p>
    <w:p w14:paraId="4CC3D1D7" w14:textId="77777777" w:rsidR="0052414C" w:rsidRPr="006E7300" w:rsidRDefault="0052414C" w:rsidP="0052414C">
      <w:pPr>
        <w:pStyle w:val="Heading2"/>
        <w:rPr>
          <w:rFonts w:ascii="Verdana" w:hAnsi="Verdana" w:cs="Arial"/>
          <w:lang w:val="en-US"/>
        </w:rPr>
      </w:pPr>
      <w:bookmarkStart w:id="935" w:name="_Toc2842450"/>
      <w:bookmarkStart w:id="936" w:name="_Toc17306880"/>
      <w:r w:rsidRPr="006E7300">
        <w:rPr>
          <w:rFonts w:ascii="Verdana" w:hAnsi="Verdana" w:cs="Arial"/>
          <w:lang w:val="en-US"/>
        </w:rPr>
        <w:lastRenderedPageBreak/>
        <w:t xml:space="preserve">2.2. </w:t>
      </w:r>
      <w:r w:rsidRPr="006E7300">
        <w:rPr>
          <w:rFonts w:ascii="Verdana" w:hAnsi="Verdana" w:cs="Arial"/>
        </w:rPr>
        <w:t>High-level Process Flow Diagram</w:t>
      </w:r>
      <w:bookmarkEnd w:id="935"/>
      <w:bookmarkEnd w:id="936"/>
    </w:p>
    <w:p w14:paraId="0F55FB6D" w14:textId="77777777" w:rsidR="0052414C" w:rsidRPr="006E7300" w:rsidRDefault="0052414C" w:rsidP="0052414C">
      <w:pPr>
        <w:rPr>
          <w:rFonts w:ascii="Verdana" w:hAnsi="Verdana" w:cs="Arial"/>
          <w:lang w:val="en-US"/>
        </w:rPr>
      </w:pPr>
      <w:r>
        <w:rPr>
          <w:noProof/>
          <w:lang w:val="en-US"/>
        </w:rPr>
        <w:drawing>
          <wp:inline distT="0" distB="0" distL="0" distR="0" wp14:anchorId="45ABB093" wp14:editId="66A1D223">
            <wp:extent cx="8863330" cy="28409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63330" cy="2840990"/>
                    </a:xfrm>
                    <a:prstGeom prst="rect">
                      <a:avLst/>
                    </a:prstGeom>
                  </pic:spPr>
                </pic:pic>
              </a:graphicData>
            </a:graphic>
          </wp:inline>
        </w:drawing>
      </w:r>
      <w:del w:id="937" w:author="Author">
        <w:r w:rsidRPr="006E7300" w:rsidDel="00D62355">
          <w:rPr>
            <w:rFonts w:ascii="Verdana" w:hAnsi="Verdana"/>
            <w:noProof/>
            <w:lang w:val="en-US"/>
          </w:rPr>
          <w:drawing>
            <wp:inline distT="0" distB="0" distL="0" distR="0" wp14:anchorId="690787A4" wp14:editId="60EB933D">
              <wp:extent cx="5731510" cy="20167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16760"/>
                      </a:xfrm>
                      <a:prstGeom prst="rect">
                        <a:avLst/>
                      </a:prstGeom>
                    </pic:spPr>
                  </pic:pic>
                </a:graphicData>
              </a:graphic>
            </wp:inline>
          </w:drawing>
        </w:r>
      </w:del>
    </w:p>
    <w:p w14:paraId="709B41A9" w14:textId="77777777" w:rsidR="0052414C" w:rsidRPr="006E7300" w:rsidRDefault="0052414C" w:rsidP="0052414C">
      <w:pPr>
        <w:pStyle w:val="Heading2"/>
        <w:rPr>
          <w:rFonts w:ascii="Verdana" w:hAnsi="Verdana" w:cs="Arial"/>
          <w:lang w:val="en-US"/>
        </w:rPr>
      </w:pPr>
      <w:bookmarkStart w:id="938" w:name="_Toc2842451"/>
      <w:bookmarkStart w:id="939" w:name="_Toc17306881"/>
      <w:r w:rsidRPr="006E7300">
        <w:rPr>
          <w:rFonts w:ascii="Verdana" w:hAnsi="Verdana" w:cs="Arial"/>
          <w:lang w:val="en-US"/>
        </w:rPr>
        <w:t>2.3. Process Flow Description(s) – In-scope “Happy Path”</w:t>
      </w:r>
      <w:bookmarkEnd w:id="938"/>
      <w:bookmarkEnd w:id="939"/>
    </w:p>
    <w:p w14:paraId="0F32F206" w14:textId="2E753E62" w:rsidR="0052414C" w:rsidRPr="006E7300" w:rsidRDefault="0052414C" w:rsidP="0052414C">
      <w:pPr>
        <w:rPr>
          <w:rFonts w:ascii="Verdana" w:hAnsi="Verdana" w:cs="Arial"/>
          <w:color w:val="70AD47" w:themeColor="accent6"/>
          <w:lang w:val="en-US"/>
        </w:rPr>
      </w:pPr>
      <w:bookmarkStart w:id="940" w:name="_Hlk10130424"/>
      <w:r w:rsidRPr="006E7300">
        <w:rPr>
          <w:rFonts w:ascii="Verdana" w:hAnsi="Verdana" w:cs="Arial"/>
          <w:color w:val="70AD47" w:themeColor="accent6"/>
        </w:rPr>
        <w:t xml:space="preserve">Step 2.3.1 </w:t>
      </w:r>
      <w:r>
        <w:rPr>
          <w:rFonts w:ascii="Verdana" w:hAnsi="Verdana" w:cs="Arial"/>
          <w:color w:val="70AD47" w:themeColor="accent6"/>
        </w:rPr>
        <w:t xml:space="preserve">– On the </w:t>
      </w:r>
      <w:del w:id="941" w:author="Author">
        <w:r w:rsidDel="00864646">
          <w:rPr>
            <w:rFonts w:ascii="Verdana" w:hAnsi="Verdana" w:cs="Arial"/>
            <w:color w:val="70AD47" w:themeColor="accent6"/>
          </w:rPr>
          <w:delText>1</w:delText>
        </w:r>
        <w:r w:rsidRPr="007E3A0F" w:rsidDel="00864646">
          <w:rPr>
            <w:rFonts w:ascii="Verdana" w:hAnsi="Verdana" w:cs="Arial"/>
            <w:color w:val="70AD47" w:themeColor="accent6"/>
            <w:vertAlign w:val="superscript"/>
          </w:rPr>
          <w:delText>st</w:delText>
        </w:r>
        <w:r w:rsidDel="00864646">
          <w:rPr>
            <w:rFonts w:ascii="Verdana" w:hAnsi="Verdana" w:cs="Arial"/>
            <w:color w:val="70AD47" w:themeColor="accent6"/>
          </w:rPr>
          <w:delText xml:space="preserve"> </w:delText>
        </w:r>
      </w:del>
      <w:ins w:id="942" w:author="Author">
        <w:r w:rsidR="00864646">
          <w:rPr>
            <w:rFonts w:ascii="Verdana" w:hAnsi="Verdana" w:cs="Arial"/>
            <w:color w:val="70AD47" w:themeColor="accent6"/>
          </w:rPr>
          <w:t xml:space="preserve">4th </w:t>
        </w:r>
      </w:ins>
      <w:r>
        <w:rPr>
          <w:rFonts w:ascii="Verdana" w:hAnsi="Verdana" w:cs="Arial"/>
          <w:color w:val="70AD47" w:themeColor="accent6"/>
        </w:rPr>
        <w:t>working day of the month, RPA checks the Shared Path folder and downloads the files</w:t>
      </w:r>
      <w:ins w:id="943" w:author="Author">
        <w:del w:id="944" w:author="Author">
          <w:r w:rsidDel="006409F2">
            <w:rPr>
              <w:rFonts w:ascii="Verdana" w:hAnsi="Verdana"/>
              <w:lang w:val="en-US"/>
            </w:rPr>
            <w:delText>(does this include the download file?)</w:delText>
          </w:r>
        </w:del>
      </w:ins>
    </w:p>
    <w:p w14:paraId="307B8CF3" w14:textId="77777777" w:rsidR="0052414C" w:rsidRPr="006E7300" w:rsidRDefault="0052414C" w:rsidP="0052414C">
      <w:pPr>
        <w:rPr>
          <w:rFonts w:ascii="Verdana" w:hAnsi="Verdana" w:cs="Arial"/>
          <w:color w:val="70AD47" w:themeColor="accent6"/>
        </w:rPr>
      </w:pPr>
      <w:r w:rsidRPr="006E7300">
        <w:rPr>
          <w:rFonts w:ascii="Verdana" w:hAnsi="Verdana" w:cs="Arial"/>
          <w:color w:val="70AD47" w:themeColor="accent6"/>
        </w:rPr>
        <w:t xml:space="preserve">Step 2.3.2 – </w:t>
      </w:r>
      <w:r>
        <w:rPr>
          <w:rFonts w:ascii="Verdana" w:hAnsi="Verdana" w:cs="Arial"/>
          <w:color w:val="70AD47" w:themeColor="accent6"/>
        </w:rPr>
        <w:t>Based on the file name, RPA will start the preparation of the reporting</w:t>
      </w:r>
    </w:p>
    <w:p w14:paraId="0EDB05AC" w14:textId="77777777" w:rsidR="0052414C" w:rsidRPr="006E7300" w:rsidRDefault="0052414C" w:rsidP="0052414C">
      <w:pPr>
        <w:rPr>
          <w:rFonts w:ascii="Verdana" w:hAnsi="Verdana" w:cs="Arial"/>
          <w:color w:val="70AD47" w:themeColor="accent6"/>
        </w:rPr>
      </w:pPr>
      <w:r w:rsidRPr="006E7300">
        <w:rPr>
          <w:rFonts w:ascii="Verdana" w:hAnsi="Verdana" w:cs="Arial"/>
          <w:color w:val="70AD47" w:themeColor="accent6"/>
        </w:rPr>
        <w:t xml:space="preserve">Step 2.3.3 – </w:t>
      </w:r>
      <w:r>
        <w:rPr>
          <w:rFonts w:ascii="Verdana" w:hAnsi="Verdana" w:cs="Arial"/>
          <w:color w:val="70AD47" w:themeColor="accent6"/>
        </w:rPr>
        <w:t>When file contains NAM data: RPA will use the Global Template saved in Internal Memory</w:t>
      </w:r>
    </w:p>
    <w:p w14:paraId="03753E3A" w14:textId="77777777" w:rsidR="0052414C" w:rsidRDefault="0052414C" w:rsidP="0052414C">
      <w:pPr>
        <w:rPr>
          <w:rFonts w:ascii="Verdana" w:hAnsi="Verdana" w:cs="Arial"/>
          <w:color w:val="70AD47" w:themeColor="accent6"/>
        </w:rPr>
      </w:pPr>
      <w:r w:rsidRPr="006E7300">
        <w:rPr>
          <w:rFonts w:ascii="Verdana" w:hAnsi="Verdana" w:cs="Arial"/>
          <w:color w:val="70AD47" w:themeColor="accent6"/>
        </w:rPr>
        <w:t xml:space="preserve">Step 2.3.4 – RPA </w:t>
      </w:r>
      <w:r>
        <w:rPr>
          <w:rFonts w:ascii="Verdana" w:hAnsi="Verdana" w:cs="Arial"/>
          <w:color w:val="70AD47" w:themeColor="accent6"/>
        </w:rPr>
        <w:t>will copy-paste the NAM CSR data into the template at the end of the pre-populate columns header</w:t>
      </w:r>
    </w:p>
    <w:p w14:paraId="43E0E706" w14:textId="77777777" w:rsidR="0052414C" w:rsidRPr="006E7300" w:rsidRDefault="0052414C" w:rsidP="0052414C">
      <w:pPr>
        <w:rPr>
          <w:rFonts w:ascii="Verdana" w:hAnsi="Verdana" w:cs="Arial"/>
          <w:color w:val="70AD47" w:themeColor="accent6"/>
        </w:rPr>
      </w:pPr>
      <w:r>
        <w:rPr>
          <w:rFonts w:ascii="Verdana" w:hAnsi="Verdana" w:cs="Arial"/>
          <w:color w:val="70AD47" w:themeColor="accent6"/>
        </w:rPr>
        <w:t>Step 2.3.5</w:t>
      </w:r>
      <w:r w:rsidRPr="006E7300">
        <w:rPr>
          <w:rFonts w:ascii="Verdana" w:hAnsi="Verdana" w:cs="Arial"/>
          <w:color w:val="70AD47" w:themeColor="accent6"/>
        </w:rPr>
        <w:t xml:space="preserve"> – RPA </w:t>
      </w:r>
      <w:r>
        <w:rPr>
          <w:rFonts w:ascii="Verdana" w:hAnsi="Verdana" w:cs="Arial"/>
          <w:color w:val="70AD47" w:themeColor="accent6"/>
        </w:rPr>
        <w:t>will VLOOKUP data in the Global Template using the PO/Vendor Dictionaries and Teaching Hospital list saved in the Shared Path folder</w:t>
      </w:r>
    </w:p>
    <w:p w14:paraId="260BB49D" w14:textId="77777777" w:rsidR="0052414C" w:rsidRPr="006E7300" w:rsidDel="006409F2" w:rsidRDefault="0052414C" w:rsidP="0052414C">
      <w:pPr>
        <w:rPr>
          <w:del w:id="945" w:author="Author"/>
          <w:rFonts w:ascii="Verdana" w:hAnsi="Verdana" w:cs="Arial"/>
          <w:color w:val="70AD47" w:themeColor="accent6"/>
        </w:rPr>
      </w:pPr>
      <w:del w:id="946" w:author="Author">
        <w:r w:rsidRPr="006E7300" w:rsidDel="006409F2">
          <w:rPr>
            <w:rFonts w:ascii="Verdana" w:hAnsi="Verdana" w:cs="Arial"/>
            <w:color w:val="70AD47" w:themeColor="accent6"/>
          </w:rPr>
          <w:delText>Step 2.3.5 – RPA adds columns to the SAP Detail Worksheet</w:delText>
        </w:r>
      </w:del>
    </w:p>
    <w:p w14:paraId="2A1C9FF0" w14:textId="77777777" w:rsidR="0052414C" w:rsidRPr="006E7300"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6</w:t>
      </w:r>
      <w:del w:id="947" w:author="Author">
        <w:r w:rsidRPr="006E7300" w:rsidDel="006409F2">
          <w:rPr>
            <w:rFonts w:ascii="Verdana" w:hAnsi="Verdana" w:cs="Arial"/>
            <w:color w:val="70AD47" w:themeColor="accent6"/>
          </w:rPr>
          <w:delText>6</w:delText>
        </w:r>
      </w:del>
      <w:r w:rsidRPr="006E7300">
        <w:rPr>
          <w:rFonts w:ascii="Verdana" w:hAnsi="Verdana" w:cs="Arial"/>
          <w:color w:val="70AD47" w:themeColor="accent6"/>
        </w:rPr>
        <w:t xml:space="preserve"> – RPA </w:t>
      </w:r>
      <w:r>
        <w:rPr>
          <w:rFonts w:ascii="Verdana" w:hAnsi="Verdana" w:cs="Arial"/>
          <w:color w:val="70AD47" w:themeColor="accent6"/>
        </w:rPr>
        <w:t>will apply filters and populate Template columns to sort the reportable transactions</w:t>
      </w:r>
    </w:p>
    <w:bookmarkEnd w:id="940"/>
    <w:p w14:paraId="273076CE" w14:textId="77777777" w:rsidR="0052414C" w:rsidRDefault="0052414C" w:rsidP="0052414C">
      <w:pPr>
        <w:rPr>
          <w:rFonts w:ascii="Verdana" w:hAnsi="Verdana" w:cs="Arial"/>
          <w:color w:val="70AD47" w:themeColor="accent6"/>
        </w:rPr>
      </w:pPr>
      <w:r w:rsidRPr="006E7300">
        <w:rPr>
          <w:rFonts w:ascii="Verdana" w:hAnsi="Verdana" w:cs="Arial"/>
          <w:color w:val="70AD47" w:themeColor="accent6"/>
        </w:rPr>
        <w:lastRenderedPageBreak/>
        <w:t>Step 2.3.</w:t>
      </w:r>
      <w:r>
        <w:rPr>
          <w:rFonts w:ascii="Verdana" w:hAnsi="Verdana" w:cs="Arial"/>
          <w:color w:val="70AD47" w:themeColor="accent6"/>
        </w:rPr>
        <w:t>7</w:t>
      </w:r>
      <w:del w:id="948" w:author="Author">
        <w:r w:rsidRPr="006E7300" w:rsidDel="006409F2">
          <w:rPr>
            <w:rFonts w:ascii="Verdana" w:hAnsi="Verdana" w:cs="Arial"/>
            <w:color w:val="70AD47" w:themeColor="accent6"/>
          </w:rPr>
          <w:delText>7</w:delText>
        </w:r>
      </w:del>
      <w:r w:rsidRPr="006E7300">
        <w:rPr>
          <w:rFonts w:ascii="Verdana" w:hAnsi="Verdana" w:cs="Arial"/>
          <w:color w:val="70AD47" w:themeColor="accent6"/>
        </w:rPr>
        <w:t xml:space="preserve"> – RPA </w:t>
      </w:r>
      <w:r>
        <w:rPr>
          <w:rFonts w:ascii="Verdana" w:hAnsi="Verdana" w:cs="Arial"/>
          <w:color w:val="70AD47" w:themeColor="accent6"/>
        </w:rPr>
        <w:t>will copy the information from the CSR report columns</w:t>
      </w:r>
      <w:r w:rsidRPr="006E7300">
        <w:rPr>
          <w:rFonts w:ascii="Verdana" w:hAnsi="Verdana" w:cs="Arial"/>
          <w:color w:val="70AD47" w:themeColor="accent6"/>
        </w:rPr>
        <w:t xml:space="preserve"> </w:t>
      </w:r>
      <w:r>
        <w:rPr>
          <w:rFonts w:ascii="Verdana" w:hAnsi="Verdana" w:cs="Arial"/>
          <w:color w:val="70AD47" w:themeColor="accent6"/>
        </w:rPr>
        <w:t>under the Global Template columns</w:t>
      </w:r>
    </w:p>
    <w:p w14:paraId="094A94A8" w14:textId="77777777" w:rsidR="0052414C" w:rsidRPr="006E7300"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8 – RPA will create dropdown lists for the blank cells under the Global Template columns</w:t>
      </w:r>
    </w:p>
    <w:p w14:paraId="0D35A004" w14:textId="77777777" w:rsidR="0052414C"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8</w:t>
      </w:r>
      <w:del w:id="949" w:author="Author">
        <w:r w:rsidRPr="006E7300" w:rsidDel="006409F2">
          <w:rPr>
            <w:rFonts w:ascii="Verdana" w:hAnsi="Verdana" w:cs="Arial"/>
            <w:color w:val="70AD47" w:themeColor="accent6"/>
          </w:rPr>
          <w:delText>9</w:delText>
        </w:r>
      </w:del>
      <w:r w:rsidRPr="006E7300">
        <w:rPr>
          <w:rFonts w:ascii="Verdana" w:hAnsi="Verdana" w:cs="Arial"/>
          <w:color w:val="70AD47" w:themeColor="accent6"/>
        </w:rPr>
        <w:t xml:space="preserve"> – RPA saves and uploads file </w:t>
      </w:r>
      <w:r>
        <w:rPr>
          <w:rFonts w:ascii="Verdana" w:hAnsi="Verdana" w:cs="Arial"/>
          <w:color w:val="70AD47" w:themeColor="accent6"/>
        </w:rPr>
        <w:t xml:space="preserve">into Shared Path folder </w:t>
      </w:r>
    </w:p>
    <w:p w14:paraId="5D4868A8" w14:textId="77777777" w:rsidR="0052414C"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9</w:t>
      </w:r>
      <w:del w:id="950" w:author="Author">
        <w:r w:rsidRPr="006E7300" w:rsidDel="006409F2">
          <w:rPr>
            <w:rFonts w:ascii="Verdana" w:hAnsi="Verdana" w:cs="Arial"/>
            <w:color w:val="70AD47" w:themeColor="accent6"/>
          </w:rPr>
          <w:delText>9</w:delText>
        </w:r>
      </w:del>
      <w:r w:rsidRPr="006E7300">
        <w:rPr>
          <w:rFonts w:ascii="Verdana" w:hAnsi="Verdana" w:cs="Arial"/>
          <w:color w:val="70AD47" w:themeColor="accent6"/>
        </w:rPr>
        <w:t xml:space="preserve"> – </w:t>
      </w:r>
      <w:r>
        <w:rPr>
          <w:rFonts w:ascii="Verdana" w:hAnsi="Verdana" w:cs="Arial"/>
          <w:color w:val="70AD47" w:themeColor="accent6"/>
        </w:rPr>
        <w:t>When file contains the Sweden data: RPA will use the Global Template saved in Internal Memory</w:t>
      </w:r>
    </w:p>
    <w:p w14:paraId="3DE3DF81" w14:textId="77777777" w:rsidR="0052414C" w:rsidRPr="006E7300"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10</w:t>
      </w:r>
      <w:del w:id="951" w:author="Author">
        <w:r w:rsidRPr="006E7300" w:rsidDel="006409F2">
          <w:rPr>
            <w:rFonts w:ascii="Verdana" w:hAnsi="Verdana" w:cs="Arial"/>
            <w:color w:val="70AD47" w:themeColor="accent6"/>
          </w:rPr>
          <w:delText>9</w:delText>
        </w:r>
      </w:del>
      <w:r w:rsidRPr="006E7300">
        <w:rPr>
          <w:rFonts w:ascii="Verdana" w:hAnsi="Verdana" w:cs="Arial"/>
          <w:color w:val="70AD47" w:themeColor="accent6"/>
        </w:rPr>
        <w:t xml:space="preserve"> – </w:t>
      </w:r>
      <w:r>
        <w:rPr>
          <w:rFonts w:ascii="Verdana" w:hAnsi="Verdana" w:cs="Arial"/>
          <w:color w:val="70AD47" w:themeColor="accent6"/>
        </w:rPr>
        <w:t>RPA will copy-paste the Sweden CSR data into the template at the end of the pre-populated columns</w:t>
      </w:r>
    </w:p>
    <w:p w14:paraId="6A0235F9" w14:textId="66858B9C" w:rsidR="0052414C"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11</w:t>
      </w:r>
      <w:del w:id="952" w:author="Author">
        <w:r w:rsidRPr="006E7300" w:rsidDel="006409F2">
          <w:rPr>
            <w:rFonts w:ascii="Verdana" w:hAnsi="Verdana" w:cs="Arial"/>
            <w:color w:val="70AD47" w:themeColor="accent6"/>
          </w:rPr>
          <w:delText>9</w:delText>
        </w:r>
      </w:del>
      <w:r w:rsidRPr="006E7300">
        <w:rPr>
          <w:rFonts w:ascii="Verdana" w:hAnsi="Verdana" w:cs="Arial"/>
          <w:color w:val="70AD47" w:themeColor="accent6"/>
        </w:rPr>
        <w:t xml:space="preserve"> – </w:t>
      </w:r>
      <w:r>
        <w:rPr>
          <w:rFonts w:ascii="Verdana" w:hAnsi="Verdana" w:cs="Arial"/>
          <w:color w:val="70AD47" w:themeColor="accent6"/>
        </w:rPr>
        <w:t>RPA will VLOOKUP data in the Global Template using the PO/Vendor</w:t>
      </w:r>
      <w:ins w:id="953" w:author="Author">
        <w:r w:rsidR="00643A6E">
          <w:rPr>
            <w:rFonts w:ascii="Verdana" w:hAnsi="Verdana" w:cs="Arial"/>
            <w:color w:val="70AD47" w:themeColor="accent6"/>
          </w:rPr>
          <w:t>/GL</w:t>
        </w:r>
      </w:ins>
      <w:r>
        <w:rPr>
          <w:rFonts w:ascii="Verdana" w:hAnsi="Verdana" w:cs="Arial"/>
          <w:color w:val="70AD47" w:themeColor="accent6"/>
        </w:rPr>
        <w:t xml:space="preserve"> Dictionaries and ASPEN </w:t>
      </w:r>
      <w:ins w:id="954" w:author="Author">
        <w:r w:rsidR="00643A6E">
          <w:rPr>
            <w:rFonts w:ascii="Verdana" w:hAnsi="Verdana" w:cs="Arial"/>
            <w:color w:val="70AD47" w:themeColor="accent6"/>
          </w:rPr>
          <w:t xml:space="preserve">SWE Adhoc </w:t>
        </w:r>
      </w:ins>
      <w:r>
        <w:rPr>
          <w:rFonts w:ascii="Verdana" w:hAnsi="Verdana" w:cs="Arial"/>
          <w:color w:val="70AD47" w:themeColor="accent6"/>
        </w:rPr>
        <w:t>Dictionary saved in the Shared Path folder</w:t>
      </w:r>
    </w:p>
    <w:p w14:paraId="71DD70B0" w14:textId="77777777" w:rsidR="0052414C"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12</w:t>
      </w:r>
      <w:del w:id="955" w:author="Author">
        <w:r w:rsidRPr="006E7300" w:rsidDel="006409F2">
          <w:rPr>
            <w:rFonts w:ascii="Verdana" w:hAnsi="Verdana" w:cs="Arial"/>
            <w:color w:val="70AD47" w:themeColor="accent6"/>
          </w:rPr>
          <w:delText>9</w:delText>
        </w:r>
      </w:del>
      <w:r w:rsidRPr="006E7300">
        <w:rPr>
          <w:rFonts w:ascii="Verdana" w:hAnsi="Verdana" w:cs="Arial"/>
          <w:color w:val="70AD47" w:themeColor="accent6"/>
        </w:rPr>
        <w:t xml:space="preserve"> – </w:t>
      </w:r>
      <w:r>
        <w:rPr>
          <w:rFonts w:ascii="Verdana" w:hAnsi="Verdana" w:cs="Arial"/>
          <w:color w:val="70AD47" w:themeColor="accent6"/>
        </w:rPr>
        <w:t>RPA apply filters and populate Template columns in order to sort the reportable transactions</w:t>
      </w:r>
    </w:p>
    <w:p w14:paraId="57390AF8" w14:textId="77777777" w:rsidR="0052414C" w:rsidRPr="006E7300"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 xml:space="preserve">13 - </w:t>
      </w:r>
      <w:r w:rsidRPr="006E7300">
        <w:rPr>
          <w:rFonts w:ascii="Verdana" w:hAnsi="Verdana" w:cs="Arial"/>
          <w:color w:val="70AD47" w:themeColor="accent6"/>
        </w:rPr>
        <w:t xml:space="preserve">RPA </w:t>
      </w:r>
      <w:r>
        <w:rPr>
          <w:rFonts w:ascii="Verdana" w:hAnsi="Verdana" w:cs="Arial"/>
          <w:color w:val="70AD47" w:themeColor="accent6"/>
        </w:rPr>
        <w:t>will copy the information from the CSR report columns</w:t>
      </w:r>
      <w:r w:rsidRPr="006E7300">
        <w:rPr>
          <w:rFonts w:ascii="Verdana" w:hAnsi="Verdana" w:cs="Arial"/>
          <w:color w:val="70AD47" w:themeColor="accent6"/>
        </w:rPr>
        <w:t xml:space="preserve"> </w:t>
      </w:r>
      <w:r>
        <w:rPr>
          <w:rFonts w:ascii="Verdana" w:hAnsi="Verdana" w:cs="Arial"/>
          <w:color w:val="70AD47" w:themeColor="accent6"/>
        </w:rPr>
        <w:t>under the Global Template columns</w:t>
      </w:r>
    </w:p>
    <w:p w14:paraId="4266AFD3" w14:textId="77777777" w:rsidR="0052414C" w:rsidRPr="006E7300"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14 - RPA will create dropdown lists for the blank cells under the Global Template columns</w:t>
      </w:r>
    </w:p>
    <w:p w14:paraId="7874026C" w14:textId="77777777" w:rsidR="0052414C" w:rsidRPr="006E7300" w:rsidRDefault="0052414C" w:rsidP="0052414C">
      <w:pPr>
        <w:rPr>
          <w:rFonts w:ascii="Verdana" w:hAnsi="Verdana" w:cs="Arial"/>
          <w:color w:val="70AD47" w:themeColor="accent6"/>
        </w:rPr>
      </w:pPr>
      <w:r w:rsidRPr="006E7300">
        <w:rPr>
          <w:rFonts w:ascii="Verdana" w:hAnsi="Verdana" w:cs="Arial"/>
          <w:color w:val="70AD47" w:themeColor="accent6"/>
        </w:rPr>
        <w:t>Step 2.3.</w:t>
      </w:r>
      <w:r>
        <w:rPr>
          <w:rFonts w:ascii="Verdana" w:hAnsi="Verdana" w:cs="Arial"/>
          <w:color w:val="70AD47" w:themeColor="accent6"/>
        </w:rPr>
        <w:t xml:space="preserve">15 - </w:t>
      </w:r>
      <w:r w:rsidRPr="006E7300">
        <w:rPr>
          <w:rFonts w:ascii="Verdana" w:hAnsi="Verdana" w:cs="Arial"/>
          <w:color w:val="70AD47" w:themeColor="accent6"/>
        </w:rPr>
        <w:t xml:space="preserve">RPA saves and uploads file </w:t>
      </w:r>
      <w:r>
        <w:rPr>
          <w:rFonts w:ascii="Verdana" w:hAnsi="Verdana" w:cs="Arial"/>
          <w:color w:val="70AD47" w:themeColor="accent6"/>
        </w:rPr>
        <w:t>into Shared Path folder</w:t>
      </w:r>
    </w:p>
    <w:p w14:paraId="158DE219" w14:textId="77777777" w:rsidR="00C4595B" w:rsidRDefault="00C4595B" w:rsidP="00C4595B">
      <w:pPr>
        <w:rPr>
          <w:rFonts w:ascii="Verdana" w:hAnsi="Verdana" w:cs="Arial"/>
          <w:color w:val="70AD47" w:themeColor="accent6"/>
        </w:rPr>
      </w:pPr>
      <w:r w:rsidRPr="006E7300">
        <w:rPr>
          <w:rFonts w:ascii="Verdana" w:hAnsi="Verdana" w:cs="Arial"/>
          <w:color w:val="70AD47" w:themeColor="accent6"/>
        </w:rPr>
        <w:t>Step 2.3.</w:t>
      </w:r>
      <w:r w:rsidR="008061E6">
        <w:rPr>
          <w:rFonts w:ascii="Verdana" w:hAnsi="Verdana" w:cs="Arial"/>
          <w:color w:val="70AD47" w:themeColor="accent6"/>
        </w:rPr>
        <w:t>16</w:t>
      </w:r>
      <w:del w:id="956" w:author="Author">
        <w:r w:rsidRPr="006E7300" w:rsidDel="006409F2">
          <w:rPr>
            <w:rFonts w:ascii="Verdana" w:hAnsi="Verdana" w:cs="Arial"/>
            <w:color w:val="70AD47" w:themeColor="accent6"/>
          </w:rPr>
          <w:delText>9</w:delText>
        </w:r>
      </w:del>
      <w:r w:rsidRPr="006E7300">
        <w:rPr>
          <w:rFonts w:ascii="Verdana" w:hAnsi="Verdana" w:cs="Arial"/>
          <w:color w:val="70AD47" w:themeColor="accent6"/>
        </w:rPr>
        <w:t xml:space="preserve"> – </w:t>
      </w:r>
      <w:r>
        <w:rPr>
          <w:rFonts w:ascii="Verdana" w:hAnsi="Verdana" w:cs="Arial"/>
          <w:color w:val="70AD47" w:themeColor="accent6"/>
        </w:rPr>
        <w:t>When file contains the ICON data: RPA will use the Global Template saved in Internal Memory</w:t>
      </w:r>
    </w:p>
    <w:p w14:paraId="7F278C1B" w14:textId="77777777" w:rsidR="00C4595B" w:rsidRPr="006E7300" w:rsidRDefault="00C4595B" w:rsidP="00C4595B">
      <w:pPr>
        <w:rPr>
          <w:rFonts w:ascii="Verdana" w:hAnsi="Verdana" w:cs="Arial"/>
          <w:color w:val="70AD47" w:themeColor="accent6"/>
        </w:rPr>
      </w:pPr>
      <w:r w:rsidRPr="006E7300">
        <w:rPr>
          <w:rFonts w:ascii="Verdana" w:hAnsi="Verdana" w:cs="Arial"/>
          <w:color w:val="70AD47" w:themeColor="accent6"/>
        </w:rPr>
        <w:t>Step 2.3.</w:t>
      </w:r>
      <w:r w:rsidR="008061E6">
        <w:rPr>
          <w:rFonts w:ascii="Verdana" w:hAnsi="Verdana" w:cs="Arial"/>
          <w:color w:val="70AD47" w:themeColor="accent6"/>
        </w:rPr>
        <w:t>17</w:t>
      </w:r>
      <w:del w:id="957" w:author="Author">
        <w:r w:rsidRPr="006E7300" w:rsidDel="006409F2">
          <w:rPr>
            <w:rFonts w:ascii="Verdana" w:hAnsi="Verdana" w:cs="Arial"/>
            <w:color w:val="70AD47" w:themeColor="accent6"/>
          </w:rPr>
          <w:delText>9</w:delText>
        </w:r>
      </w:del>
      <w:r w:rsidRPr="006E7300">
        <w:rPr>
          <w:rFonts w:ascii="Verdana" w:hAnsi="Verdana" w:cs="Arial"/>
          <w:color w:val="70AD47" w:themeColor="accent6"/>
        </w:rPr>
        <w:t xml:space="preserve"> – </w:t>
      </w:r>
      <w:r>
        <w:rPr>
          <w:rFonts w:ascii="Verdana" w:hAnsi="Verdana" w:cs="Arial"/>
          <w:color w:val="70AD47" w:themeColor="accent6"/>
        </w:rPr>
        <w:t>RPA will copy-paste the ICON CSR data into the template at the end of the pre-populated columns</w:t>
      </w:r>
    </w:p>
    <w:p w14:paraId="51D6913E" w14:textId="11675138" w:rsidR="00643A6E" w:rsidRDefault="00C4595B" w:rsidP="00643A6E">
      <w:pPr>
        <w:rPr>
          <w:ins w:id="958" w:author="Author"/>
          <w:rFonts w:ascii="Verdana" w:hAnsi="Verdana" w:cs="Arial"/>
          <w:color w:val="70AD47" w:themeColor="accent6"/>
        </w:rPr>
      </w:pPr>
      <w:r w:rsidRPr="006E7300">
        <w:rPr>
          <w:rFonts w:ascii="Verdana" w:hAnsi="Verdana" w:cs="Arial"/>
          <w:color w:val="70AD47" w:themeColor="accent6"/>
        </w:rPr>
        <w:t>Step 2.3.</w:t>
      </w:r>
      <w:r w:rsidR="008061E6">
        <w:rPr>
          <w:rFonts w:ascii="Verdana" w:hAnsi="Verdana" w:cs="Arial"/>
          <w:color w:val="70AD47" w:themeColor="accent6"/>
        </w:rPr>
        <w:t>18</w:t>
      </w:r>
      <w:del w:id="959" w:author="Author">
        <w:r w:rsidRPr="006E7300" w:rsidDel="006409F2">
          <w:rPr>
            <w:rFonts w:ascii="Verdana" w:hAnsi="Verdana" w:cs="Arial"/>
            <w:color w:val="70AD47" w:themeColor="accent6"/>
          </w:rPr>
          <w:delText>9</w:delText>
        </w:r>
      </w:del>
      <w:r w:rsidRPr="006E7300">
        <w:rPr>
          <w:rFonts w:ascii="Verdana" w:hAnsi="Verdana" w:cs="Arial"/>
          <w:color w:val="70AD47" w:themeColor="accent6"/>
        </w:rPr>
        <w:t xml:space="preserve"> – </w:t>
      </w:r>
      <w:r>
        <w:rPr>
          <w:rFonts w:ascii="Verdana" w:hAnsi="Verdana" w:cs="Arial"/>
          <w:color w:val="70AD47" w:themeColor="accent6"/>
        </w:rPr>
        <w:t>RPA will VLOOKUP data in the Global Template using the PO/Vendor</w:t>
      </w:r>
      <w:ins w:id="960" w:author="Author">
        <w:r w:rsidR="00643A6E">
          <w:rPr>
            <w:rFonts w:ascii="Verdana" w:hAnsi="Verdana" w:cs="Arial"/>
            <w:color w:val="70AD47" w:themeColor="accent6"/>
          </w:rPr>
          <w:t>/GL</w:t>
        </w:r>
      </w:ins>
      <w:r>
        <w:rPr>
          <w:rFonts w:ascii="Verdana" w:hAnsi="Verdana" w:cs="Arial"/>
          <w:color w:val="70AD47" w:themeColor="accent6"/>
        </w:rPr>
        <w:t xml:space="preserve"> Dictionaries </w:t>
      </w:r>
      <w:ins w:id="961" w:author="Author">
        <w:r w:rsidR="00643A6E">
          <w:rPr>
            <w:rFonts w:ascii="Verdana" w:hAnsi="Verdana" w:cs="Arial"/>
            <w:color w:val="70AD47" w:themeColor="accent6"/>
          </w:rPr>
          <w:t>and ASPEN ICO</w:t>
        </w:r>
        <w:r w:rsidR="00FA65ED">
          <w:rPr>
            <w:rFonts w:ascii="Verdana" w:hAnsi="Verdana" w:cs="Arial"/>
            <w:color w:val="70AD47" w:themeColor="accent6"/>
          </w:rPr>
          <w:t>N</w:t>
        </w:r>
        <w:r w:rsidR="00643A6E">
          <w:rPr>
            <w:rFonts w:ascii="Verdana" w:hAnsi="Verdana" w:cs="Arial"/>
            <w:color w:val="70AD47" w:themeColor="accent6"/>
          </w:rPr>
          <w:t xml:space="preserve"> Adhoc Dictionary saved in the Shared Path folder</w:t>
        </w:r>
      </w:ins>
    </w:p>
    <w:p w14:paraId="2B36DC66" w14:textId="7B1B1871" w:rsidR="00C4595B" w:rsidRDefault="00C4595B" w:rsidP="00C4595B">
      <w:pPr>
        <w:rPr>
          <w:rFonts w:ascii="Verdana" w:hAnsi="Verdana" w:cs="Arial"/>
          <w:color w:val="70AD47" w:themeColor="accent6"/>
        </w:rPr>
      </w:pPr>
      <w:r>
        <w:rPr>
          <w:rFonts w:ascii="Verdana" w:hAnsi="Verdana" w:cs="Arial"/>
          <w:color w:val="70AD47" w:themeColor="accent6"/>
        </w:rPr>
        <w:t>saved in the Shared Path folder</w:t>
      </w:r>
    </w:p>
    <w:p w14:paraId="72B200CE" w14:textId="77777777" w:rsidR="00C4595B" w:rsidRDefault="00C4595B" w:rsidP="00C4595B">
      <w:pPr>
        <w:rPr>
          <w:rFonts w:ascii="Verdana" w:hAnsi="Verdana" w:cs="Arial"/>
          <w:color w:val="70AD47" w:themeColor="accent6"/>
        </w:rPr>
      </w:pPr>
      <w:r w:rsidRPr="006E7300">
        <w:rPr>
          <w:rFonts w:ascii="Verdana" w:hAnsi="Verdana" w:cs="Arial"/>
          <w:color w:val="70AD47" w:themeColor="accent6"/>
        </w:rPr>
        <w:t>Step 2.3.</w:t>
      </w:r>
      <w:r w:rsidR="008061E6">
        <w:rPr>
          <w:rFonts w:ascii="Verdana" w:hAnsi="Verdana" w:cs="Arial"/>
          <w:color w:val="70AD47" w:themeColor="accent6"/>
        </w:rPr>
        <w:t>19</w:t>
      </w:r>
      <w:del w:id="962" w:author="Author">
        <w:r w:rsidRPr="006E7300" w:rsidDel="006409F2">
          <w:rPr>
            <w:rFonts w:ascii="Verdana" w:hAnsi="Verdana" w:cs="Arial"/>
            <w:color w:val="70AD47" w:themeColor="accent6"/>
          </w:rPr>
          <w:delText>9</w:delText>
        </w:r>
      </w:del>
      <w:r w:rsidRPr="006E7300">
        <w:rPr>
          <w:rFonts w:ascii="Verdana" w:hAnsi="Verdana" w:cs="Arial"/>
          <w:color w:val="70AD47" w:themeColor="accent6"/>
        </w:rPr>
        <w:t xml:space="preserve"> – </w:t>
      </w:r>
      <w:r>
        <w:rPr>
          <w:rFonts w:ascii="Verdana" w:hAnsi="Verdana" w:cs="Arial"/>
          <w:color w:val="70AD47" w:themeColor="accent6"/>
        </w:rPr>
        <w:t>RPA apply filters and populate Template columns in order to sort the reportable transactions</w:t>
      </w:r>
    </w:p>
    <w:p w14:paraId="31D5D12D" w14:textId="77777777" w:rsidR="00C4595B" w:rsidRPr="006E7300" w:rsidRDefault="00C4595B" w:rsidP="00C4595B">
      <w:pPr>
        <w:rPr>
          <w:rFonts w:ascii="Verdana" w:hAnsi="Verdana" w:cs="Arial"/>
          <w:color w:val="70AD47" w:themeColor="accent6"/>
        </w:rPr>
      </w:pPr>
      <w:r w:rsidRPr="006E7300">
        <w:rPr>
          <w:rFonts w:ascii="Verdana" w:hAnsi="Verdana" w:cs="Arial"/>
          <w:color w:val="70AD47" w:themeColor="accent6"/>
        </w:rPr>
        <w:t>Step 2.3.</w:t>
      </w:r>
      <w:r w:rsidR="008061E6">
        <w:rPr>
          <w:rFonts w:ascii="Verdana" w:hAnsi="Verdana" w:cs="Arial"/>
          <w:color w:val="70AD47" w:themeColor="accent6"/>
        </w:rPr>
        <w:t>20</w:t>
      </w:r>
      <w:r>
        <w:rPr>
          <w:rFonts w:ascii="Verdana" w:hAnsi="Verdana" w:cs="Arial"/>
          <w:color w:val="70AD47" w:themeColor="accent6"/>
        </w:rPr>
        <w:t xml:space="preserve"> - </w:t>
      </w:r>
      <w:r w:rsidRPr="006E7300">
        <w:rPr>
          <w:rFonts w:ascii="Verdana" w:hAnsi="Verdana" w:cs="Arial"/>
          <w:color w:val="70AD47" w:themeColor="accent6"/>
        </w:rPr>
        <w:t xml:space="preserve">RPA </w:t>
      </w:r>
      <w:r>
        <w:rPr>
          <w:rFonts w:ascii="Verdana" w:hAnsi="Verdana" w:cs="Arial"/>
          <w:color w:val="70AD47" w:themeColor="accent6"/>
        </w:rPr>
        <w:t>will copy the information from the CSR report columns</w:t>
      </w:r>
      <w:r w:rsidRPr="006E7300">
        <w:rPr>
          <w:rFonts w:ascii="Verdana" w:hAnsi="Verdana" w:cs="Arial"/>
          <w:color w:val="70AD47" w:themeColor="accent6"/>
        </w:rPr>
        <w:t xml:space="preserve"> </w:t>
      </w:r>
      <w:r>
        <w:rPr>
          <w:rFonts w:ascii="Verdana" w:hAnsi="Verdana" w:cs="Arial"/>
          <w:color w:val="70AD47" w:themeColor="accent6"/>
        </w:rPr>
        <w:t>under the Global Template columns</w:t>
      </w:r>
    </w:p>
    <w:p w14:paraId="72C68C61" w14:textId="77777777" w:rsidR="00C4595B" w:rsidRPr="006E7300" w:rsidRDefault="00C4595B" w:rsidP="00C4595B">
      <w:pPr>
        <w:rPr>
          <w:rFonts w:ascii="Verdana" w:hAnsi="Verdana" w:cs="Arial"/>
          <w:color w:val="70AD47" w:themeColor="accent6"/>
        </w:rPr>
      </w:pPr>
      <w:r w:rsidRPr="006E7300">
        <w:rPr>
          <w:rFonts w:ascii="Verdana" w:hAnsi="Verdana" w:cs="Arial"/>
          <w:color w:val="70AD47" w:themeColor="accent6"/>
        </w:rPr>
        <w:t>Step 2.3.</w:t>
      </w:r>
      <w:r w:rsidR="008061E6">
        <w:rPr>
          <w:rFonts w:ascii="Verdana" w:hAnsi="Verdana" w:cs="Arial"/>
          <w:color w:val="70AD47" w:themeColor="accent6"/>
        </w:rPr>
        <w:t>21</w:t>
      </w:r>
      <w:r>
        <w:rPr>
          <w:rFonts w:ascii="Verdana" w:hAnsi="Verdana" w:cs="Arial"/>
          <w:color w:val="70AD47" w:themeColor="accent6"/>
        </w:rPr>
        <w:t xml:space="preserve"> - RPA will create dropdown lists for the blank cells under the Global Template columns</w:t>
      </w:r>
    </w:p>
    <w:p w14:paraId="460447B2" w14:textId="77777777" w:rsidR="0052414C" w:rsidRPr="00C4595B" w:rsidRDefault="00C4595B" w:rsidP="0052414C">
      <w:pPr>
        <w:rPr>
          <w:rFonts w:ascii="Verdana" w:hAnsi="Verdana" w:cs="Arial"/>
          <w:color w:val="70AD47" w:themeColor="accent6"/>
        </w:rPr>
      </w:pPr>
      <w:r w:rsidRPr="006E7300">
        <w:rPr>
          <w:rFonts w:ascii="Verdana" w:hAnsi="Verdana" w:cs="Arial"/>
          <w:color w:val="70AD47" w:themeColor="accent6"/>
        </w:rPr>
        <w:t>Step 2.3.</w:t>
      </w:r>
      <w:r w:rsidR="008061E6">
        <w:rPr>
          <w:rFonts w:ascii="Verdana" w:hAnsi="Verdana" w:cs="Arial"/>
          <w:color w:val="70AD47" w:themeColor="accent6"/>
        </w:rPr>
        <w:t>22</w:t>
      </w:r>
      <w:r>
        <w:rPr>
          <w:rFonts w:ascii="Verdana" w:hAnsi="Verdana" w:cs="Arial"/>
          <w:color w:val="70AD47" w:themeColor="accent6"/>
        </w:rPr>
        <w:t xml:space="preserve"> - </w:t>
      </w:r>
      <w:r w:rsidRPr="006E7300">
        <w:rPr>
          <w:rFonts w:ascii="Verdana" w:hAnsi="Verdana" w:cs="Arial"/>
          <w:color w:val="70AD47" w:themeColor="accent6"/>
        </w:rPr>
        <w:t xml:space="preserve">RPA saves and uploads file </w:t>
      </w:r>
      <w:r>
        <w:rPr>
          <w:rFonts w:ascii="Verdana" w:hAnsi="Verdana" w:cs="Arial"/>
          <w:color w:val="70AD47" w:themeColor="accent6"/>
        </w:rPr>
        <w:t>into Shared Path folder</w:t>
      </w:r>
    </w:p>
    <w:p w14:paraId="2D3F4537" w14:textId="77777777" w:rsidR="0052414C" w:rsidRPr="006E7300" w:rsidRDefault="0052414C" w:rsidP="0052414C">
      <w:pPr>
        <w:pStyle w:val="Heading2"/>
        <w:rPr>
          <w:rFonts w:ascii="Verdana" w:hAnsi="Verdana" w:cs="Arial"/>
          <w:lang w:val="en-US"/>
        </w:rPr>
      </w:pPr>
      <w:bookmarkStart w:id="963" w:name="_Toc2842452"/>
      <w:bookmarkStart w:id="964" w:name="_Toc17306882"/>
      <w:r w:rsidRPr="006E7300">
        <w:rPr>
          <w:rFonts w:ascii="Verdana" w:hAnsi="Verdana" w:cs="Arial"/>
          <w:lang w:val="en-US"/>
        </w:rPr>
        <w:lastRenderedPageBreak/>
        <w:t>2.4. Process Flow Description(s) – In-scope “Alternate Path(s)”</w:t>
      </w:r>
      <w:bookmarkEnd w:id="963"/>
      <w:bookmarkEnd w:id="964"/>
    </w:p>
    <w:p w14:paraId="6F4F28BE" w14:textId="77777777" w:rsidR="0052414C" w:rsidRDefault="0052414C" w:rsidP="0052414C">
      <w:pPr>
        <w:pStyle w:val="ListParagraph"/>
        <w:numPr>
          <w:ilvl w:val="0"/>
          <w:numId w:val="22"/>
        </w:numPr>
        <w:rPr>
          <w:ins w:id="965" w:author="Author"/>
          <w:rFonts w:ascii="Verdana" w:hAnsi="Verdana"/>
          <w:lang w:val="en-US"/>
        </w:rPr>
      </w:pPr>
      <w:bookmarkStart w:id="966" w:name="_Hlk10131208"/>
      <w:r w:rsidRPr="006E7300">
        <w:rPr>
          <w:rFonts w:ascii="Verdana" w:hAnsi="Verdana"/>
          <w:lang w:val="en-US"/>
        </w:rPr>
        <w:t>RPA cannot open email/download files -&gt; RPA sends notification email to the controller</w:t>
      </w:r>
    </w:p>
    <w:bookmarkEnd w:id="966"/>
    <w:p w14:paraId="4ADAF217" w14:textId="77777777" w:rsidR="0052414C" w:rsidRPr="006E7300" w:rsidRDefault="0052414C" w:rsidP="0052414C">
      <w:pPr>
        <w:pStyle w:val="ListParagraph"/>
        <w:numPr>
          <w:ilvl w:val="0"/>
          <w:numId w:val="22"/>
        </w:numPr>
        <w:rPr>
          <w:rFonts w:ascii="Verdana" w:hAnsi="Verdana"/>
          <w:lang w:val="en-US"/>
        </w:rPr>
      </w:pPr>
      <w:ins w:id="967" w:author="Author">
        <w:r>
          <w:rPr>
            <w:rFonts w:ascii="Verdana" w:hAnsi="Verdana"/>
            <w:lang w:val="en-US"/>
          </w:rPr>
          <w:t xml:space="preserve">RPA does not get returns in lookups -&gt; </w:t>
        </w:r>
        <w:bookmarkStart w:id="968" w:name="_Hlk5026120"/>
        <w:r>
          <w:rPr>
            <w:rFonts w:ascii="Verdana" w:hAnsi="Verdana"/>
            <w:lang w:val="en-US"/>
          </w:rPr>
          <w:t>RPA continues process for subsequent records</w:t>
        </w:r>
      </w:ins>
    </w:p>
    <w:p w14:paraId="4C8639F1" w14:textId="77777777" w:rsidR="0052414C" w:rsidRPr="006E7300" w:rsidRDefault="0052414C" w:rsidP="0052414C">
      <w:pPr>
        <w:pStyle w:val="Heading2"/>
        <w:rPr>
          <w:rFonts w:ascii="Verdana" w:hAnsi="Verdana" w:cs="Arial"/>
          <w:lang w:val="en-US"/>
        </w:rPr>
      </w:pPr>
      <w:bookmarkStart w:id="969" w:name="_Toc2842453"/>
      <w:bookmarkStart w:id="970" w:name="_Toc17306883"/>
      <w:bookmarkEnd w:id="968"/>
      <w:r w:rsidRPr="006E7300">
        <w:rPr>
          <w:rFonts w:ascii="Verdana" w:hAnsi="Verdana" w:cs="Arial"/>
          <w:lang w:val="en-US"/>
        </w:rPr>
        <w:t>2.5. Process Flow Description(s) – Out of scope “Alternate Path(s)”</w:t>
      </w:r>
      <w:bookmarkEnd w:id="969"/>
      <w:bookmarkEnd w:id="970"/>
    </w:p>
    <w:p w14:paraId="5469A75E" w14:textId="1AC7D12B" w:rsidR="0052414C" w:rsidRPr="0048605F" w:rsidDel="00EE2409" w:rsidRDefault="0052414C">
      <w:pPr>
        <w:pStyle w:val="ListParagraph"/>
        <w:numPr>
          <w:ilvl w:val="0"/>
          <w:numId w:val="135"/>
        </w:numPr>
        <w:rPr>
          <w:del w:id="971" w:author="Author"/>
          <w:rFonts w:ascii="Verdana" w:hAnsi="Verdana"/>
          <w:lang w:val="en-US"/>
          <w:rPrChange w:id="972" w:author="Author">
            <w:rPr>
              <w:del w:id="973" w:author="Author"/>
              <w:rFonts w:ascii="Verdana" w:hAnsi="Verdana"/>
              <w:color w:val="FF0000"/>
              <w:lang w:val="en-US"/>
            </w:rPr>
          </w:rPrChange>
        </w:rPr>
        <w:pPrChange w:id="974" w:author="Author">
          <w:pPr/>
        </w:pPrChange>
      </w:pPr>
      <w:del w:id="975" w:author="Author">
        <w:r w:rsidRPr="0048605F" w:rsidDel="00EE2409">
          <w:rPr>
            <w:rFonts w:ascii="Verdana" w:hAnsi="Verdana"/>
            <w:lang w:val="en-US"/>
            <w:rPrChange w:id="976" w:author="Author">
              <w:rPr>
                <w:rFonts w:ascii="Verdana" w:hAnsi="Verdana"/>
                <w:color w:val="FF0000"/>
                <w:lang w:val="en-US"/>
              </w:rPr>
            </w:rPrChange>
          </w:rPr>
          <w:delText>TBC</w:delText>
        </w:r>
      </w:del>
      <w:ins w:id="977" w:author="Author">
        <w:del w:id="978" w:author="Author">
          <w:r w:rsidRPr="0048605F" w:rsidDel="004B2E9E">
            <w:rPr>
              <w:rFonts w:ascii="Verdana" w:hAnsi="Verdana"/>
              <w:lang w:val="en-US"/>
              <w:rPrChange w:id="979" w:author="Author">
                <w:rPr>
                  <w:rFonts w:ascii="Verdana" w:hAnsi="Verdana"/>
                  <w:color w:val="FF0000"/>
                  <w:lang w:val="en-US"/>
                </w:rPr>
              </w:rPrChange>
            </w:rPr>
            <w:delText>N/A</w:delText>
          </w:r>
        </w:del>
      </w:ins>
    </w:p>
    <w:p w14:paraId="7446B2A9" w14:textId="098D351C" w:rsidR="0052414C" w:rsidRPr="006E7300" w:rsidRDefault="00EE2409" w:rsidP="0052414C">
      <w:pPr>
        <w:rPr>
          <w:rFonts w:ascii="Verdana" w:hAnsi="Verdana"/>
          <w:lang w:val="en-US"/>
        </w:rPr>
      </w:pPr>
      <w:ins w:id="980" w:author="Author">
        <w:r>
          <w:rPr>
            <w:rFonts w:ascii="Verdana" w:hAnsi="Verdana"/>
            <w:lang w:val="en-US"/>
          </w:rPr>
          <w:t>N/A</w:t>
        </w:r>
      </w:ins>
    </w:p>
    <w:p w14:paraId="574104B7" w14:textId="77777777" w:rsidR="0052414C" w:rsidRPr="006E7300" w:rsidRDefault="0052414C" w:rsidP="0052414C">
      <w:pPr>
        <w:pStyle w:val="Heading2"/>
        <w:rPr>
          <w:rFonts w:ascii="Verdana" w:hAnsi="Verdana" w:cs="Arial"/>
          <w:lang w:val="en-US"/>
        </w:rPr>
      </w:pPr>
      <w:bookmarkStart w:id="981" w:name="_Toc2842454"/>
      <w:bookmarkStart w:id="982" w:name="_Toc17306884"/>
      <w:r w:rsidRPr="006E7300">
        <w:rPr>
          <w:rFonts w:ascii="Verdana" w:hAnsi="Verdana" w:cs="Arial"/>
          <w:lang w:val="en-US"/>
        </w:rPr>
        <w:t>2.6. Inputs and outputs</w:t>
      </w:r>
      <w:bookmarkEnd w:id="981"/>
      <w:bookmarkEnd w:id="982"/>
    </w:p>
    <w:p w14:paraId="745EBC1D" w14:textId="77777777" w:rsidR="0052414C" w:rsidRPr="006E7300" w:rsidRDefault="0052414C" w:rsidP="0052414C">
      <w:pPr>
        <w:rPr>
          <w:rFonts w:ascii="Verdana" w:hAnsi="Verdana"/>
          <w:lang w:val="en-US"/>
        </w:rPr>
      </w:pPr>
      <w:r w:rsidRPr="006E7300">
        <w:rPr>
          <w:rFonts w:ascii="Verdana" w:hAnsi="Verdana"/>
          <w:lang w:val="en-US"/>
        </w:rPr>
        <w:t>Inputs</w:t>
      </w:r>
    </w:p>
    <w:p w14:paraId="7163AA5B" w14:textId="77777777" w:rsidR="0052414C" w:rsidRDefault="00C4595B" w:rsidP="0052414C">
      <w:pPr>
        <w:pStyle w:val="ListParagraph"/>
        <w:numPr>
          <w:ilvl w:val="0"/>
          <w:numId w:val="23"/>
        </w:numPr>
        <w:rPr>
          <w:rFonts w:ascii="Verdana" w:hAnsi="Verdana" w:cs="Arial"/>
          <w:lang w:val="en-US"/>
        </w:rPr>
      </w:pPr>
      <w:r>
        <w:rPr>
          <w:rFonts w:ascii="Verdana" w:hAnsi="Verdana" w:cs="Arial"/>
          <w:lang w:val="en-US"/>
        </w:rPr>
        <w:t>9</w:t>
      </w:r>
      <w:del w:id="983" w:author="Author">
        <w:r w:rsidR="0052414C" w:rsidRPr="006E7300" w:rsidDel="00582E9B">
          <w:rPr>
            <w:rFonts w:ascii="Verdana" w:hAnsi="Verdana" w:cs="Arial"/>
            <w:lang w:val="en-US"/>
          </w:rPr>
          <w:delText>6</w:delText>
        </w:r>
      </w:del>
      <w:r w:rsidR="0052414C" w:rsidRPr="006E7300">
        <w:rPr>
          <w:rFonts w:ascii="Verdana" w:hAnsi="Verdana" w:cs="Arial"/>
          <w:lang w:val="en-US"/>
        </w:rPr>
        <w:t xml:space="preserve"> Excel Spreadsheets containing HCP/HCO finance information </w:t>
      </w:r>
      <w:r w:rsidR="004544E7">
        <w:rPr>
          <w:rFonts w:ascii="Verdana" w:hAnsi="Verdana" w:cs="Arial"/>
          <w:lang w:val="en-US"/>
        </w:rPr>
        <w:t>: NAM</w:t>
      </w:r>
      <w:r w:rsidR="00E37BCC">
        <w:rPr>
          <w:rFonts w:ascii="Verdana" w:hAnsi="Verdana" w:cs="Arial"/>
          <w:lang w:val="en-US"/>
        </w:rPr>
        <w:t>, ICON</w:t>
      </w:r>
      <w:r w:rsidR="004544E7">
        <w:rPr>
          <w:rFonts w:ascii="Verdana" w:hAnsi="Verdana" w:cs="Arial"/>
          <w:lang w:val="en-US"/>
        </w:rPr>
        <w:t xml:space="preserve"> and</w:t>
      </w:r>
      <w:r w:rsidR="00D256E0">
        <w:rPr>
          <w:rFonts w:ascii="Verdana" w:hAnsi="Verdana" w:cs="Arial"/>
          <w:lang w:val="en-US"/>
        </w:rPr>
        <w:t xml:space="preserve"> SWEDEN </w:t>
      </w:r>
      <w:r w:rsidR="004544E7">
        <w:rPr>
          <w:rFonts w:ascii="Verdana" w:hAnsi="Verdana" w:cs="Arial"/>
          <w:lang w:val="en-US"/>
        </w:rPr>
        <w:t xml:space="preserve">data </w:t>
      </w:r>
      <w:r w:rsidR="00F90141">
        <w:rPr>
          <w:rFonts w:ascii="Verdana" w:hAnsi="Verdana" w:cs="Arial"/>
          <w:lang w:val="en-US"/>
        </w:rPr>
        <w:t>for 3 Iterations:</w:t>
      </w:r>
    </w:p>
    <w:p w14:paraId="178B4EC9" w14:textId="77777777" w:rsidR="00C4595B" w:rsidRPr="00C4595B" w:rsidRDefault="00C4595B" w:rsidP="00C4595B">
      <w:pPr>
        <w:pStyle w:val="ListParagraph"/>
        <w:numPr>
          <w:ilvl w:val="0"/>
          <w:numId w:val="88"/>
        </w:numPr>
        <w:rPr>
          <w:rFonts w:ascii="Verdana" w:hAnsi="Verdana" w:cs="Arial"/>
          <w:lang w:val="en-US"/>
        </w:rPr>
      </w:pPr>
      <w:r w:rsidRPr="00C4595B">
        <w:rPr>
          <w:rFonts w:ascii="Verdana" w:hAnsi="Verdana" w:cs="Arial"/>
          <w:lang w:val="en-US"/>
        </w:rPr>
        <w:t>NAM_</w:t>
      </w:r>
      <w:r>
        <w:rPr>
          <w:rFonts w:ascii="Verdana" w:hAnsi="Verdana" w:cs="Arial"/>
          <w:lang w:val="en-US"/>
        </w:rPr>
        <w:t>MonthYear</w:t>
      </w:r>
      <w:r w:rsidRPr="00C4595B">
        <w:rPr>
          <w:rFonts w:ascii="Verdana" w:hAnsi="Verdana" w:cs="Arial"/>
          <w:lang w:val="en-US"/>
        </w:rPr>
        <w:t>_Americas_Iteration_1</w:t>
      </w:r>
    </w:p>
    <w:p w14:paraId="565A33E2" w14:textId="77777777" w:rsidR="00C4595B" w:rsidRPr="00C4595B" w:rsidRDefault="00C4595B" w:rsidP="00C4595B">
      <w:pPr>
        <w:pStyle w:val="ListParagraph"/>
        <w:numPr>
          <w:ilvl w:val="0"/>
          <w:numId w:val="88"/>
        </w:numPr>
        <w:rPr>
          <w:rFonts w:ascii="Verdana" w:hAnsi="Verdana" w:cs="Arial"/>
          <w:lang w:val="en-US"/>
        </w:rPr>
      </w:pPr>
      <w:r w:rsidRPr="00C4595B">
        <w:rPr>
          <w:rFonts w:ascii="Verdana" w:hAnsi="Verdana" w:cs="Arial"/>
          <w:lang w:val="en-US"/>
        </w:rPr>
        <w:t xml:space="preserve">NAM_ </w:t>
      </w:r>
      <w:r>
        <w:rPr>
          <w:rFonts w:ascii="Verdana" w:hAnsi="Verdana" w:cs="Arial"/>
          <w:lang w:val="en-US"/>
        </w:rPr>
        <w:t>MonthYear</w:t>
      </w:r>
      <w:r w:rsidRPr="00C4595B">
        <w:rPr>
          <w:rFonts w:ascii="Verdana" w:hAnsi="Verdana" w:cs="Arial"/>
          <w:lang w:val="en-US"/>
        </w:rPr>
        <w:t>_Europe_Iteration_2</w:t>
      </w:r>
    </w:p>
    <w:p w14:paraId="5D854E26" w14:textId="77777777" w:rsidR="00C4595B" w:rsidRPr="00C4595B" w:rsidRDefault="00C4595B" w:rsidP="00C4595B">
      <w:pPr>
        <w:pStyle w:val="ListParagraph"/>
        <w:numPr>
          <w:ilvl w:val="0"/>
          <w:numId w:val="88"/>
        </w:numPr>
        <w:rPr>
          <w:rFonts w:ascii="Verdana" w:hAnsi="Verdana" w:cs="Arial"/>
          <w:lang w:val="en-US"/>
        </w:rPr>
      </w:pPr>
      <w:r w:rsidRPr="00C4595B">
        <w:rPr>
          <w:rFonts w:ascii="Verdana" w:hAnsi="Verdana" w:cs="Arial"/>
          <w:lang w:val="en-US"/>
        </w:rPr>
        <w:t xml:space="preserve">NAM_ </w:t>
      </w:r>
      <w:r>
        <w:rPr>
          <w:rFonts w:ascii="Verdana" w:hAnsi="Verdana" w:cs="Arial"/>
          <w:lang w:val="en-US"/>
        </w:rPr>
        <w:t>MonthYear</w:t>
      </w:r>
      <w:r w:rsidRPr="00C4595B">
        <w:rPr>
          <w:rFonts w:ascii="Verdana" w:hAnsi="Verdana" w:cs="Arial"/>
          <w:lang w:val="en-US"/>
        </w:rPr>
        <w:t>_ROW_Iteration_3</w:t>
      </w:r>
    </w:p>
    <w:p w14:paraId="5E13FAF8" w14:textId="77777777" w:rsidR="00C4595B" w:rsidRPr="00C4595B" w:rsidRDefault="00C4595B">
      <w:pPr>
        <w:pStyle w:val="ListParagraph"/>
        <w:rPr>
          <w:rFonts w:ascii="Verdana" w:hAnsi="Verdana" w:cs="Arial"/>
          <w:lang w:val="en-US"/>
        </w:rPr>
        <w:pPrChange w:id="984" w:author="Author">
          <w:pPr>
            <w:pStyle w:val="ListParagraph"/>
            <w:numPr>
              <w:numId w:val="88"/>
            </w:numPr>
            <w:ind w:hanging="360"/>
          </w:pPr>
        </w:pPrChange>
      </w:pPr>
    </w:p>
    <w:p w14:paraId="3F8FDCE7" w14:textId="77777777" w:rsidR="00C4595B" w:rsidRPr="00C4595B" w:rsidRDefault="00C4595B" w:rsidP="00C4595B">
      <w:pPr>
        <w:pStyle w:val="ListParagraph"/>
        <w:numPr>
          <w:ilvl w:val="0"/>
          <w:numId w:val="88"/>
        </w:numPr>
        <w:rPr>
          <w:rFonts w:ascii="Verdana" w:hAnsi="Verdana" w:cs="Arial"/>
          <w:lang w:val="en-US"/>
        </w:rPr>
      </w:pPr>
      <w:r w:rsidRPr="00C4595B">
        <w:rPr>
          <w:rFonts w:ascii="Verdana" w:hAnsi="Verdana" w:cs="Arial"/>
          <w:lang w:val="en-US"/>
        </w:rPr>
        <w:t xml:space="preserve">SE_ </w:t>
      </w:r>
      <w:r>
        <w:rPr>
          <w:rFonts w:ascii="Verdana" w:hAnsi="Verdana" w:cs="Arial"/>
          <w:lang w:val="en-US"/>
        </w:rPr>
        <w:t>MonthYear_</w:t>
      </w:r>
      <w:r w:rsidRPr="00C4595B">
        <w:rPr>
          <w:rFonts w:ascii="Verdana" w:hAnsi="Verdana" w:cs="Arial"/>
          <w:lang w:val="en-US"/>
        </w:rPr>
        <w:t>Americas_Iteration_1</w:t>
      </w:r>
    </w:p>
    <w:p w14:paraId="0D1A5779" w14:textId="77777777" w:rsidR="00C4595B" w:rsidRPr="00C4595B" w:rsidRDefault="00C4595B" w:rsidP="00C4595B">
      <w:pPr>
        <w:pStyle w:val="ListParagraph"/>
        <w:numPr>
          <w:ilvl w:val="0"/>
          <w:numId w:val="88"/>
        </w:numPr>
        <w:rPr>
          <w:rFonts w:ascii="Verdana" w:hAnsi="Verdana" w:cs="Arial"/>
          <w:lang w:val="en-US"/>
        </w:rPr>
      </w:pPr>
      <w:r w:rsidRPr="00C4595B">
        <w:rPr>
          <w:rFonts w:ascii="Verdana" w:hAnsi="Verdana" w:cs="Arial"/>
          <w:lang w:val="en-US"/>
        </w:rPr>
        <w:t xml:space="preserve">SE_ </w:t>
      </w:r>
      <w:r>
        <w:rPr>
          <w:rFonts w:ascii="Verdana" w:hAnsi="Verdana" w:cs="Arial"/>
          <w:lang w:val="en-US"/>
        </w:rPr>
        <w:t>MonthYear_</w:t>
      </w:r>
      <w:r w:rsidRPr="00C4595B">
        <w:rPr>
          <w:rFonts w:ascii="Verdana" w:hAnsi="Verdana" w:cs="Arial"/>
          <w:lang w:val="en-US"/>
        </w:rPr>
        <w:t>Europe_Iteration_2</w:t>
      </w:r>
    </w:p>
    <w:p w14:paraId="469A705C" w14:textId="77777777" w:rsidR="00C4595B" w:rsidRPr="00C4595B" w:rsidRDefault="00C4595B" w:rsidP="00C4595B">
      <w:pPr>
        <w:pStyle w:val="ListParagraph"/>
        <w:numPr>
          <w:ilvl w:val="0"/>
          <w:numId w:val="88"/>
        </w:numPr>
        <w:rPr>
          <w:rFonts w:ascii="Verdana" w:hAnsi="Verdana" w:cs="Arial"/>
          <w:lang w:val="en-US"/>
        </w:rPr>
      </w:pPr>
      <w:r w:rsidRPr="00C4595B">
        <w:rPr>
          <w:rFonts w:ascii="Verdana" w:hAnsi="Verdana" w:cs="Arial"/>
          <w:lang w:val="en-US"/>
        </w:rPr>
        <w:t xml:space="preserve">SE_ </w:t>
      </w:r>
      <w:r>
        <w:rPr>
          <w:rFonts w:ascii="Verdana" w:hAnsi="Verdana" w:cs="Arial"/>
          <w:lang w:val="en-US"/>
        </w:rPr>
        <w:t>MonthYear_</w:t>
      </w:r>
      <w:r w:rsidRPr="00C4595B">
        <w:rPr>
          <w:rFonts w:ascii="Verdana" w:hAnsi="Verdana" w:cs="Arial"/>
          <w:lang w:val="en-US"/>
        </w:rPr>
        <w:t>ROW_Iteration_3</w:t>
      </w:r>
    </w:p>
    <w:p w14:paraId="2DD54420" w14:textId="77777777" w:rsidR="00C4595B" w:rsidRPr="00C4595B" w:rsidRDefault="00C4595B">
      <w:pPr>
        <w:pStyle w:val="ListParagraph"/>
        <w:rPr>
          <w:rFonts w:ascii="Verdana" w:hAnsi="Verdana" w:cs="Arial"/>
          <w:lang w:val="en-US"/>
        </w:rPr>
        <w:pPrChange w:id="985" w:author="Author">
          <w:pPr>
            <w:pStyle w:val="ListParagraph"/>
            <w:numPr>
              <w:numId w:val="88"/>
            </w:numPr>
            <w:ind w:hanging="360"/>
          </w:pPr>
        </w:pPrChange>
      </w:pPr>
    </w:p>
    <w:p w14:paraId="69A35D22" w14:textId="77777777" w:rsidR="00C4595B" w:rsidRPr="00C4595B" w:rsidRDefault="004C0574" w:rsidP="00C4595B">
      <w:pPr>
        <w:pStyle w:val="ListParagraph"/>
        <w:numPr>
          <w:ilvl w:val="0"/>
          <w:numId w:val="88"/>
        </w:numPr>
        <w:rPr>
          <w:rFonts w:ascii="Verdana" w:hAnsi="Verdana" w:cs="Arial"/>
          <w:lang w:val="en-US"/>
        </w:rPr>
      </w:pPr>
      <w:r>
        <w:rPr>
          <w:rFonts w:ascii="Verdana" w:hAnsi="Verdana" w:cs="Arial"/>
          <w:lang w:val="en-US"/>
        </w:rPr>
        <w:t>ICON_</w:t>
      </w:r>
      <w:r w:rsidR="00C4595B">
        <w:rPr>
          <w:rFonts w:ascii="Verdana" w:hAnsi="Verdana" w:cs="Arial"/>
          <w:lang w:val="en-US"/>
        </w:rPr>
        <w:t>MonthYear</w:t>
      </w:r>
      <w:r w:rsidR="00C4595B" w:rsidRPr="00C4595B">
        <w:rPr>
          <w:rFonts w:ascii="Verdana" w:hAnsi="Verdana" w:cs="Arial"/>
          <w:lang w:val="en-US"/>
        </w:rPr>
        <w:t>_Americas_Iteration_1</w:t>
      </w:r>
    </w:p>
    <w:p w14:paraId="3B38D591" w14:textId="77777777" w:rsidR="00C4595B" w:rsidRPr="00C4595B" w:rsidRDefault="00C4595B" w:rsidP="00C4595B">
      <w:pPr>
        <w:pStyle w:val="ListParagraph"/>
        <w:numPr>
          <w:ilvl w:val="0"/>
          <w:numId w:val="88"/>
        </w:numPr>
        <w:rPr>
          <w:rFonts w:ascii="Verdana" w:hAnsi="Verdana" w:cs="Arial"/>
          <w:lang w:val="en-US"/>
        </w:rPr>
      </w:pPr>
      <w:r w:rsidRPr="00C4595B">
        <w:rPr>
          <w:rFonts w:ascii="Verdana" w:hAnsi="Verdana" w:cs="Arial"/>
          <w:lang w:val="en-US"/>
        </w:rPr>
        <w:t xml:space="preserve">ICON_ </w:t>
      </w:r>
      <w:r>
        <w:rPr>
          <w:rFonts w:ascii="Verdana" w:hAnsi="Verdana" w:cs="Arial"/>
          <w:lang w:val="en-US"/>
        </w:rPr>
        <w:t>MonthYear</w:t>
      </w:r>
      <w:r w:rsidRPr="00C4595B">
        <w:rPr>
          <w:rFonts w:ascii="Verdana" w:hAnsi="Verdana" w:cs="Arial"/>
          <w:lang w:val="en-US"/>
        </w:rPr>
        <w:t>_Europe_Iteration_2</w:t>
      </w:r>
    </w:p>
    <w:p w14:paraId="0E65EAF4" w14:textId="77777777" w:rsidR="00C4595B" w:rsidRDefault="00C4595B" w:rsidP="00C4595B">
      <w:pPr>
        <w:pStyle w:val="ListParagraph"/>
        <w:numPr>
          <w:ilvl w:val="0"/>
          <w:numId w:val="88"/>
        </w:numPr>
        <w:rPr>
          <w:rFonts w:ascii="Verdana" w:hAnsi="Verdana" w:cs="Arial"/>
          <w:lang w:val="en-US"/>
        </w:rPr>
      </w:pPr>
      <w:r w:rsidRPr="00C4595B">
        <w:rPr>
          <w:rFonts w:ascii="Verdana" w:hAnsi="Verdana" w:cs="Arial"/>
          <w:lang w:val="en-US"/>
        </w:rPr>
        <w:t xml:space="preserve">ICON_ </w:t>
      </w:r>
      <w:r>
        <w:rPr>
          <w:rFonts w:ascii="Verdana" w:hAnsi="Verdana" w:cs="Arial"/>
          <w:lang w:val="en-US"/>
        </w:rPr>
        <w:t>MonthYear</w:t>
      </w:r>
      <w:r w:rsidRPr="00C4595B">
        <w:rPr>
          <w:rFonts w:ascii="Verdana" w:hAnsi="Verdana" w:cs="Arial"/>
          <w:lang w:val="en-US"/>
        </w:rPr>
        <w:t>_ROW_Iteration_3</w:t>
      </w:r>
    </w:p>
    <w:p w14:paraId="76F34CDB" w14:textId="77777777" w:rsidR="00C4595B" w:rsidRPr="00C4595B" w:rsidRDefault="00C4595B" w:rsidP="00C4595B">
      <w:pPr>
        <w:pStyle w:val="ListParagraph"/>
        <w:rPr>
          <w:rFonts w:ascii="Verdana" w:hAnsi="Verdana" w:cs="Arial"/>
          <w:lang w:val="en-US"/>
        </w:rPr>
      </w:pPr>
    </w:p>
    <w:p w14:paraId="6ED872EE" w14:textId="77777777" w:rsidR="0052414C" w:rsidRPr="006E7300" w:rsidRDefault="0052414C" w:rsidP="0052414C">
      <w:pPr>
        <w:pStyle w:val="ListParagraph"/>
        <w:numPr>
          <w:ilvl w:val="0"/>
          <w:numId w:val="23"/>
        </w:numPr>
        <w:rPr>
          <w:rFonts w:ascii="Verdana" w:hAnsi="Verdana" w:cs="Arial"/>
          <w:lang w:val="en-US"/>
        </w:rPr>
      </w:pPr>
      <w:ins w:id="986" w:author="Author">
        <w:r>
          <w:rPr>
            <w:rFonts w:ascii="Verdana" w:hAnsi="Verdana" w:cs="Arial"/>
            <w:lang w:val="en-US"/>
          </w:rPr>
          <w:t>Global Template</w:t>
        </w:r>
      </w:ins>
      <w:r w:rsidRPr="006E7300">
        <w:rPr>
          <w:rFonts w:ascii="Verdana" w:hAnsi="Verdana" w:cs="Arial"/>
          <w:lang w:val="en-US"/>
        </w:rPr>
        <w:t xml:space="preserve"> </w:t>
      </w:r>
      <w:r>
        <w:rPr>
          <w:rFonts w:ascii="Verdana" w:hAnsi="Verdana" w:cs="Arial"/>
          <w:lang w:val="en-US"/>
        </w:rPr>
        <w:t>saved in Robot’s local PC (My docs)</w:t>
      </w:r>
    </w:p>
    <w:p w14:paraId="00BDFA98" w14:textId="58A7307A" w:rsidR="00FD3A74" w:rsidRDefault="00FD3A74" w:rsidP="00DE3F17">
      <w:pPr>
        <w:pStyle w:val="ListParagraph"/>
        <w:numPr>
          <w:ilvl w:val="0"/>
          <w:numId w:val="23"/>
        </w:numPr>
        <w:rPr>
          <w:rFonts w:ascii="Verdana" w:hAnsi="Verdana" w:cs="Arial"/>
          <w:lang w:val="en-US"/>
        </w:rPr>
      </w:pPr>
      <w:r>
        <w:rPr>
          <w:rFonts w:ascii="Verdana" w:hAnsi="Verdana" w:cs="Arial"/>
          <w:lang w:val="en-US"/>
        </w:rPr>
        <w:t>Mapping tables:</w:t>
      </w:r>
      <w:r w:rsidR="00DE3F17">
        <w:rPr>
          <w:rFonts w:ascii="Verdana" w:hAnsi="Verdana" w:cs="Arial"/>
          <w:lang w:val="en-US"/>
        </w:rPr>
        <w:t xml:space="preserve"> </w:t>
      </w:r>
      <w:r w:rsidR="00DE3F17" w:rsidRPr="00DE3F17">
        <w:rPr>
          <w:rFonts w:ascii="Verdana" w:hAnsi="Verdana" w:cs="Arial"/>
          <w:lang w:val="en-US"/>
        </w:rPr>
        <w:t>Recipient Country Mapping</w:t>
      </w:r>
      <w:r w:rsidR="00DE3F17">
        <w:rPr>
          <w:rFonts w:ascii="Verdana" w:hAnsi="Verdana" w:cs="Arial"/>
          <w:lang w:val="en-US"/>
        </w:rPr>
        <w:t xml:space="preserve">, </w:t>
      </w:r>
      <w:r w:rsidR="00DE3F17" w:rsidRPr="00DE3F17">
        <w:rPr>
          <w:rFonts w:ascii="Verdana" w:hAnsi="Verdana" w:cs="Arial"/>
          <w:lang w:val="en-US"/>
        </w:rPr>
        <w:t>Recipient State Mapping</w:t>
      </w:r>
      <w:r w:rsidR="00DE3F17">
        <w:rPr>
          <w:rFonts w:ascii="Verdana" w:hAnsi="Verdana" w:cs="Arial"/>
          <w:lang w:val="en-US"/>
        </w:rPr>
        <w:t xml:space="preserve">, </w:t>
      </w:r>
      <w:r w:rsidR="00DE3F17" w:rsidRPr="00DE3F17">
        <w:rPr>
          <w:rFonts w:ascii="Verdana" w:hAnsi="Verdana" w:cs="Arial"/>
          <w:lang w:val="en-US"/>
        </w:rPr>
        <w:t>Data Source Mapping</w:t>
      </w:r>
      <w:r w:rsidR="00DE3F17">
        <w:rPr>
          <w:rFonts w:ascii="Verdana" w:hAnsi="Verdana" w:cs="Arial"/>
          <w:lang w:val="en-US"/>
        </w:rPr>
        <w:t xml:space="preserve">, </w:t>
      </w:r>
      <w:r w:rsidR="00DE3F17" w:rsidRPr="00DE3F17">
        <w:rPr>
          <w:rFonts w:ascii="Verdana" w:hAnsi="Verdana" w:cs="Arial"/>
          <w:lang w:val="en-US"/>
        </w:rPr>
        <w:t>Function Mapping</w:t>
      </w:r>
      <w:r w:rsidR="00DE3F17">
        <w:rPr>
          <w:rFonts w:ascii="Verdana" w:hAnsi="Verdana" w:cs="Arial"/>
          <w:lang w:val="en-US"/>
        </w:rPr>
        <w:t xml:space="preserve"> </w:t>
      </w:r>
      <w:del w:id="987" w:author="Author">
        <w:r w:rsidR="00DE3F17" w:rsidDel="00D97474">
          <w:rPr>
            <w:rFonts w:ascii="Verdana" w:hAnsi="Verdana" w:cs="Arial"/>
            <w:lang w:val="en-US"/>
          </w:rPr>
          <w:delText>(worksheets available in the Global Template)</w:delText>
        </w:r>
      </w:del>
    </w:p>
    <w:p w14:paraId="13433C83" w14:textId="43A39049" w:rsidR="00DE3F17" w:rsidRDefault="00DE3F17" w:rsidP="0052414C">
      <w:pPr>
        <w:pStyle w:val="ListParagraph"/>
        <w:numPr>
          <w:ilvl w:val="0"/>
          <w:numId w:val="23"/>
        </w:numPr>
        <w:rPr>
          <w:rFonts w:ascii="Verdana" w:hAnsi="Verdana" w:cs="Arial"/>
          <w:lang w:val="en-US"/>
        </w:rPr>
      </w:pPr>
      <w:r>
        <w:rPr>
          <w:rFonts w:ascii="Verdana" w:hAnsi="Verdana" w:cs="Arial"/>
          <w:lang w:val="en-US"/>
        </w:rPr>
        <w:t xml:space="preserve"> </w:t>
      </w:r>
      <w:del w:id="988" w:author="Author">
        <w:r w:rsidDel="00FA65ED">
          <w:rPr>
            <w:rFonts w:ascii="Verdana" w:hAnsi="Verdana" w:cs="Arial"/>
            <w:lang w:val="en-US"/>
          </w:rPr>
          <w:delText xml:space="preserve">Vendor </w:delText>
        </w:r>
      </w:del>
      <w:r>
        <w:rPr>
          <w:rFonts w:ascii="Verdana" w:hAnsi="Verdana" w:cs="Arial"/>
          <w:lang w:val="en-US"/>
        </w:rPr>
        <w:t xml:space="preserve">Dictionaries: </w:t>
      </w:r>
    </w:p>
    <w:p w14:paraId="15753646" w14:textId="0BC93900" w:rsidR="0052414C" w:rsidRDefault="00DE3F17" w:rsidP="00DE3F17">
      <w:pPr>
        <w:pStyle w:val="ListParagraph"/>
        <w:numPr>
          <w:ilvl w:val="0"/>
          <w:numId w:val="84"/>
        </w:numPr>
        <w:rPr>
          <w:ins w:id="989" w:author="Author"/>
          <w:rFonts w:ascii="Verdana" w:hAnsi="Verdana" w:cs="Arial"/>
          <w:lang w:val="en-US"/>
        </w:rPr>
      </w:pPr>
      <w:r w:rsidRPr="00DE3F17">
        <w:rPr>
          <w:rFonts w:ascii="Verdana" w:hAnsi="Verdana" w:cs="Arial"/>
          <w:lang w:val="en-US"/>
        </w:rPr>
        <w:t>‘</w:t>
      </w:r>
      <w:r>
        <w:rPr>
          <w:rFonts w:ascii="Verdana" w:hAnsi="Verdana" w:cs="Arial"/>
          <w:lang w:val="en-US"/>
        </w:rPr>
        <w:t xml:space="preserve">PO </w:t>
      </w:r>
      <w:r w:rsidRPr="00DE3F17">
        <w:rPr>
          <w:rFonts w:ascii="Verdana" w:hAnsi="Verdana" w:cs="Arial"/>
          <w:lang w:val="en-US"/>
        </w:rPr>
        <w:t xml:space="preserve">Dictionary_MASTER’ </w:t>
      </w:r>
      <w:r>
        <w:rPr>
          <w:rFonts w:ascii="Verdana" w:hAnsi="Verdana" w:cs="Arial"/>
          <w:lang w:val="en-US"/>
        </w:rPr>
        <w:t xml:space="preserve">– for </w:t>
      </w:r>
      <w:ins w:id="990" w:author="Author">
        <w:r w:rsidR="00485354">
          <w:rPr>
            <w:rFonts w:ascii="Verdana" w:hAnsi="Verdana" w:cs="Arial"/>
            <w:lang w:val="en-US"/>
          </w:rPr>
          <w:t>all HUBs (NAM, SWE, UK) and Iterations</w:t>
        </w:r>
      </w:ins>
      <w:del w:id="991" w:author="Author">
        <w:r w:rsidDel="00485354">
          <w:rPr>
            <w:rFonts w:ascii="Verdana" w:hAnsi="Verdana" w:cs="Arial"/>
            <w:lang w:val="en-US"/>
          </w:rPr>
          <w:delText>NAM and Sweden</w:delText>
        </w:r>
      </w:del>
    </w:p>
    <w:p w14:paraId="73E4822C" w14:textId="5D24CDA3" w:rsidR="00485354" w:rsidRDefault="00485354">
      <w:pPr>
        <w:pStyle w:val="ListParagraph"/>
        <w:numPr>
          <w:ilvl w:val="1"/>
          <w:numId w:val="84"/>
        </w:numPr>
        <w:rPr>
          <w:rFonts w:ascii="Verdana" w:hAnsi="Verdana" w:cs="Arial"/>
          <w:lang w:val="en-US"/>
        </w:rPr>
        <w:pPrChange w:id="992" w:author="Author">
          <w:pPr>
            <w:pStyle w:val="ListParagraph"/>
            <w:numPr>
              <w:numId w:val="84"/>
            </w:numPr>
            <w:ind w:left="1080" w:hanging="360"/>
          </w:pPr>
        </w:pPrChange>
      </w:pPr>
      <w:ins w:id="993" w:author="Author">
        <w:r>
          <w:rPr>
            <w:rFonts w:ascii="Verdana" w:hAnsi="Verdana" w:cs="Arial"/>
            <w:lang w:val="en-US"/>
          </w:rPr>
          <w:lastRenderedPageBreak/>
          <w:t>Pull back ADE columns for NAM only though</w:t>
        </w:r>
      </w:ins>
    </w:p>
    <w:p w14:paraId="4CAFE1C0" w14:textId="64508E93" w:rsidR="00DE3F17" w:rsidRDefault="00DE3F17" w:rsidP="00DE3F17">
      <w:pPr>
        <w:pStyle w:val="ListParagraph"/>
        <w:numPr>
          <w:ilvl w:val="0"/>
          <w:numId w:val="84"/>
        </w:numPr>
        <w:rPr>
          <w:rFonts w:ascii="Verdana" w:hAnsi="Verdana" w:cs="Arial"/>
          <w:lang w:val="en-US"/>
        </w:rPr>
      </w:pPr>
      <w:r w:rsidRPr="00DE3F17">
        <w:rPr>
          <w:rFonts w:ascii="Verdana" w:hAnsi="Verdana" w:cs="Arial"/>
          <w:lang w:val="en-US"/>
        </w:rPr>
        <w:t>‘</w:t>
      </w:r>
      <w:r>
        <w:rPr>
          <w:rFonts w:ascii="Verdana" w:hAnsi="Verdana" w:cs="Arial"/>
          <w:lang w:val="en-US"/>
        </w:rPr>
        <w:t xml:space="preserve">Vendor </w:t>
      </w:r>
      <w:r w:rsidRPr="00DE3F17">
        <w:rPr>
          <w:rFonts w:ascii="Verdana" w:hAnsi="Verdana" w:cs="Arial"/>
          <w:lang w:val="en-US"/>
        </w:rPr>
        <w:t xml:space="preserve">Dictionary_MASTER’ </w:t>
      </w:r>
      <w:r>
        <w:rPr>
          <w:rFonts w:ascii="Verdana" w:hAnsi="Verdana" w:cs="Arial"/>
          <w:lang w:val="en-US"/>
        </w:rPr>
        <w:t xml:space="preserve">– </w:t>
      </w:r>
      <w:ins w:id="994" w:author="Author">
        <w:r w:rsidR="00885116">
          <w:rPr>
            <w:rFonts w:ascii="Verdana" w:hAnsi="Verdana" w:cs="Arial"/>
            <w:lang w:val="en-US"/>
          </w:rPr>
          <w:t>for all HUBs (NAM, SWE, UK) but only look in respective iteration column for results</w:t>
        </w:r>
      </w:ins>
      <w:del w:id="995" w:author="Author">
        <w:r w:rsidDel="00885116">
          <w:rPr>
            <w:rFonts w:ascii="Verdana" w:hAnsi="Verdana" w:cs="Arial"/>
            <w:lang w:val="en-US"/>
          </w:rPr>
          <w:delText>for NAM and Sweden</w:delText>
        </w:r>
      </w:del>
    </w:p>
    <w:p w14:paraId="12745B6E" w14:textId="711EB9EE" w:rsidR="00DE3F17" w:rsidRDefault="00DE3F17" w:rsidP="00DE3F17">
      <w:pPr>
        <w:pStyle w:val="ListParagraph"/>
        <w:numPr>
          <w:ilvl w:val="0"/>
          <w:numId w:val="84"/>
        </w:numPr>
        <w:rPr>
          <w:rFonts w:ascii="Verdana" w:hAnsi="Verdana" w:cs="Arial"/>
          <w:lang w:val="en-US"/>
        </w:rPr>
      </w:pPr>
      <w:r>
        <w:rPr>
          <w:rFonts w:ascii="Verdana" w:hAnsi="Verdana" w:cs="Arial"/>
          <w:lang w:val="en-US"/>
        </w:rPr>
        <w:t>‘GL Dicitona</w:t>
      </w:r>
      <w:ins w:id="996" w:author="Author">
        <w:r w:rsidR="00885116">
          <w:rPr>
            <w:rFonts w:ascii="Verdana" w:hAnsi="Verdana" w:cs="Arial"/>
            <w:lang w:val="en-US"/>
          </w:rPr>
          <w:t>r</w:t>
        </w:r>
      </w:ins>
      <w:r>
        <w:rPr>
          <w:rFonts w:ascii="Verdana" w:hAnsi="Verdana" w:cs="Arial"/>
          <w:lang w:val="en-US"/>
        </w:rPr>
        <w:t xml:space="preserve">y_MASTER’ - </w:t>
      </w:r>
      <w:ins w:id="997" w:author="Author">
        <w:r w:rsidR="00485354">
          <w:rPr>
            <w:rFonts w:ascii="Verdana" w:hAnsi="Verdana" w:cs="Arial"/>
            <w:lang w:val="en-US"/>
          </w:rPr>
          <w:t>for all HUBs (NAM, SWE, UK) but only look in respective iteration column for result</w:t>
        </w:r>
        <w:r w:rsidR="00885116">
          <w:rPr>
            <w:rFonts w:ascii="Verdana" w:hAnsi="Verdana" w:cs="Arial"/>
            <w:lang w:val="en-US"/>
          </w:rPr>
          <w:t>s</w:t>
        </w:r>
      </w:ins>
      <w:del w:id="998" w:author="Author">
        <w:r w:rsidDel="00485354">
          <w:rPr>
            <w:rFonts w:ascii="Verdana" w:hAnsi="Verdana" w:cs="Arial"/>
            <w:lang w:val="en-US"/>
          </w:rPr>
          <w:delText>for NAM and Sweden</w:delText>
        </w:r>
      </w:del>
    </w:p>
    <w:p w14:paraId="219224B0" w14:textId="0B43B83B" w:rsidR="00FA65ED" w:rsidRDefault="00DE3F17" w:rsidP="00DE3F17">
      <w:pPr>
        <w:pStyle w:val="ListParagraph"/>
        <w:numPr>
          <w:ilvl w:val="0"/>
          <w:numId w:val="84"/>
        </w:numPr>
        <w:rPr>
          <w:ins w:id="999" w:author="Author"/>
          <w:rFonts w:ascii="Verdana" w:hAnsi="Verdana" w:cs="Arial"/>
          <w:lang w:val="en-US"/>
        </w:rPr>
      </w:pPr>
      <w:r>
        <w:rPr>
          <w:rFonts w:ascii="Verdana" w:hAnsi="Verdana" w:cs="Arial"/>
          <w:lang w:val="en-US"/>
        </w:rPr>
        <w:t>‘ASPEN Dictionar</w:t>
      </w:r>
      <w:ins w:id="1000" w:author="Author">
        <w:r w:rsidR="00885116">
          <w:rPr>
            <w:rFonts w:ascii="Verdana" w:hAnsi="Verdana" w:cs="Arial"/>
            <w:lang w:val="en-US"/>
          </w:rPr>
          <w:t>ies</w:t>
        </w:r>
      </w:ins>
      <w:del w:id="1001" w:author="Author">
        <w:r w:rsidDel="00885116">
          <w:rPr>
            <w:rFonts w:ascii="Verdana" w:hAnsi="Verdana" w:cs="Arial"/>
            <w:lang w:val="en-US"/>
          </w:rPr>
          <w:delText>y</w:delText>
        </w:r>
      </w:del>
      <w:r w:rsidR="002F0D48">
        <w:rPr>
          <w:rFonts w:ascii="Verdana" w:hAnsi="Verdana" w:cs="Arial"/>
          <w:lang w:val="en-US"/>
        </w:rPr>
        <w:t>’</w:t>
      </w:r>
      <w:r>
        <w:rPr>
          <w:rFonts w:ascii="Verdana" w:hAnsi="Verdana" w:cs="Arial"/>
          <w:lang w:val="en-US"/>
        </w:rPr>
        <w:t xml:space="preserve"> </w:t>
      </w:r>
    </w:p>
    <w:p w14:paraId="6FA532C6" w14:textId="74790EBC" w:rsidR="00FA65ED" w:rsidRPr="00885116" w:rsidRDefault="00DE3F17">
      <w:pPr>
        <w:pStyle w:val="ListParagraph"/>
        <w:numPr>
          <w:ilvl w:val="0"/>
          <w:numId w:val="108"/>
        </w:numPr>
        <w:rPr>
          <w:ins w:id="1002" w:author="Author"/>
          <w:rFonts w:ascii="Verdana" w:hAnsi="Verdana" w:cs="Arial"/>
          <w:lang w:val="en-US"/>
          <w:rPrChange w:id="1003" w:author="Author">
            <w:rPr>
              <w:ins w:id="1004" w:author="Author"/>
              <w:lang w:val="en-US"/>
            </w:rPr>
          </w:rPrChange>
        </w:rPr>
        <w:pPrChange w:id="1005" w:author="Author">
          <w:pPr>
            <w:ind w:left="1080"/>
          </w:pPr>
        </w:pPrChange>
      </w:pPr>
      <w:del w:id="1006" w:author="Author">
        <w:r w:rsidRPr="00885116" w:rsidDel="00FA65ED">
          <w:rPr>
            <w:rFonts w:ascii="Verdana" w:hAnsi="Verdana" w:cs="Arial"/>
            <w:lang w:val="en-US"/>
            <w:rPrChange w:id="1007" w:author="Author">
              <w:rPr>
                <w:lang w:val="en-US"/>
              </w:rPr>
            </w:rPrChange>
          </w:rPr>
          <w:delText>–</w:delText>
        </w:r>
      </w:del>
      <w:ins w:id="1008" w:author="Author">
        <w:r w:rsidR="00FA65ED" w:rsidRPr="00885116">
          <w:rPr>
            <w:rFonts w:ascii="Verdana" w:hAnsi="Verdana" w:cs="Arial"/>
            <w:lang w:val="en-US"/>
            <w:rPrChange w:id="1009" w:author="Author">
              <w:rPr>
                <w:lang w:val="en-US"/>
              </w:rPr>
            </w:rPrChange>
          </w:rPr>
          <w:t>Adhoc Report-Cube_SWE_SOAR_MonthYear</w:t>
        </w:r>
      </w:ins>
      <w:r w:rsidRPr="00885116">
        <w:rPr>
          <w:rFonts w:ascii="Verdana" w:hAnsi="Verdana" w:cs="Arial"/>
          <w:lang w:val="en-US"/>
          <w:rPrChange w:id="1010" w:author="Author">
            <w:rPr>
              <w:lang w:val="en-US"/>
            </w:rPr>
          </w:rPrChange>
        </w:rPr>
        <w:t xml:space="preserve"> </w:t>
      </w:r>
      <w:ins w:id="1011" w:author="Author">
        <w:r w:rsidR="00725DDC">
          <w:rPr>
            <w:rFonts w:ascii="Verdana" w:hAnsi="Verdana" w:cs="Arial"/>
            <w:lang w:val="en-US"/>
          </w:rPr>
          <w:t xml:space="preserve">-&gt; </w:t>
        </w:r>
      </w:ins>
      <w:del w:id="1012" w:author="Author">
        <w:r w:rsidRPr="00885116" w:rsidDel="00725DDC">
          <w:rPr>
            <w:rFonts w:ascii="Verdana" w:hAnsi="Verdana" w:cs="Arial"/>
            <w:lang w:val="en-US"/>
            <w:rPrChange w:id="1013" w:author="Author">
              <w:rPr>
                <w:lang w:val="en-US"/>
              </w:rPr>
            </w:rPrChange>
          </w:rPr>
          <w:delText>f</w:delText>
        </w:r>
      </w:del>
      <w:ins w:id="1014" w:author="Author">
        <w:r w:rsidR="00725DDC">
          <w:rPr>
            <w:rFonts w:ascii="Verdana" w:hAnsi="Verdana" w:cs="Arial"/>
            <w:lang w:val="en-US"/>
          </w:rPr>
          <w:t>F</w:t>
        </w:r>
      </w:ins>
      <w:r w:rsidRPr="00885116">
        <w:rPr>
          <w:rFonts w:ascii="Verdana" w:hAnsi="Verdana" w:cs="Arial"/>
          <w:lang w:val="en-US"/>
          <w:rPrChange w:id="1015" w:author="Author">
            <w:rPr>
              <w:lang w:val="en-US"/>
            </w:rPr>
          </w:rPrChange>
        </w:rPr>
        <w:t>or Sweden</w:t>
      </w:r>
      <w:ins w:id="1016" w:author="Author">
        <w:r w:rsidR="00725DDC">
          <w:rPr>
            <w:rFonts w:ascii="Verdana" w:hAnsi="Verdana" w:cs="Arial"/>
            <w:lang w:val="en-US"/>
          </w:rPr>
          <w:t xml:space="preserve"> HUB Iteration 2 (Europe Recipients) ONLY</w:t>
        </w:r>
      </w:ins>
    </w:p>
    <w:p w14:paraId="4E615DB7" w14:textId="25C2280A" w:rsidR="00FA65ED" w:rsidRPr="00885116" w:rsidRDefault="00FA65ED">
      <w:pPr>
        <w:pStyle w:val="ListParagraph"/>
        <w:numPr>
          <w:ilvl w:val="0"/>
          <w:numId w:val="107"/>
        </w:numPr>
        <w:rPr>
          <w:rFonts w:ascii="Verdana" w:hAnsi="Verdana" w:cs="Arial"/>
          <w:lang w:val="en-US"/>
          <w:rPrChange w:id="1017" w:author="Author">
            <w:rPr>
              <w:lang w:val="en-US"/>
            </w:rPr>
          </w:rPrChange>
        </w:rPr>
        <w:pPrChange w:id="1018" w:author="Author">
          <w:pPr>
            <w:pStyle w:val="ListParagraph"/>
            <w:numPr>
              <w:numId w:val="84"/>
            </w:numPr>
            <w:ind w:left="1080" w:hanging="360"/>
          </w:pPr>
        </w:pPrChange>
      </w:pPr>
      <w:ins w:id="1019" w:author="Author">
        <w:r w:rsidRPr="00FA65ED">
          <w:rPr>
            <w:rFonts w:ascii="Verdana" w:hAnsi="Verdana" w:cs="Arial"/>
            <w:lang w:val="en-US"/>
          </w:rPr>
          <w:t>Adhoc Report-Cube_</w:t>
        </w:r>
        <w:r>
          <w:rPr>
            <w:rFonts w:ascii="Verdana" w:hAnsi="Verdana" w:cs="Arial"/>
            <w:lang w:val="en-US"/>
          </w:rPr>
          <w:t>ICON</w:t>
        </w:r>
        <w:r w:rsidRPr="00FA65ED">
          <w:rPr>
            <w:rFonts w:ascii="Verdana" w:hAnsi="Verdana" w:cs="Arial"/>
            <w:lang w:val="en-US"/>
          </w:rPr>
          <w:t>_SOAR_</w:t>
        </w:r>
        <w:r>
          <w:rPr>
            <w:rFonts w:ascii="Verdana" w:hAnsi="Verdana" w:cs="Arial"/>
            <w:lang w:val="en-US"/>
          </w:rPr>
          <w:t xml:space="preserve">MonthYear </w:t>
        </w:r>
        <w:r w:rsidR="00725DDC">
          <w:rPr>
            <w:rFonts w:ascii="Verdana" w:hAnsi="Verdana" w:cs="Arial"/>
            <w:lang w:val="en-US"/>
          </w:rPr>
          <w:t xml:space="preserve">-&gt; For </w:t>
        </w:r>
        <w:del w:id="1020" w:author="Author">
          <w:r w:rsidDel="00725DDC">
            <w:rPr>
              <w:rFonts w:ascii="Verdana" w:hAnsi="Verdana" w:cs="Arial"/>
              <w:lang w:val="en-US"/>
            </w:rPr>
            <w:delText xml:space="preserve">for </w:delText>
          </w:r>
        </w:del>
        <w:r>
          <w:rPr>
            <w:rFonts w:ascii="Verdana" w:hAnsi="Verdana" w:cs="Arial"/>
            <w:lang w:val="en-US"/>
          </w:rPr>
          <w:t>ICON</w:t>
        </w:r>
        <w:r w:rsidR="00725DDC">
          <w:rPr>
            <w:rFonts w:ascii="Verdana" w:hAnsi="Verdana" w:cs="Arial"/>
            <w:lang w:val="en-US"/>
          </w:rPr>
          <w:t xml:space="preserve"> HUB Iteration 2 (Europe Recipients) ONLY</w:t>
        </w:r>
      </w:ins>
    </w:p>
    <w:p w14:paraId="15F0E132" w14:textId="017A81E3" w:rsidR="00DE3F17" w:rsidRPr="00885116" w:rsidRDefault="00DE3F17" w:rsidP="003D2A04">
      <w:pPr>
        <w:pStyle w:val="ListParagraph"/>
        <w:numPr>
          <w:ilvl w:val="0"/>
          <w:numId w:val="84"/>
        </w:numPr>
        <w:rPr>
          <w:ins w:id="1021" w:author="Author"/>
          <w:rFonts w:ascii="Verdana" w:hAnsi="Verdana" w:cs="Arial"/>
          <w:lang w:val="en-US"/>
          <w:rPrChange w:id="1022" w:author="Author">
            <w:rPr>
              <w:ins w:id="1023" w:author="Author"/>
              <w:rFonts w:eastAsia="Times New Roman"/>
            </w:rPr>
          </w:rPrChange>
        </w:rPr>
      </w:pPr>
      <w:r>
        <w:rPr>
          <w:rFonts w:ascii="Verdana" w:hAnsi="Verdana" w:cs="Arial"/>
          <w:lang w:val="en-US"/>
        </w:rPr>
        <w:t>‘</w:t>
      </w:r>
      <w:ins w:id="1024" w:author="Author">
        <w:del w:id="1025" w:author="Author">
          <w:r w:rsidR="00485354" w:rsidRPr="00485354" w:rsidDel="002F53C6">
            <w:rPr>
              <w:rFonts w:ascii="Verdana" w:hAnsi="Verdana" w:cs="Arial"/>
              <w:lang w:val="en-US"/>
            </w:rPr>
            <w:delText>2019_</w:delText>
          </w:r>
        </w:del>
        <w:r w:rsidR="00485354" w:rsidRPr="00485354">
          <w:rPr>
            <w:rFonts w:ascii="Verdana" w:hAnsi="Verdana" w:cs="Arial"/>
            <w:lang w:val="en-US"/>
          </w:rPr>
          <w:t>Teaching_Hospital_List_MASTER</w:t>
        </w:r>
        <w:r w:rsidR="00485354">
          <w:rPr>
            <w:rFonts w:ascii="Verdana" w:hAnsi="Verdana" w:cs="Arial"/>
            <w:lang w:val="en-US"/>
          </w:rPr>
          <w:t xml:space="preserve">’ </w:t>
        </w:r>
      </w:ins>
      <w:del w:id="1026" w:author="Author">
        <w:r w:rsidR="003D2A04" w:rsidRPr="003D2A04" w:rsidDel="00485354">
          <w:rPr>
            <w:rFonts w:ascii="Verdana" w:hAnsi="Verdana" w:cs="Arial"/>
            <w:lang w:val="en-US"/>
          </w:rPr>
          <w:delText>2019-Reporting-Cycle-Teaching-Hospital-List</w:delText>
        </w:r>
        <w:r w:rsidR="003D2A04" w:rsidDel="00485354">
          <w:rPr>
            <w:rFonts w:ascii="Verdana" w:hAnsi="Verdana" w:cs="Arial"/>
            <w:lang w:val="en-US"/>
          </w:rPr>
          <w:delText>’</w:delText>
        </w:r>
      </w:del>
      <w:r w:rsidR="00633A7F">
        <w:rPr>
          <w:rFonts w:ascii="Verdana" w:hAnsi="Verdana" w:cs="Arial"/>
          <w:lang w:val="en-US"/>
        </w:rPr>
        <w:t xml:space="preserve">– </w:t>
      </w:r>
      <w:ins w:id="1027" w:author="Author">
        <w:r w:rsidR="00FA65ED">
          <w:rPr>
            <w:rFonts w:eastAsia="Times New Roman"/>
          </w:rPr>
          <w:t>APPLICABLE for NAM HUB Iteration 1 only (i.e. US recipients)</w:t>
        </w:r>
      </w:ins>
      <w:del w:id="1028" w:author="Author">
        <w:r w:rsidR="00633A7F" w:rsidDel="00FA65ED">
          <w:rPr>
            <w:rFonts w:ascii="Verdana" w:hAnsi="Verdana" w:cs="Arial"/>
            <w:lang w:val="en-US"/>
          </w:rPr>
          <w:delText>for NAM</w:delText>
        </w:r>
      </w:del>
    </w:p>
    <w:p w14:paraId="53D584D5" w14:textId="53519945" w:rsidR="00885116" w:rsidRPr="00DE3F17" w:rsidRDefault="00885116" w:rsidP="003D2A04">
      <w:pPr>
        <w:pStyle w:val="ListParagraph"/>
        <w:numPr>
          <w:ilvl w:val="0"/>
          <w:numId w:val="84"/>
        </w:numPr>
        <w:rPr>
          <w:rFonts w:ascii="Verdana" w:hAnsi="Verdana" w:cs="Arial"/>
          <w:lang w:val="en-US"/>
        </w:rPr>
      </w:pPr>
      <w:ins w:id="1029" w:author="Author">
        <w:r w:rsidRPr="00885116">
          <w:rPr>
            <w:rFonts w:ascii="Verdana" w:hAnsi="Verdana" w:cs="Arial"/>
            <w:lang w:val="en-US"/>
          </w:rPr>
          <w:t>Management Unit Dictionary_MASTER</w:t>
        </w:r>
        <w:r>
          <w:rPr>
            <w:rFonts w:ascii="Verdana" w:hAnsi="Verdana" w:cs="Arial"/>
            <w:lang w:val="en-US"/>
          </w:rPr>
          <w:t xml:space="preserve"> – for all HUBs (NAM, SWE, UK) and Iterations</w:t>
        </w:r>
      </w:ins>
    </w:p>
    <w:p w14:paraId="54FBF276" w14:textId="77777777" w:rsidR="0052414C" w:rsidRPr="006E7300" w:rsidRDefault="0052414C" w:rsidP="0052414C">
      <w:pPr>
        <w:rPr>
          <w:rFonts w:ascii="Verdana" w:hAnsi="Verdana" w:cs="Arial"/>
          <w:lang w:val="en-US"/>
        </w:rPr>
      </w:pPr>
      <w:r w:rsidRPr="006E7300">
        <w:rPr>
          <w:rFonts w:ascii="Verdana" w:hAnsi="Verdana" w:cs="Arial"/>
          <w:lang w:val="en-US"/>
        </w:rPr>
        <w:t>Outputs</w:t>
      </w:r>
    </w:p>
    <w:p w14:paraId="609174A7" w14:textId="6796C1CB" w:rsidR="0052414C" w:rsidRPr="00A4198A" w:rsidRDefault="00C4595B" w:rsidP="0052414C">
      <w:pPr>
        <w:pStyle w:val="ListParagraph"/>
        <w:numPr>
          <w:ilvl w:val="0"/>
          <w:numId w:val="24"/>
        </w:numPr>
        <w:rPr>
          <w:ins w:id="1030" w:author="Author"/>
          <w:rFonts w:ascii="Verdana" w:hAnsi="Verdana" w:cs="Arial"/>
          <w:lang w:val="en-US"/>
          <w:rPrChange w:id="1031" w:author="Author">
            <w:rPr>
              <w:ins w:id="1032" w:author="Author"/>
              <w:rFonts w:ascii="Verdana" w:hAnsi="Verdana" w:cs="Arial"/>
            </w:rPr>
          </w:rPrChange>
        </w:rPr>
      </w:pPr>
      <w:r>
        <w:rPr>
          <w:rFonts w:ascii="Verdana" w:hAnsi="Verdana" w:cs="Arial"/>
          <w:lang w:val="en-US"/>
        </w:rPr>
        <w:t>9</w:t>
      </w:r>
      <w:ins w:id="1033" w:author="Author">
        <w:del w:id="1034" w:author="Author">
          <w:r w:rsidR="0052414C" w:rsidDel="00E41207">
            <w:rPr>
              <w:rFonts w:ascii="Verdana" w:hAnsi="Verdana" w:cs="Arial"/>
              <w:lang w:val="en-US"/>
            </w:rPr>
            <w:delText>4</w:delText>
          </w:r>
        </w:del>
      </w:ins>
      <w:del w:id="1035" w:author="Author">
        <w:r w:rsidR="0052414C" w:rsidRPr="006E7300" w:rsidDel="00EE79C2">
          <w:rPr>
            <w:rFonts w:ascii="Verdana" w:hAnsi="Verdana" w:cs="Arial"/>
            <w:lang w:val="en-US"/>
          </w:rPr>
          <w:delText>5</w:delText>
        </w:r>
      </w:del>
      <w:r w:rsidR="0052414C" w:rsidRPr="006E7300">
        <w:rPr>
          <w:rFonts w:ascii="Verdana" w:hAnsi="Verdana" w:cs="Arial"/>
          <w:lang w:val="en-US"/>
        </w:rPr>
        <w:t xml:space="preserve"> Excel Spreadsheets</w:t>
      </w:r>
      <w:del w:id="1036" w:author="Author">
        <w:r w:rsidR="0052414C" w:rsidRPr="006E7300" w:rsidDel="00582E9B">
          <w:rPr>
            <w:rFonts w:ascii="Verdana" w:hAnsi="Verdana" w:cs="Arial"/>
            <w:lang w:val="en-US"/>
          </w:rPr>
          <w:delText>:</w:delText>
        </w:r>
      </w:del>
      <w:r w:rsidR="0052414C" w:rsidRPr="006E7300">
        <w:rPr>
          <w:rFonts w:ascii="Verdana" w:hAnsi="Verdana" w:cs="Arial"/>
          <w:lang w:val="en-US"/>
        </w:rPr>
        <w:t xml:space="preserve"> </w:t>
      </w:r>
      <w:r w:rsidR="0052414C" w:rsidRPr="006E7300">
        <w:rPr>
          <w:rFonts w:ascii="Verdana" w:hAnsi="Verdana" w:cs="Arial"/>
        </w:rPr>
        <w:t>populated with supplemental data and relevant transactions marked for the analyst review uploaded to the</w:t>
      </w:r>
      <w:r w:rsidR="0052414C">
        <w:rPr>
          <w:rFonts w:ascii="Verdana" w:hAnsi="Verdana" w:cs="Arial"/>
        </w:rPr>
        <w:t xml:space="preserve"> Shared Path folder</w:t>
      </w:r>
      <w:ins w:id="1037" w:author="Author">
        <w:r w:rsidR="007F72FD">
          <w:rPr>
            <w:rFonts w:ascii="Verdana" w:hAnsi="Verdana" w:cs="Arial"/>
          </w:rPr>
          <w:t>:</w:t>
        </w:r>
      </w:ins>
      <w:del w:id="1038" w:author="Author">
        <w:r w:rsidR="0052414C" w:rsidDel="007F72FD">
          <w:rPr>
            <w:rFonts w:ascii="Verdana" w:hAnsi="Verdana" w:cs="Arial"/>
          </w:rPr>
          <w:delText>.</w:delText>
        </w:r>
      </w:del>
    </w:p>
    <w:p w14:paraId="1D95770B" w14:textId="42F5D1F0" w:rsidR="007F72FD" w:rsidRDefault="007F72FD" w:rsidP="00A4198A">
      <w:pPr>
        <w:pStyle w:val="ListParagraph"/>
        <w:numPr>
          <w:ilvl w:val="0"/>
          <w:numId w:val="140"/>
        </w:numPr>
        <w:rPr>
          <w:ins w:id="1039" w:author="Author"/>
          <w:rFonts w:ascii="Verdana" w:hAnsi="Verdana" w:cs="Arial"/>
          <w:lang w:val="en-US"/>
        </w:rPr>
      </w:pPr>
      <w:ins w:id="1040" w:author="Author">
        <w:r w:rsidRPr="007F72FD">
          <w:rPr>
            <w:rFonts w:ascii="Verdana" w:hAnsi="Verdana" w:cs="Arial"/>
            <w:lang w:val="en-US"/>
          </w:rPr>
          <w:t>NAM_AMERICAS_</w:t>
        </w:r>
        <w:r>
          <w:rPr>
            <w:rFonts w:ascii="Verdana" w:hAnsi="Verdana" w:cs="Arial"/>
            <w:lang w:val="en-US"/>
          </w:rPr>
          <w:t>Month</w:t>
        </w:r>
        <w:r w:rsidRPr="007F72FD">
          <w:rPr>
            <w:rFonts w:ascii="Verdana" w:hAnsi="Verdana" w:cs="Arial"/>
            <w:lang w:val="en-US"/>
          </w:rPr>
          <w:t>_</w:t>
        </w:r>
        <w:r>
          <w:rPr>
            <w:rFonts w:ascii="Verdana" w:hAnsi="Verdana" w:cs="Arial"/>
            <w:lang w:val="en-US"/>
          </w:rPr>
          <w:t>Year</w:t>
        </w:r>
        <w:r w:rsidRPr="007F72FD">
          <w:rPr>
            <w:rFonts w:ascii="Verdana" w:hAnsi="Verdana" w:cs="Arial"/>
            <w:lang w:val="en-US"/>
          </w:rPr>
          <w:t>_CSR_Assignments</w:t>
        </w:r>
      </w:ins>
    </w:p>
    <w:p w14:paraId="47120E3B" w14:textId="64F1A590" w:rsidR="007F72FD" w:rsidRPr="00A4198A" w:rsidRDefault="007F72FD" w:rsidP="00A4198A">
      <w:pPr>
        <w:pStyle w:val="ListParagraph"/>
        <w:numPr>
          <w:ilvl w:val="0"/>
          <w:numId w:val="140"/>
        </w:numPr>
        <w:rPr>
          <w:ins w:id="1041" w:author="Author"/>
          <w:rFonts w:ascii="Verdana" w:hAnsi="Verdana" w:cs="Arial"/>
          <w:lang w:val="en-US"/>
          <w:rPrChange w:id="1042" w:author="Author">
            <w:rPr>
              <w:ins w:id="1043" w:author="Author"/>
            </w:rPr>
          </w:rPrChange>
        </w:rPr>
      </w:pPr>
      <w:ins w:id="1044" w:author="Author">
        <w:r>
          <w:t>NAM_EUROPE_Month_Year_CSR_Assignments</w:t>
        </w:r>
      </w:ins>
    </w:p>
    <w:p w14:paraId="23434D6D" w14:textId="2C0A211E" w:rsidR="007F72FD" w:rsidRPr="00A4198A" w:rsidRDefault="007F72FD" w:rsidP="00A4198A">
      <w:pPr>
        <w:pStyle w:val="ListParagraph"/>
        <w:numPr>
          <w:ilvl w:val="0"/>
          <w:numId w:val="140"/>
        </w:numPr>
        <w:rPr>
          <w:ins w:id="1045" w:author="Author"/>
          <w:rFonts w:ascii="Verdana" w:hAnsi="Verdana" w:cs="Arial"/>
          <w:lang w:val="en-US"/>
          <w:rPrChange w:id="1046" w:author="Author">
            <w:rPr>
              <w:ins w:id="1047" w:author="Author"/>
            </w:rPr>
          </w:rPrChange>
        </w:rPr>
      </w:pPr>
      <w:ins w:id="1048" w:author="Author">
        <w:r>
          <w:t>NAM_ROW_Month_Year_CSR_Assignments</w:t>
        </w:r>
      </w:ins>
    </w:p>
    <w:p w14:paraId="1BA53E10" w14:textId="3F420969" w:rsidR="007F72FD" w:rsidRPr="00A4198A" w:rsidRDefault="007F72FD" w:rsidP="00A4198A">
      <w:pPr>
        <w:pStyle w:val="ListParagraph"/>
        <w:numPr>
          <w:ilvl w:val="0"/>
          <w:numId w:val="140"/>
        </w:numPr>
        <w:rPr>
          <w:ins w:id="1049" w:author="Author"/>
          <w:rFonts w:ascii="Verdana" w:hAnsi="Verdana" w:cs="Arial"/>
          <w:lang w:val="en-US"/>
          <w:rPrChange w:id="1050" w:author="Author">
            <w:rPr>
              <w:ins w:id="1051" w:author="Author"/>
            </w:rPr>
          </w:rPrChange>
        </w:rPr>
      </w:pPr>
      <w:ins w:id="1052" w:author="Author">
        <w:r>
          <w:t>ICON_AMERICAS_Month_Year_CSR_Assignments</w:t>
        </w:r>
      </w:ins>
    </w:p>
    <w:p w14:paraId="2DF3BAF9" w14:textId="636FDA62" w:rsidR="007F72FD" w:rsidRPr="00A4198A" w:rsidRDefault="007F72FD" w:rsidP="00A4198A">
      <w:pPr>
        <w:pStyle w:val="ListParagraph"/>
        <w:numPr>
          <w:ilvl w:val="0"/>
          <w:numId w:val="140"/>
        </w:numPr>
        <w:rPr>
          <w:ins w:id="1053" w:author="Author"/>
          <w:rFonts w:ascii="Verdana" w:hAnsi="Verdana" w:cs="Arial"/>
          <w:lang w:val="en-US"/>
          <w:rPrChange w:id="1054" w:author="Author">
            <w:rPr>
              <w:ins w:id="1055" w:author="Author"/>
            </w:rPr>
          </w:rPrChange>
        </w:rPr>
      </w:pPr>
      <w:ins w:id="1056" w:author="Author">
        <w:r>
          <w:t>ICON_EUROPE_Month_Year_CSR_Assignments</w:t>
        </w:r>
      </w:ins>
    </w:p>
    <w:p w14:paraId="183ABF7C" w14:textId="599C1471" w:rsidR="007F72FD" w:rsidRPr="00C81876" w:rsidRDefault="007F72FD" w:rsidP="00A4198A">
      <w:pPr>
        <w:pStyle w:val="ListParagraph"/>
        <w:numPr>
          <w:ilvl w:val="0"/>
          <w:numId w:val="140"/>
        </w:numPr>
        <w:rPr>
          <w:ins w:id="1057" w:author="Author"/>
          <w:rFonts w:ascii="Verdana" w:hAnsi="Verdana" w:cs="Arial"/>
          <w:lang w:val="en-US"/>
        </w:rPr>
      </w:pPr>
      <w:ins w:id="1058" w:author="Author">
        <w:r>
          <w:t>ICON_ROW_Month_Year_CSR_Assignments</w:t>
        </w:r>
      </w:ins>
    </w:p>
    <w:p w14:paraId="5519C841" w14:textId="0D126A2B" w:rsidR="007F72FD" w:rsidRPr="00A4198A" w:rsidRDefault="007F72FD" w:rsidP="00A4198A">
      <w:pPr>
        <w:pStyle w:val="ListParagraph"/>
        <w:numPr>
          <w:ilvl w:val="0"/>
          <w:numId w:val="140"/>
        </w:numPr>
        <w:rPr>
          <w:ins w:id="1059" w:author="Author"/>
          <w:rFonts w:ascii="Verdana" w:hAnsi="Verdana" w:cs="Arial"/>
          <w:lang w:val="en-US"/>
          <w:rPrChange w:id="1060" w:author="Author">
            <w:rPr>
              <w:ins w:id="1061" w:author="Author"/>
            </w:rPr>
          </w:rPrChange>
        </w:rPr>
      </w:pPr>
      <w:ins w:id="1062" w:author="Author">
        <w:r>
          <w:t>SE_AMERICAS_Month_Year_CSR_Assignments</w:t>
        </w:r>
      </w:ins>
    </w:p>
    <w:p w14:paraId="3BDDE8DF" w14:textId="62C20575" w:rsidR="007F72FD" w:rsidRPr="00973073" w:rsidRDefault="007F72FD" w:rsidP="007F72FD">
      <w:pPr>
        <w:pStyle w:val="ListParagraph"/>
        <w:numPr>
          <w:ilvl w:val="0"/>
          <w:numId w:val="140"/>
        </w:numPr>
        <w:rPr>
          <w:ins w:id="1063" w:author="Author"/>
          <w:rFonts w:ascii="Verdana" w:hAnsi="Verdana" w:cs="Arial"/>
          <w:lang w:val="en-US"/>
        </w:rPr>
      </w:pPr>
      <w:ins w:id="1064" w:author="Author">
        <w:r>
          <w:t>SE_EUROPE_Month_Year_CSR_Assignments</w:t>
        </w:r>
      </w:ins>
    </w:p>
    <w:p w14:paraId="4B3B988A" w14:textId="7AF621B8" w:rsidR="007F72FD" w:rsidRPr="00973073" w:rsidRDefault="007F72FD" w:rsidP="007F72FD">
      <w:pPr>
        <w:pStyle w:val="ListParagraph"/>
        <w:numPr>
          <w:ilvl w:val="0"/>
          <w:numId w:val="140"/>
        </w:numPr>
        <w:rPr>
          <w:ins w:id="1065" w:author="Author"/>
          <w:rFonts w:ascii="Verdana" w:hAnsi="Verdana" w:cs="Arial"/>
          <w:lang w:val="en-US"/>
        </w:rPr>
      </w:pPr>
      <w:ins w:id="1066" w:author="Author">
        <w:r>
          <w:t>SE_ROW_Month_Year_CSR_Assignments</w:t>
        </w:r>
      </w:ins>
    </w:p>
    <w:p w14:paraId="167FB20A" w14:textId="77777777" w:rsidR="007F72FD" w:rsidRPr="00973073" w:rsidRDefault="007F72FD">
      <w:pPr>
        <w:pStyle w:val="ListParagraph"/>
        <w:ind w:left="1440"/>
        <w:rPr>
          <w:rFonts w:ascii="Verdana" w:hAnsi="Verdana" w:cs="Arial"/>
          <w:lang w:val="en-US"/>
        </w:rPr>
        <w:pPrChange w:id="1067" w:author="Author">
          <w:pPr>
            <w:pStyle w:val="ListParagraph"/>
            <w:numPr>
              <w:numId w:val="24"/>
            </w:numPr>
            <w:ind w:hanging="360"/>
          </w:pPr>
        </w:pPrChange>
      </w:pPr>
    </w:p>
    <w:p w14:paraId="47351810" w14:textId="77777777" w:rsidR="00973073" w:rsidRPr="006E7300" w:rsidRDefault="00973073" w:rsidP="0052414C">
      <w:pPr>
        <w:pStyle w:val="ListParagraph"/>
        <w:numPr>
          <w:ilvl w:val="0"/>
          <w:numId w:val="24"/>
        </w:numPr>
        <w:rPr>
          <w:rFonts w:ascii="Verdana" w:hAnsi="Verdana" w:cs="Arial"/>
          <w:lang w:val="en-US"/>
        </w:rPr>
      </w:pPr>
      <w:r>
        <w:rPr>
          <w:rFonts w:ascii="Verdana" w:hAnsi="Verdana" w:cs="Arial"/>
        </w:rPr>
        <w:t>Notification emails containing the business exceptions</w:t>
      </w:r>
    </w:p>
    <w:p w14:paraId="5AE8FF25" w14:textId="77777777" w:rsidR="0052414C" w:rsidRPr="001900CE" w:rsidRDefault="0052414C" w:rsidP="0052414C">
      <w:pPr>
        <w:pStyle w:val="ListParagraph"/>
        <w:numPr>
          <w:ilvl w:val="0"/>
          <w:numId w:val="24"/>
        </w:numPr>
        <w:rPr>
          <w:ins w:id="1068" w:author="Author"/>
          <w:rFonts w:ascii="Verdana" w:hAnsi="Verdana" w:cs="Arial"/>
          <w:lang w:val="en-US"/>
          <w:rPrChange w:id="1069" w:author="Author">
            <w:rPr>
              <w:ins w:id="1070" w:author="Author"/>
              <w:rFonts w:ascii="Verdana" w:hAnsi="Verdana" w:cs="Arial"/>
            </w:rPr>
          </w:rPrChange>
        </w:rPr>
      </w:pPr>
      <w:r w:rsidRPr="006E7300">
        <w:rPr>
          <w:rFonts w:ascii="Verdana" w:hAnsi="Verdana" w:cs="Arial"/>
        </w:rPr>
        <w:t>Notification email sent to business</w:t>
      </w:r>
      <w:r w:rsidR="00973073">
        <w:rPr>
          <w:rFonts w:ascii="Verdana" w:hAnsi="Verdana" w:cs="Arial"/>
        </w:rPr>
        <w:t xml:space="preserve"> when process is completed</w:t>
      </w:r>
    </w:p>
    <w:p w14:paraId="37910668" w14:textId="77777777" w:rsidR="0052414C" w:rsidRPr="001900CE" w:rsidRDefault="0052414C" w:rsidP="0052414C">
      <w:pPr>
        <w:pStyle w:val="Heading2"/>
        <w:rPr>
          <w:ins w:id="1071" w:author="Author"/>
          <w:rFonts w:ascii="Verdana" w:hAnsi="Verdana" w:cs="Arial"/>
          <w:lang w:val="en-US"/>
          <w:rPrChange w:id="1072" w:author="Author">
            <w:rPr>
              <w:ins w:id="1073" w:author="Author"/>
              <w:rFonts w:cs="Arial"/>
              <w:lang w:val="en-US"/>
            </w:rPr>
          </w:rPrChange>
        </w:rPr>
      </w:pPr>
      <w:bookmarkStart w:id="1074" w:name="_Toc536467571"/>
      <w:bookmarkStart w:id="1075" w:name="_Toc2842455"/>
      <w:bookmarkStart w:id="1076" w:name="_Toc17306885"/>
      <w:bookmarkStart w:id="1077" w:name="_Hlk3191156"/>
      <w:ins w:id="1078" w:author="Author">
        <w:r w:rsidRPr="001900CE">
          <w:rPr>
            <w:rFonts w:ascii="Verdana" w:hAnsi="Verdana" w:cs="Arial"/>
            <w:lang w:val="en-US"/>
            <w:rPrChange w:id="1079" w:author="Author">
              <w:rPr>
                <w:rFonts w:cs="Arial"/>
                <w:lang w:val="en-US"/>
              </w:rPr>
            </w:rPrChange>
          </w:rPr>
          <w:t>2.7. Dependencies</w:t>
        </w:r>
        <w:bookmarkEnd w:id="1074"/>
        <w:bookmarkEnd w:id="1075"/>
        <w:bookmarkEnd w:id="1076"/>
      </w:ins>
    </w:p>
    <w:bookmarkEnd w:id="1077"/>
    <w:p w14:paraId="51AFA70F" w14:textId="77777777" w:rsidR="0052414C" w:rsidRDefault="0052414C" w:rsidP="0052414C">
      <w:pPr>
        <w:pStyle w:val="ListParagraph"/>
        <w:numPr>
          <w:ilvl w:val="0"/>
          <w:numId w:val="25"/>
        </w:numPr>
        <w:rPr>
          <w:rFonts w:ascii="Verdana" w:hAnsi="Verdana"/>
          <w:lang w:val="en-US"/>
        </w:rPr>
      </w:pPr>
      <w:ins w:id="1080" w:author="Author">
        <w:r>
          <w:rPr>
            <w:rFonts w:ascii="Verdana" w:hAnsi="Verdana"/>
            <w:lang w:val="en-US"/>
          </w:rPr>
          <w:t>Mapping files</w:t>
        </w:r>
      </w:ins>
      <w:r>
        <w:rPr>
          <w:rFonts w:ascii="Verdana" w:hAnsi="Verdana"/>
          <w:lang w:val="en-US"/>
        </w:rPr>
        <w:t xml:space="preserve"> and Vendor Dictionaries</w:t>
      </w:r>
      <w:ins w:id="1081" w:author="Author">
        <w:r>
          <w:rPr>
            <w:rFonts w:ascii="Verdana" w:hAnsi="Verdana"/>
            <w:lang w:val="en-US"/>
          </w:rPr>
          <w:t xml:space="preserve"> need to be prepared and maintained before robot starts the process</w:t>
        </w:r>
      </w:ins>
    </w:p>
    <w:p w14:paraId="5AA8DE23" w14:textId="093B3676" w:rsidR="0052414C" w:rsidRDefault="0052414C" w:rsidP="0052414C">
      <w:pPr>
        <w:pStyle w:val="ListParagraph"/>
        <w:numPr>
          <w:ilvl w:val="0"/>
          <w:numId w:val="25"/>
        </w:numPr>
        <w:rPr>
          <w:ins w:id="1082" w:author="Author"/>
          <w:rFonts w:ascii="Verdana" w:hAnsi="Verdana"/>
          <w:lang w:val="en-US"/>
        </w:rPr>
      </w:pPr>
      <w:r>
        <w:rPr>
          <w:rFonts w:ascii="Verdana" w:hAnsi="Verdana"/>
          <w:lang w:val="en-US"/>
        </w:rPr>
        <w:t>Global Template created and saved in internal memory (My Docs) for use in the reporting preparation process</w:t>
      </w:r>
    </w:p>
    <w:p w14:paraId="38B1BA24" w14:textId="77D28103" w:rsidR="00EE2409" w:rsidRPr="007E2239" w:rsidRDefault="0048605F" w:rsidP="00EE2409">
      <w:pPr>
        <w:pStyle w:val="ListParagraph"/>
        <w:numPr>
          <w:ilvl w:val="0"/>
          <w:numId w:val="25"/>
        </w:numPr>
        <w:rPr>
          <w:ins w:id="1083" w:author="Author"/>
          <w:rFonts w:ascii="Verdana" w:hAnsi="Verdana"/>
          <w:lang w:val="en-US"/>
        </w:rPr>
      </w:pPr>
      <w:ins w:id="1084" w:author="Author">
        <w:r>
          <w:rPr>
            <w:rFonts w:ascii="Verdana" w:hAnsi="Verdana"/>
            <w:lang w:val="en-US"/>
          </w:rPr>
          <w:lastRenderedPageBreak/>
          <w:t>VLOOKUP</w:t>
        </w:r>
        <w:r w:rsidR="00EE2409">
          <w:rPr>
            <w:rFonts w:ascii="Verdana" w:hAnsi="Verdana"/>
            <w:lang w:val="en-US"/>
          </w:rPr>
          <w:t xml:space="preserve"> in the mapping tables and dictionaries </w:t>
        </w:r>
        <w:r w:rsidR="00EE2409" w:rsidRPr="006E7300">
          <w:rPr>
            <w:rFonts w:ascii="Verdana" w:hAnsi="Verdana"/>
            <w:lang w:val="en-US"/>
          </w:rPr>
          <w:t>-&gt;</w:t>
        </w:r>
        <w:r w:rsidR="00EE2409">
          <w:rPr>
            <w:rFonts w:ascii="Verdana" w:hAnsi="Verdana"/>
            <w:lang w:val="en-US"/>
          </w:rPr>
          <w:t xml:space="preserve"> If the columns position will be changed in the mapping tables and dictionaries, the </w:t>
        </w:r>
        <w:r>
          <w:rPr>
            <w:rFonts w:ascii="Verdana" w:hAnsi="Verdana"/>
            <w:lang w:val="en-US"/>
          </w:rPr>
          <w:t>VLOOKUP</w:t>
        </w:r>
        <w:r w:rsidR="00EE2409">
          <w:rPr>
            <w:rFonts w:ascii="Verdana" w:hAnsi="Verdana"/>
            <w:lang w:val="en-US"/>
          </w:rPr>
          <w:t xml:space="preserve"> function will return incorrect values</w:t>
        </w:r>
        <w:r>
          <w:rPr>
            <w:rFonts w:ascii="Verdana" w:hAnsi="Verdana"/>
            <w:lang w:val="en-US"/>
          </w:rPr>
          <w:t xml:space="preserve"> or the lookup values will not be found at all.</w:t>
        </w:r>
      </w:ins>
    </w:p>
    <w:p w14:paraId="3FA504B0" w14:textId="153EC7A1" w:rsidR="00EE2409" w:rsidRPr="006E7300" w:rsidDel="00EE2409" w:rsidRDefault="00EE2409">
      <w:pPr>
        <w:pStyle w:val="ListParagraph"/>
        <w:rPr>
          <w:ins w:id="1085" w:author="Author"/>
          <w:del w:id="1086" w:author="Author"/>
          <w:rFonts w:ascii="Verdana" w:hAnsi="Verdana"/>
          <w:lang w:val="en-US"/>
        </w:rPr>
        <w:pPrChange w:id="1087" w:author="Author">
          <w:pPr>
            <w:pStyle w:val="ListParagraph"/>
            <w:numPr>
              <w:numId w:val="25"/>
            </w:numPr>
            <w:ind w:hanging="360"/>
          </w:pPr>
        </w:pPrChange>
      </w:pPr>
    </w:p>
    <w:p w14:paraId="1B5ECFF1" w14:textId="77777777" w:rsidR="0052414C" w:rsidRPr="001900CE" w:rsidRDefault="0052414C">
      <w:pPr>
        <w:rPr>
          <w:rFonts w:ascii="Verdana" w:hAnsi="Verdana" w:cs="Arial"/>
          <w:lang w:val="en-US"/>
          <w:rPrChange w:id="1088" w:author="Author">
            <w:rPr>
              <w:lang w:val="en-US"/>
            </w:rPr>
          </w:rPrChange>
        </w:rPr>
        <w:pPrChange w:id="1089" w:author="Author">
          <w:pPr>
            <w:pStyle w:val="ListParagraph"/>
            <w:numPr>
              <w:numId w:val="5"/>
            </w:numPr>
            <w:ind w:hanging="360"/>
          </w:pPr>
        </w:pPrChange>
      </w:pPr>
    </w:p>
    <w:p w14:paraId="1F5C0142" w14:textId="77777777" w:rsidR="0052414C" w:rsidRPr="006E7300" w:rsidRDefault="0052414C" w:rsidP="0052414C">
      <w:pPr>
        <w:pStyle w:val="Heading2"/>
        <w:rPr>
          <w:rFonts w:ascii="Verdana" w:hAnsi="Verdana" w:cs="Arial"/>
          <w:lang w:val="en-US"/>
        </w:rPr>
      </w:pPr>
      <w:bookmarkStart w:id="1090" w:name="_Toc2842456"/>
      <w:bookmarkStart w:id="1091" w:name="_Toc17306886"/>
      <w:r w:rsidRPr="006E7300">
        <w:rPr>
          <w:rFonts w:ascii="Verdana" w:hAnsi="Verdana" w:cs="Arial"/>
          <w:lang w:val="en-US"/>
        </w:rPr>
        <w:t>2.</w:t>
      </w:r>
      <w:ins w:id="1092" w:author="Author">
        <w:r>
          <w:rPr>
            <w:rFonts w:ascii="Verdana" w:hAnsi="Verdana" w:cs="Arial"/>
            <w:lang w:val="en-US"/>
          </w:rPr>
          <w:t>8</w:t>
        </w:r>
      </w:ins>
      <w:del w:id="1093" w:author="Author">
        <w:r w:rsidRPr="006E7300" w:rsidDel="001900CE">
          <w:rPr>
            <w:rFonts w:ascii="Verdana" w:hAnsi="Verdana" w:cs="Arial"/>
            <w:lang w:val="en-US"/>
          </w:rPr>
          <w:delText>7</w:delText>
        </w:r>
      </w:del>
      <w:r w:rsidRPr="006E7300">
        <w:rPr>
          <w:rFonts w:ascii="Verdana" w:hAnsi="Verdana" w:cs="Arial"/>
          <w:lang w:val="en-US"/>
        </w:rPr>
        <w:t>. Service level agreements</w:t>
      </w:r>
      <w:bookmarkEnd w:id="1090"/>
      <w:bookmarkEnd w:id="1091"/>
    </w:p>
    <w:p w14:paraId="27A8F700" w14:textId="77777777" w:rsidR="0052414C" w:rsidRPr="006E7300" w:rsidRDefault="0052414C" w:rsidP="0052414C">
      <w:pPr>
        <w:pStyle w:val="ListParagraph"/>
        <w:numPr>
          <w:ilvl w:val="0"/>
          <w:numId w:val="25"/>
        </w:numPr>
        <w:rPr>
          <w:rFonts w:ascii="Verdana" w:hAnsi="Verdana"/>
          <w:lang w:val="en-US"/>
        </w:rPr>
      </w:pPr>
      <w:r w:rsidRPr="006E7300">
        <w:rPr>
          <w:rFonts w:ascii="Verdana" w:hAnsi="Verdana" w:cs="Arial"/>
        </w:rPr>
        <w:t>Must be completed in accordance with compliance requirements</w:t>
      </w:r>
    </w:p>
    <w:p w14:paraId="1818936B" w14:textId="77777777" w:rsidR="00C1118A" w:rsidRPr="00300937" w:rsidRDefault="0052414C" w:rsidP="00C1118A">
      <w:pPr>
        <w:pStyle w:val="ListParagraph"/>
        <w:numPr>
          <w:ilvl w:val="0"/>
          <w:numId w:val="25"/>
        </w:numPr>
        <w:rPr>
          <w:rFonts w:ascii="Verdana" w:hAnsi="Verdana"/>
          <w:lang w:val="en-US"/>
        </w:rPr>
        <w:sectPr w:rsidR="00C1118A" w:rsidRPr="00300937" w:rsidSect="000F672E">
          <w:footerReference w:type="default" r:id="rId11"/>
          <w:footerReference w:type="first" r:id="rId12"/>
          <w:pgSz w:w="16838" w:h="11906" w:orient="landscape"/>
          <w:pgMar w:top="1440" w:right="1440" w:bottom="1440" w:left="1440" w:header="720" w:footer="720" w:gutter="0"/>
          <w:cols w:space="720"/>
          <w:titlePg/>
          <w:docGrid w:linePitch="360"/>
        </w:sectPr>
      </w:pPr>
      <w:r w:rsidRPr="006E7300">
        <w:rPr>
          <w:rFonts w:ascii="Verdana" w:hAnsi="Verdana"/>
          <w:lang w:val="en-US"/>
        </w:rPr>
        <w:t>P</w:t>
      </w:r>
      <w:r>
        <w:rPr>
          <w:rFonts w:ascii="Verdana" w:hAnsi="Verdana"/>
          <w:lang w:val="en-US"/>
        </w:rPr>
        <w:t>rocess will be performed o</w:t>
      </w:r>
      <w:r w:rsidRPr="006E7300">
        <w:rPr>
          <w:rFonts w:ascii="Verdana" w:hAnsi="Verdana"/>
          <w:lang w:val="en-US"/>
        </w:rPr>
        <w:t xml:space="preserve">n the </w:t>
      </w:r>
      <w:r w:rsidR="004D41DD">
        <w:rPr>
          <w:rFonts w:ascii="Verdana" w:hAnsi="Verdana"/>
          <w:lang w:val="en-US"/>
        </w:rPr>
        <w:t>4th</w:t>
      </w:r>
      <w:r>
        <w:rPr>
          <w:rFonts w:ascii="Verdana" w:hAnsi="Verdana"/>
          <w:lang w:val="en-US"/>
        </w:rPr>
        <w:t xml:space="preserve"> working day</w:t>
      </w:r>
      <w:r w:rsidRPr="006E7300">
        <w:rPr>
          <w:rFonts w:ascii="Verdana" w:hAnsi="Verdana"/>
          <w:lang w:val="en-US"/>
        </w:rPr>
        <w:t xml:space="preserve"> of the </w:t>
      </w:r>
      <w:r>
        <w:rPr>
          <w:rFonts w:ascii="Verdana" w:hAnsi="Verdana"/>
          <w:lang w:val="en-US"/>
        </w:rPr>
        <w:t xml:space="preserve">month </w:t>
      </w:r>
      <w:r w:rsidR="00F41AD2">
        <w:rPr>
          <w:rFonts w:ascii="Verdana" w:hAnsi="Verdana"/>
          <w:lang w:val="en-US"/>
        </w:rPr>
        <w:t>for</w:t>
      </w:r>
      <w:r>
        <w:rPr>
          <w:rFonts w:ascii="Verdana" w:hAnsi="Verdana"/>
          <w:lang w:val="en-US"/>
        </w:rPr>
        <w:t xml:space="preserve"> the</w:t>
      </w:r>
      <w:r w:rsidRPr="006E7300">
        <w:rPr>
          <w:rFonts w:ascii="Verdana" w:hAnsi="Verdana"/>
          <w:lang w:val="en-US"/>
        </w:rPr>
        <w:t xml:space="preserve"> previous </w:t>
      </w:r>
      <w:r>
        <w:rPr>
          <w:rFonts w:ascii="Verdana" w:hAnsi="Verdana"/>
          <w:lang w:val="en-US"/>
        </w:rPr>
        <w:t>month</w:t>
      </w:r>
    </w:p>
    <w:p w14:paraId="01DC303D" w14:textId="77777777" w:rsidR="00C1118A" w:rsidRDefault="00C1118A" w:rsidP="00C1118A">
      <w:pPr>
        <w:pStyle w:val="Heading1"/>
        <w:rPr>
          <w:lang w:val="en-US"/>
        </w:rPr>
      </w:pPr>
      <w:bookmarkStart w:id="1094" w:name="_Toc17306887"/>
      <w:r>
        <w:rPr>
          <w:lang w:val="en-US"/>
        </w:rPr>
        <w:lastRenderedPageBreak/>
        <w:t>3.</w:t>
      </w:r>
      <w:r w:rsidR="00096235" w:rsidRPr="00231D74">
        <w:rPr>
          <w:lang w:val="en-US"/>
        </w:rPr>
        <w:t xml:space="preserve"> </w:t>
      </w:r>
      <w:r w:rsidR="00096235">
        <w:rPr>
          <w:lang w:val="en-US"/>
        </w:rPr>
        <w:t xml:space="preserve">Detailed </w:t>
      </w:r>
      <w:r w:rsidR="0053373E">
        <w:rPr>
          <w:lang w:val="en-US"/>
        </w:rPr>
        <w:t xml:space="preserve">Process </w:t>
      </w:r>
      <w:r>
        <w:rPr>
          <w:lang w:val="en-US"/>
        </w:rPr>
        <w:t>Design</w:t>
      </w:r>
      <w:bookmarkEnd w:id="1094"/>
      <w:r w:rsidR="0053373E">
        <w:rPr>
          <w:lang w:val="en-US"/>
        </w:rPr>
        <w:t xml:space="preserve"> </w:t>
      </w:r>
    </w:p>
    <w:p w14:paraId="773348C2" w14:textId="77777777" w:rsidR="00C1118A" w:rsidRDefault="00C1118A" w:rsidP="00C1118A">
      <w:pPr>
        <w:rPr>
          <w:rFonts w:cs="Arial"/>
          <w:lang w:val="en-US"/>
        </w:rPr>
      </w:pPr>
      <w:r>
        <w:rPr>
          <w:lang w:val="en-US"/>
        </w:rPr>
        <w:t>This section describes the detailed Process Design</w:t>
      </w:r>
      <w:r>
        <w:rPr>
          <w:rFonts w:cs="Arial"/>
          <w:lang w:val="en-US"/>
        </w:rPr>
        <w:t>.</w:t>
      </w:r>
    </w:p>
    <w:p w14:paraId="057B27F4" w14:textId="77777777" w:rsidR="00096235" w:rsidRPr="00C1118A" w:rsidRDefault="00C1118A" w:rsidP="00C1118A">
      <w:pPr>
        <w:pStyle w:val="Heading2"/>
      </w:pPr>
      <w:bookmarkStart w:id="1095" w:name="_Toc17306888"/>
      <w:r>
        <w:t xml:space="preserve">3.1 </w:t>
      </w:r>
      <w:r w:rsidR="0053373E" w:rsidRPr="00C1118A">
        <w:t>Work Instructions</w:t>
      </w:r>
      <w:bookmarkEnd w:id="1095"/>
      <w:r w:rsidR="00096235" w:rsidRPr="00C1118A">
        <w:t xml:space="preserve"> </w:t>
      </w:r>
    </w:p>
    <w:p w14:paraId="60B86E37" w14:textId="77777777" w:rsidR="001F7CAC" w:rsidRDefault="001F7CAC" w:rsidP="001F7CAC">
      <w:pPr>
        <w:rPr>
          <w:rFonts w:cs="Arial"/>
          <w:b/>
          <w:color w:val="000000" w:themeColor="text1"/>
          <w:sz w:val="18"/>
          <w:szCs w:val="18"/>
          <w:lang w:val="en-US"/>
        </w:rPr>
      </w:pPr>
      <w:r>
        <w:rPr>
          <w:rFonts w:cs="Arial"/>
          <w:b/>
          <w:color w:val="000000" w:themeColor="text1"/>
          <w:sz w:val="18"/>
          <w:szCs w:val="18"/>
          <w:lang w:val="en-US"/>
        </w:rPr>
        <w:t>*Color code:</w:t>
      </w:r>
    </w:p>
    <w:p w14:paraId="1E692520" w14:textId="77777777" w:rsidR="001F7CAC" w:rsidRDefault="001F7CAC" w:rsidP="001F7CAC">
      <w:pPr>
        <w:rPr>
          <w:rFonts w:ascii="Verdana" w:hAnsi="Verdana" w:cs="Arial"/>
          <w:color w:val="70AD47" w:themeColor="accent6"/>
          <w:sz w:val="18"/>
          <w:szCs w:val="18"/>
          <w:lang w:val="en-US"/>
        </w:rPr>
      </w:pPr>
      <w:r>
        <w:rPr>
          <w:rFonts w:ascii="Verdana" w:hAnsi="Verdana" w:cs="Arial"/>
          <w:color w:val="70AD47" w:themeColor="accent6"/>
          <w:sz w:val="18"/>
          <w:szCs w:val="18"/>
          <w:lang w:val="en-US"/>
        </w:rPr>
        <w:t xml:space="preserve">Green – steps </w:t>
      </w:r>
      <w:r w:rsidR="00300937">
        <w:rPr>
          <w:rFonts w:ascii="Verdana" w:hAnsi="Verdana" w:cs="Arial"/>
          <w:color w:val="70AD47" w:themeColor="accent6"/>
          <w:sz w:val="18"/>
          <w:szCs w:val="18"/>
          <w:lang w:val="en-US"/>
        </w:rPr>
        <w:t>applicable only for Iteration 1</w:t>
      </w:r>
    </w:p>
    <w:p w14:paraId="42C1FABE" w14:textId="77777777" w:rsidR="001F7CAC" w:rsidRPr="00300937" w:rsidRDefault="001F7CAC" w:rsidP="001F7CAC">
      <w:pPr>
        <w:rPr>
          <w:rFonts w:ascii="Verdana" w:hAnsi="Verdana" w:cs="Arial"/>
          <w:color w:val="0070C0"/>
          <w:sz w:val="18"/>
          <w:szCs w:val="18"/>
          <w:lang w:val="en-US"/>
        </w:rPr>
      </w:pPr>
      <w:r>
        <w:rPr>
          <w:rFonts w:ascii="Verdana" w:hAnsi="Verdana" w:cs="Arial"/>
          <w:color w:val="0070C0"/>
          <w:sz w:val="18"/>
          <w:szCs w:val="18"/>
          <w:lang w:val="en-US"/>
        </w:rPr>
        <w:t xml:space="preserve">Blue – steps </w:t>
      </w:r>
      <w:r w:rsidR="00300937">
        <w:rPr>
          <w:rFonts w:ascii="Verdana" w:hAnsi="Verdana" w:cs="Arial"/>
          <w:color w:val="0070C0"/>
          <w:sz w:val="18"/>
          <w:szCs w:val="18"/>
          <w:lang w:val="en-US"/>
        </w:rPr>
        <w:t>applicable only for Iteration 2</w:t>
      </w:r>
    </w:p>
    <w:p w14:paraId="26BD14C1" w14:textId="77777777" w:rsidR="001F7CAC" w:rsidRDefault="001F7CAC" w:rsidP="001F7CAC">
      <w:pPr>
        <w:rPr>
          <w:rFonts w:ascii="Verdana" w:hAnsi="Verdana" w:cs="Arial"/>
          <w:color w:val="7030A0"/>
          <w:sz w:val="18"/>
          <w:szCs w:val="18"/>
          <w:lang w:val="en-US"/>
        </w:rPr>
      </w:pPr>
      <w:r>
        <w:rPr>
          <w:rFonts w:ascii="Verdana" w:hAnsi="Verdana" w:cs="Arial"/>
          <w:color w:val="7030A0"/>
          <w:sz w:val="18"/>
          <w:szCs w:val="18"/>
          <w:lang w:val="en-US"/>
        </w:rPr>
        <w:t xml:space="preserve">Purple – steps </w:t>
      </w:r>
      <w:r w:rsidR="00300937">
        <w:rPr>
          <w:rFonts w:ascii="Verdana" w:hAnsi="Verdana" w:cs="Arial"/>
          <w:color w:val="7030A0"/>
          <w:sz w:val="18"/>
          <w:szCs w:val="18"/>
          <w:lang w:val="en-US"/>
        </w:rPr>
        <w:t>applicable only for Iteration 3</w:t>
      </w:r>
    </w:p>
    <w:p w14:paraId="3ED1FFC3" w14:textId="2B703815" w:rsidR="00C27DB4" w:rsidRDefault="00300937" w:rsidP="001F7CAC">
      <w:pPr>
        <w:rPr>
          <w:ins w:id="1096" w:author="Author"/>
          <w:rFonts w:ascii="Verdana" w:hAnsi="Verdana" w:cs="Arial"/>
          <w:sz w:val="18"/>
          <w:szCs w:val="18"/>
          <w:lang w:val="en-US"/>
        </w:rPr>
      </w:pPr>
      <w:r>
        <w:rPr>
          <w:rFonts w:ascii="Verdana" w:hAnsi="Verdana" w:cs="Arial"/>
          <w:sz w:val="18"/>
          <w:szCs w:val="18"/>
          <w:lang w:val="en-US"/>
        </w:rPr>
        <w:t>Bl</w:t>
      </w:r>
      <w:r w:rsidR="00644CAA">
        <w:rPr>
          <w:rFonts w:ascii="Verdana" w:hAnsi="Verdana" w:cs="Arial"/>
          <w:sz w:val="18"/>
          <w:szCs w:val="18"/>
          <w:lang w:val="en-US"/>
        </w:rPr>
        <w:t>a</w:t>
      </w:r>
      <w:r w:rsidR="00EC3765">
        <w:rPr>
          <w:rFonts w:ascii="Verdana" w:hAnsi="Verdana" w:cs="Arial"/>
          <w:sz w:val="18"/>
          <w:szCs w:val="18"/>
          <w:lang w:val="en-US"/>
        </w:rPr>
        <w:t>c</w:t>
      </w:r>
      <w:r w:rsidR="00EC3765" w:rsidRPr="00F733DB">
        <w:rPr>
          <w:rFonts w:ascii="Verdana" w:hAnsi="Verdana" w:cs="Arial"/>
          <w:sz w:val="18"/>
          <w:szCs w:val="18"/>
          <w:lang w:val="en-US"/>
        </w:rPr>
        <w:t>k</w:t>
      </w:r>
      <w:r w:rsidR="001F7CAC" w:rsidRPr="00F733DB">
        <w:rPr>
          <w:rFonts w:ascii="Verdana" w:hAnsi="Verdana" w:cs="Arial"/>
          <w:sz w:val="18"/>
          <w:szCs w:val="18"/>
          <w:lang w:val="en-US"/>
        </w:rPr>
        <w:t>– steps applicable for all iterations</w:t>
      </w:r>
    </w:p>
    <w:p w14:paraId="0B244A49" w14:textId="314FAD62" w:rsidR="00A031F8" w:rsidRPr="00A031F8" w:rsidRDefault="00A031F8" w:rsidP="001F7CAC">
      <w:pPr>
        <w:rPr>
          <w:color w:val="FF0000"/>
          <w:lang w:val="en-US"/>
          <w:rPrChange w:id="1097" w:author="Author">
            <w:rPr>
              <w:lang w:val="en-US"/>
            </w:rPr>
          </w:rPrChange>
        </w:rPr>
      </w:pPr>
      <w:ins w:id="1098" w:author="Author">
        <w:r w:rsidRPr="00A031F8">
          <w:rPr>
            <w:rFonts w:ascii="Verdana" w:hAnsi="Verdana" w:cs="Arial"/>
            <w:color w:val="FF0000"/>
            <w:sz w:val="18"/>
            <w:szCs w:val="18"/>
            <w:lang w:val="en-US"/>
            <w:rPrChange w:id="1099" w:author="Author">
              <w:rPr>
                <w:rFonts w:ascii="Verdana" w:hAnsi="Verdana" w:cs="Arial"/>
                <w:sz w:val="18"/>
                <w:szCs w:val="18"/>
                <w:lang w:val="en-US"/>
              </w:rPr>
            </w:rPrChange>
          </w:rPr>
          <w:t>Red - updates</w:t>
        </w:r>
      </w:ins>
    </w:p>
    <w:tbl>
      <w:tblPr>
        <w:tblStyle w:val="TableGrid"/>
        <w:tblW w:w="19302" w:type="dxa"/>
        <w:tblInd w:w="-572" w:type="dxa"/>
        <w:tblLayout w:type="fixed"/>
        <w:tblLook w:val="04A0" w:firstRow="1" w:lastRow="0" w:firstColumn="1" w:lastColumn="0" w:noHBand="0" w:noVBand="1"/>
      </w:tblPr>
      <w:tblGrid>
        <w:gridCol w:w="1843"/>
        <w:gridCol w:w="5103"/>
        <w:gridCol w:w="1418"/>
        <w:gridCol w:w="10938"/>
      </w:tblGrid>
      <w:tr w:rsidR="000F672E" w:rsidRPr="005335B1" w14:paraId="06A2D0A0" w14:textId="77777777" w:rsidTr="00FA4F51">
        <w:trPr>
          <w:cantSplit/>
          <w:trHeight w:val="20"/>
          <w:tblHeader/>
        </w:trPr>
        <w:tc>
          <w:tcPr>
            <w:tcW w:w="1843" w:type="dxa"/>
            <w:shd w:val="clear" w:color="auto" w:fill="000000" w:themeFill="text1"/>
          </w:tcPr>
          <w:p w14:paraId="194DB8E7" w14:textId="77777777" w:rsidR="00C1118A" w:rsidRPr="005335B1" w:rsidRDefault="00C1118A" w:rsidP="00DA4947">
            <w:pPr>
              <w:rPr>
                <w:rFonts w:cs="Arial"/>
                <w:b/>
                <w:color w:val="FFFFFF" w:themeColor="background1"/>
                <w:sz w:val="18"/>
                <w:szCs w:val="18"/>
                <w:lang w:val="en-US"/>
              </w:rPr>
            </w:pPr>
          </w:p>
        </w:tc>
        <w:tc>
          <w:tcPr>
            <w:tcW w:w="5103" w:type="dxa"/>
            <w:shd w:val="clear" w:color="auto" w:fill="000000" w:themeFill="text1"/>
          </w:tcPr>
          <w:p w14:paraId="55BB4052" w14:textId="77777777" w:rsidR="00C1118A" w:rsidRPr="005335B1" w:rsidRDefault="00C1118A" w:rsidP="00DA4947">
            <w:pPr>
              <w:rPr>
                <w:rFonts w:cs="Arial"/>
                <w:b/>
                <w:color w:val="FFFFFF" w:themeColor="background1"/>
                <w:sz w:val="18"/>
                <w:szCs w:val="18"/>
                <w:lang w:val="en-US"/>
              </w:rPr>
            </w:pPr>
            <w:r w:rsidRPr="005335B1">
              <w:rPr>
                <w:rFonts w:cs="Arial"/>
                <w:b/>
                <w:color w:val="FFFFFF" w:themeColor="background1"/>
                <w:sz w:val="18"/>
                <w:szCs w:val="18"/>
                <w:lang w:val="en-US"/>
              </w:rPr>
              <w:t xml:space="preserve">Process Description </w:t>
            </w:r>
          </w:p>
        </w:tc>
        <w:tc>
          <w:tcPr>
            <w:tcW w:w="1418" w:type="dxa"/>
            <w:shd w:val="clear" w:color="auto" w:fill="000000" w:themeFill="text1"/>
          </w:tcPr>
          <w:p w14:paraId="0B9F71CB" w14:textId="77777777" w:rsidR="00C1118A" w:rsidRPr="005335B1" w:rsidRDefault="00C1118A" w:rsidP="00DA4947">
            <w:pPr>
              <w:rPr>
                <w:rFonts w:cs="Arial"/>
                <w:b/>
                <w:color w:val="FFFFFF" w:themeColor="background1"/>
                <w:sz w:val="18"/>
                <w:szCs w:val="18"/>
                <w:lang w:val="en-US"/>
              </w:rPr>
            </w:pPr>
            <w:r w:rsidRPr="005335B1">
              <w:rPr>
                <w:rFonts w:cs="Arial"/>
                <w:b/>
                <w:color w:val="FFFFFF" w:themeColor="background1"/>
                <w:sz w:val="18"/>
                <w:szCs w:val="18"/>
                <w:lang w:val="en-US"/>
              </w:rPr>
              <w:t xml:space="preserve">Business rule / exceptions </w:t>
            </w:r>
          </w:p>
        </w:tc>
        <w:tc>
          <w:tcPr>
            <w:tcW w:w="10938" w:type="dxa"/>
            <w:shd w:val="clear" w:color="auto" w:fill="000000" w:themeFill="text1"/>
          </w:tcPr>
          <w:p w14:paraId="7EDD30B7" w14:textId="77777777" w:rsidR="00C1118A" w:rsidRPr="005335B1" w:rsidRDefault="00C1118A" w:rsidP="00DA4947">
            <w:pPr>
              <w:rPr>
                <w:rFonts w:cs="Arial"/>
                <w:b/>
                <w:color w:val="FFFFFF" w:themeColor="background1"/>
                <w:sz w:val="18"/>
                <w:szCs w:val="18"/>
                <w:lang w:val="en-US"/>
              </w:rPr>
            </w:pPr>
            <w:r w:rsidRPr="005335B1">
              <w:rPr>
                <w:rFonts w:cs="Arial"/>
                <w:b/>
                <w:color w:val="FFFFFF" w:themeColor="background1"/>
                <w:sz w:val="18"/>
                <w:szCs w:val="18"/>
                <w:lang w:val="en-US"/>
              </w:rPr>
              <w:t>Screenshot</w:t>
            </w:r>
            <w:r>
              <w:rPr>
                <w:rFonts w:cs="Arial"/>
                <w:b/>
                <w:color w:val="FFFFFF" w:themeColor="background1"/>
                <w:sz w:val="18"/>
                <w:szCs w:val="18"/>
                <w:lang w:val="en-US"/>
              </w:rPr>
              <w:t xml:space="preserve"> of Step</w:t>
            </w:r>
          </w:p>
        </w:tc>
      </w:tr>
      <w:tr w:rsidR="000F672E" w:rsidRPr="005335B1" w14:paraId="0939D7F0" w14:textId="77777777" w:rsidTr="00FA4F51">
        <w:trPr>
          <w:cantSplit/>
          <w:trHeight w:val="20"/>
        </w:trPr>
        <w:tc>
          <w:tcPr>
            <w:tcW w:w="1843" w:type="dxa"/>
          </w:tcPr>
          <w:p w14:paraId="2F2A2C38" w14:textId="77777777" w:rsidR="00C1118A" w:rsidRPr="000F672E" w:rsidRDefault="000F672E" w:rsidP="00DA4947">
            <w:pPr>
              <w:rPr>
                <w:rFonts w:cs="Arial"/>
                <w:b/>
                <w:sz w:val="18"/>
                <w:szCs w:val="18"/>
                <w:lang w:val="en-US"/>
              </w:rPr>
            </w:pPr>
            <w:r w:rsidRPr="000F672E">
              <w:rPr>
                <w:rFonts w:cs="Arial"/>
                <w:b/>
                <w:sz w:val="18"/>
                <w:szCs w:val="18"/>
                <w:lang w:val="en-US"/>
              </w:rPr>
              <w:lastRenderedPageBreak/>
              <w:t xml:space="preserve">3.1.1 Start </w:t>
            </w:r>
            <w:r w:rsidR="009C0200">
              <w:rPr>
                <w:rFonts w:cs="Arial"/>
                <w:b/>
                <w:sz w:val="18"/>
                <w:szCs w:val="18"/>
                <w:lang w:val="en-US"/>
              </w:rPr>
              <w:t xml:space="preserve">the </w:t>
            </w:r>
            <w:r w:rsidRPr="000F672E">
              <w:rPr>
                <w:rFonts w:cs="Arial"/>
                <w:b/>
                <w:sz w:val="18"/>
                <w:szCs w:val="18"/>
                <w:lang w:val="en-US"/>
              </w:rPr>
              <w:t xml:space="preserve">Process </w:t>
            </w:r>
          </w:p>
        </w:tc>
        <w:tc>
          <w:tcPr>
            <w:tcW w:w="5103" w:type="dxa"/>
          </w:tcPr>
          <w:p w14:paraId="7FEF2C9E" w14:textId="77777777" w:rsidR="000F672E" w:rsidRPr="000F672E" w:rsidRDefault="000F672E" w:rsidP="000F672E">
            <w:pPr>
              <w:pStyle w:val="steptext"/>
              <w:rPr>
                <w:rFonts w:ascii="Verdana" w:eastAsiaTheme="minorHAnsi" w:hAnsi="Verdana" w:cs="Arial"/>
                <w:b/>
                <w:color w:val="000000" w:themeColor="text1"/>
                <w:sz w:val="18"/>
                <w:szCs w:val="18"/>
              </w:rPr>
            </w:pPr>
            <w:r w:rsidRPr="000F672E">
              <w:rPr>
                <w:rFonts w:ascii="Verdana" w:eastAsiaTheme="minorHAnsi" w:hAnsi="Verdana" w:cs="Arial"/>
                <w:b/>
                <w:color w:val="000000" w:themeColor="text1"/>
                <w:sz w:val="18"/>
                <w:szCs w:val="18"/>
              </w:rPr>
              <w:t xml:space="preserve">Start Process – Input </w:t>
            </w:r>
          </w:p>
          <w:p w14:paraId="158FA628" w14:textId="77777777" w:rsidR="000F672E" w:rsidRPr="000F672E" w:rsidRDefault="000F672E" w:rsidP="000F672E">
            <w:pPr>
              <w:pStyle w:val="steptext"/>
              <w:rPr>
                <w:rFonts w:ascii="Verdana" w:eastAsiaTheme="minorHAnsi" w:hAnsi="Verdana" w:cs="Arial"/>
                <w:b/>
                <w:color w:val="000000" w:themeColor="text1"/>
                <w:sz w:val="18"/>
                <w:szCs w:val="18"/>
              </w:rPr>
            </w:pPr>
          </w:p>
          <w:p w14:paraId="42E610A4" w14:textId="77777777" w:rsidR="000F672E" w:rsidRPr="000F672E" w:rsidRDefault="000F672E" w:rsidP="000F672E">
            <w:pPr>
              <w:pStyle w:val="BodyText"/>
              <w:rPr>
                <w:lang w:val="en-US"/>
              </w:rPr>
            </w:pPr>
            <w:r w:rsidRPr="000F672E">
              <w:rPr>
                <w:lang w:val="en-US"/>
              </w:rPr>
              <w:t>The Bot w</w:t>
            </w:r>
            <w:r w:rsidR="00D076F5">
              <w:rPr>
                <w:lang w:val="en-US"/>
              </w:rPr>
              <w:t>ill be scheduled to run on the 4th</w:t>
            </w:r>
            <w:r w:rsidRPr="000F672E">
              <w:rPr>
                <w:lang w:val="en-US"/>
              </w:rPr>
              <w:t xml:space="preserve"> business day of the month</w:t>
            </w:r>
          </w:p>
          <w:p w14:paraId="0F1941B1" w14:textId="77777777" w:rsidR="000F672E" w:rsidRPr="000F672E" w:rsidRDefault="000F672E" w:rsidP="000F672E">
            <w:pPr>
              <w:pStyle w:val="BodyText"/>
              <w:numPr>
                <w:ilvl w:val="0"/>
                <w:numId w:val="26"/>
              </w:numPr>
              <w:rPr>
                <w:lang w:val="en-US"/>
              </w:rPr>
            </w:pPr>
            <w:r w:rsidRPr="000F672E">
              <w:rPr>
                <w:lang w:val="en-US"/>
              </w:rPr>
              <w:t xml:space="preserve">Go to the shared path location using link </w:t>
            </w:r>
            <w:hyperlink r:id="rId13" w:history="1">
              <w:r w:rsidRPr="000F672E">
                <w:rPr>
                  <w:rStyle w:val="Hyperlink"/>
                </w:rPr>
                <w:t>\\seskcifssvm01\EUGG_RPA\HUB\DownloadStage</w:t>
              </w:r>
            </w:hyperlink>
          </w:p>
          <w:p w14:paraId="56F9DC2C" w14:textId="77777777" w:rsidR="000F672E" w:rsidRDefault="00501AC1" w:rsidP="000F672E">
            <w:pPr>
              <w:pStyle w:val="BodyText"/>
              <w:numPr>
                <w:ilvl w:val="0"/>
                <w:numId w:val="26"/>
              </w:numPr>
              <w:rPr>
                <w:lang w:val="en-US"/>
              </w:rPr>
            </w:pPr>
            <w:r>
              <w:rPr>
                <w:lang w:val="en-US"/>
              </w:rPr>
              <w:t>Check files availability</w:t>
            </w:r>
          </w:p>
          <w:p w14:paraId="4A8058A7" w14:textId="77777777" w:rsidR="00501AC1" w:rsidRDefault="00501AC1" w:rsidP="000F672E">
            <w:pPr>
              <w:pStyle w:val="BodyText"/>
              <w:numPr>
                <w:ilvl w:val="0"/>
                <w:numId w:val="26"/>
              </w:numPr>
              <w:rPr>
                <w:lang w:val="en-US"/>
              </w:rPr>
            </w:pPr>
            <w:r>
              <w:rPr>
                <w:lang w:val="en-US"/>
              </w:rPr>
              <w:t>Start process if files are available for the previous month</w:t>
            </w:r>
          </w:p>
          <w:p w14:paraId="38D5E240" w14:textId="77777777" w:rsidR="00501AC1" w:rsidRPr="00501AC1" w:rsidRDefault="00501AC1" w:rsidP="00501AC1">
            <w:pPr>
              <w:pStyle w:val="BodyText"/>
              <w:rPr>
                <w:lang w:val="en-US"/>
              </w:rPr>
            </w:pPr>
            <w:r w:rsidRPr="00501AC1">
              <w:rPr>
                <w:b/>
                <w:lang w:val="en-US"/>
              </w:rPr>
              <w:t>NOTE:</w:t>
            </w:r>
            <w:r>
              <w:rPr>
                <w:b/>
                <w:lang w:val="en-US"/>
              </w:rPr>
              <w:t xml:space="preserve"> </w:t>
            </w:r>
            <w:r>
              <w:rPr>
                <w:lang w:val="en-US"/>
              </w:rPr>
              <w:t>Robot will always process the files from the previous month. E.g: on the 4</w:t>
            </w:r>
            <w:r w:rsidRPr="00501AC1">
              <w:rPr>
                <w:vertAlign w:val="superscript"/>
                <w:lang w:val="en-US"/>
              </w:rPr>
              <w:t>th</w:t>
            </w:r>
            <w:r>
              <w:rPr>
                <w:lang w:val="en-US"/>
              </w:rPr>
              <w:t xml:space="preserve"> of September 2019</w:t>
            </w:r>
            <w:r w:rsidR="00F946C0">
              <w:rPr>
                <w:lang w:val="en-US"/>
              </w:rPr>
              <w:t xml:space="preserve"> bot will start the process for the data for the previous month August 2019.</w:t>
            </w:r>
          </w:p>
          <w:p w14:paraId="00557417" w14:textId="77777777" w:rsidR="00F946C0" w:rsidRDefault="000F672E" w:rsidP="00F946C0">
            <w:pPr>
              <w:pStyle w:val="BodyText"/>
              <w:rPr>
                <w:lang w:val="en-US"/>
              </w:rPr>
            </w:pPr>
            <w:r w:rsidRPr="000F672E">
              <w:rPr>
                <w:b/>
                <w:lang w:val="en-US"/>
              </w:rPr>
              <w:t>NOTE:</w:t>
            </w:r>
            <w:r w:rsidR="00C4595B">
              <w:rPr>
                <w:lang w:val="en-US"/>
              </w:rPr>
              <w:t xml:space="preserve"> 9</w:t>
            </w:r>
            <w:r w:rsidRPr="000F672E">
              <w:rPr>
                <w:lang w:val="en-US"/>
              </w:rPr>
              <w:t xml:space="preserve"> CSR reports </w:t>
            </w:r>
            <w:r w:rsidR="00F946C0">
              <w:rPr>
                <w:lang w:val="en-US"/>
              </w:rPr>
              <w:t>should</w:t>
            </w:r>
            <w:r w:rsidRPr="000F672E">
              <w:rPr>
                <w:lang w:val="en-US"/>
              </w:rPr>
              <w:t xml:space="preserve"> be available in the Do</w:t>
            </w:r>
            <w:r w:rsidRPr="00C4595B">
              <w:rPr>
                <w:lang w:val="en-US"/>
              </w:rPr>
              <w:t>wnload S</w:t>
            </w:r>
            <w:r w:rsidR="00C4595B" w:rsidRPr="00C4595B">
              <w:rPr>
                <w:lang w:val="en-US"/>
              </w:rPr>
              <w:t>tage folder containing NAM, UK</w:t>
            </w:r>
            <w:r w:rsidR="00501AC1" w:rsidRPr="00C4595B">
              <w:rPr>
                <w:lang w:val="en-US"/>
              </w:rPr>
              <w:t xml:space="preserve"> and </w:t>
            </w:r>
            <w:r w:rsidRPr="00C4595B">
              <w:rPr>
                <w:lang w:val="en-US"/>
              </w:rPr>
              <w:t xml:space="preserve"> </w:t>
            </w:r>
            <w:r w:rsidR="00543ED1" w:rsidRPr="00C4595B">
              <w:rPr>
                <w:lang w:val="en-US"/>
              </w:rPr>
              <w:t>Sweden</w:t>
            </w:r>
            <w:r w:rsidR="00F946C0" w:rsidRPr="00C4595B">
              <w:rPr>
                <w:lang w:val="en-US"/>
              </w:rPr>
              <w:t xml:space="preserve"> </w:t>
            </w:r>
            <w:r w:rsidR="00C4595B" w:rsidRPr="00C4595B">
              <w:rPr>
                <w:lang w:val="en-US"/>
              </w:rPr>
              <w:t>data</w:t>
            </w:r>
            <w:r w:rsidR="005C70E4">
              <w:rPr>
                <w:lang w:val="en-US"/>
              </w:rPr>
              <w:t xml:space="preserve"> as described in the Input section DD 2.6</w:t>
            </w:r>
          </w:p>
          <w:p w14:paraId="69534ABA" w14:textId="77777777" w:rsidR="00C4595B" w:rsidRDefault="00C4595B" w:rsidP="00F946C0">
            <w:pPr>
              <w:pStyle w:val="BodyText"/>
              <w:rPr>
                <w:lang w:val="en-US"/>
              </w:rPr>
            </w:pPr>
          </w:p>
          <w:p w14:paraId="3B66C080" w14:textId="77777777" w:rsidR="00501AC1" w:rsidRPr="000F672E" w:rsidRDefault="00501AC1" w:rsidP="000F672E">
            <w:pPr>
              <w:pStyle w:val="BodyText"/>
              <w:rPr>
                <w:lang w:val="en-US"/>
              </w:rPr>
            </w:pPr>
          </w:p>
          <w:p w14:paraId="6FF3CB2F" w14:textId="77777777" w:rsidR="00C1118A" w:rsidRPr="000F672E" w:rsidRDefault="00C1118A" w:rsidP="00DA4947">
            <w:pPr>
              <w:pStyle w:val="steptext"/>
              <w:rPr>
                <w:rFonts w:ascii="Arial" w:eastAsiaTheme="minorHAnsi" w:hAnsi="Arial" w:cs="Arial"/>
                <w:color w:val="000000" w:themeColor="text1"/>
                <w:sz w:val="18"/>
                <w:szCs w:val="18"/>
              </w:rPr>
            </w:pPr>
          </w:p>
        </w:tc>
        <w:tc>
          <w:tcPr>
            <w:tcW w:w="1418" w:type="dxa"/>
          </w:tcPr>
          <w:p w14:paraId="76C6BE5C" w14:textId="77777777" w:rsidR="000F672E" w:rsidRPr="000F672E" w:rsidRDefault="000F672E" w:rsidP="000F672E">
            <w:pPr>
              <w:rPr>
                <w:rFonts w:cs="Arial"/>
                <w:color w:val="000000" w:themeColor="text1"/>
                <w:sz w:val="18"/>
                <w:szCs w:val="18"/>
                <w:lang w:val="en-US"/>
              </w:rPr>
            </w:pPr>
            <w:r w:rsidRPr="000F672E">
              <w:rPr>
                <w:rFonts w:cs="Arial"/>
                <w:b/>
                <w:color w:val="000000" w:themeColor="text1"/>
                <w:sz w:val="18"/>
                <w:szCs w:val="18"/>
                <w:lang w:val="en-US"/>
              </w:rPr>
              <w:t>IF:</w:t>
            </w:r>
            <w:r w:rsidRPr="000F672E">
              <w:rPr>
                <w:rFonts w:cs="Arial"/>
                <w:color w:val="000000" w:themeColor="text1"/>
                <w:sz w:val="18"/>
                <w:szCs w:val="18"/>
                <w:lang w:val="en-US"/>
              </w:rPr>
              <w:t xml:space="preserve"> Files are not available on the shared path </w:t>
            </w:r>
            <w:r w:rsidR="00F946C0">
              <w:rPr>
                <w:rFonts w:cs="Arial"/>
                <w:color w:val="000000" w:themeColor="text1"/>
                <w:sz w:val="18"/>
                <w:szCs w:val="18"/>
                <w:lang w:val="en-US"/>
              </w:rPr>
              <w:t>for the previous month</w:t>
            </w:r>
          </w:p>
          <w:p w14:paraId="4181CC07" w14:textId="0F9B3CD4" w:rsidR="00C1118A" w:rsidRDefault="000F672E" w:rsidP="000F672E">
            <w:pPr>
              <w:rPr>
                <w:rFonts w:cs="Arial"/>
                <w:color w:val="000000" w:themeColor="text1"/>
                <w:sz w:val="18"/>
                <w:szCs w:val="18"/>
                <w:lang w:val="en-US"/>
              </w:rPr>
            </w:pPr>
            <w:r w:rsidRPr="000F672E">
              <w:rPr>
                <w:rFonts w:cs="Arial"/>
                <w:b/>
                <w:color w:val="000000" w:themeColor="text1"/>
                <w:sz w:val="18"/>
                <w:szCs w:val="18"/>
                <w:lang w:val="en-US"/>
              </w:rPr>
              <w:t>THEN:</w:t>
            </w:r>
            <w:r w:rsidRPr="000F672E">
              <w:rPr>
                <w:rFonts w:cs="Arial"/>
                <w:color w:val="000000" w:themeColor="text1"/>
                <w:sz w:val="18"/>
                <w:szCs w:val="18"/>
                <w:lang w:val="en-US"/>
              </w:rPr>
              <w:t xml:space="preserve"> Email notification will be sent to </w:t>
            </w:r>
            <w:ins w:id="1100" w:author="Author">
              <w:r w:rsidR="003F22C4">
                <w:rPr>
                  <w:rFonts w:ascii="Verdana" w:eastAsia="Times New Roman" w:hAnsi="Verdana"/>
                  <w:color w:val="000000"/>
                  <w:sz w:val="18"/>
                  <w:szCs w:val="18"/>
                </w:rPr>
                <w:fldChar w:fldCharType="begin"/>
              </w:r>
              <w:r w:rsidR="003F22C4">
                <w:rPr>
                  <w:rFonts w:ascii="Verdana" w:eastAsia="Times New Roman" w:hAnsi="Verdana"/>
                  <w:color w:val="000000"/>
                  <w:sz w:val="18"/>
                  <w:szCs w:val="18"/>
                </w:rPr>
                <w:instrText xml:space="preserve"> HYPERLINK "mailto:</w:instrText>
              </w:r>
              <w:r w:rsidR="003F22C4" w:rsidRPr="008114B9">
                <w:rPr>
                  <w:color w:val="000000"/>
                  <w:rPrChange w:id="1101" w:author="Author">
                    <w:rPr>
                      <w:rStyle w:val="Hyperlink"/>
                      <w:rFonts w:ascii="Verdana" w:eastAsia="Times New Roman" w:hAnsi="Verdana"/>
                      <w:sz w:val="18"/>
                      <w:szCs w:val="18"/>
                    </w:rPr>
                  </w:rPrChange>
                </w:rPr>
                <w:instrText>Global-Payment-Transparency@astrazeneca.com</w:instrText>
              </w:r>
              <w:r w:rsidR="003F22C4">
                <w:rPr>
                  <w:rFonts w:ascii="Verdana" w:eastAsia="Times New Roman" w:hAnsi="Verdana"/>
                  <w:color w:val="000000"/>
                  <w:sz w:val="18"/>
                  <w:szCs w:val="18"/>
                </w:rPr>
                <w:instrText xml:space="preserve">" </w:instrText>
              </w:r>
              <w:r w:rsidR="003F22C4">
                <w:rPr>
                  <w:rFonts w:ascii="Verdana" w:eastAsia="Times New Roman" w:hAnsi="Verdana"/>
                  <w:color w:val="000000"/>
                  <w:sz w:val="18"/>
                  <w:szCs w:val="18"/>
                </w:rPr>
                <w:fldChar w:fldCharType="separate"/>
              </w:r>
              <w:del w:id="1102" w:author="Author">
                <w:r w:rsidR="003F22C4" w:rsidRPr="003F22C4" w:rsidDel="003F22C4">
                  <w:rPr>
                    <w:rStyle w:val="Hyperlink"/>
                    <w:rFonts w:ascii="Verdana" w:eastAsia="Times New Roman" w:hAnsi="Verdana"/>
                    <w:sz w:val="18"/>
                    <w:szCs w:val="18"/>
                  </w:rPr>
                  <w:delText>team</w:delText>
                </w:r>
              </w:del>
              <w:r w:rsidR="003F22C4" w:rsidRPr="003F22C4">
                <w:rPr>
                  <w:rStyle w:val="Hyperlink"/>
                  <w:rFonts w:ascii="Verdana" w:eastAsia="Times New Roman" w:hAnsi="Verdana"/>
                  <w:sz w:val="18"/>
                  <w:szCs w:val="18"/>
                </w:rPr>
                <w:t>Global-Payment-Transparency@astrazeneca.com</w:t>
              </w:r>
              <w:r w:rsidR="003F22C4">
                <w:rPr>
                  <w:rFonts w:ascii="Verdana" w:eastAsia="Times New Roman" w:hAnsi="Verdana"/>
                  <w:color w:val="000000"/>
                  <w:sz w:val="18"/>
                  <w:szCs w:val="18"/>
                </w:rPr>
                <w:fldChar w:fldCharType="end"/>
              </w:r>
            </w:ins>
            <w:del w:id="1103" w:author="Author">
              <w:r w:rsidRPr="000F672E" w:rsidDel="007650DA">
                <w:rPr>
                  <w:rFonts w:cs="Arial"/>
                  <w:color w:val="000000" w:themeColor="text1"/>
                  <w:sz w:val="18"/>
                  <w:szCs w:val="18"/>
                  <w:lang w:val="en-US"/>
                </w:rPr>
                <w:delText>the Global Transparency Team</w:delText>
              </w:r>
              <w:r w:rsidR="00F946C0" w:rsidDel="007650DA">
                <w:rPr>
                  <w:rFonts w:cs="Arial"/>
                  <w:color w:val="000000" w:themeColor="text1"/>
                  <w:sz w:val="18"/>
                  <w:szCs w:val="18"/>
                  <w:lang w:val="en-US"/>
                </w:rPr>
                <w:delText xml:space="preserve"> </w:delText>
              </w:r>
            </w:del>
            <w:ins w:id="1104" w:author="Author">
              <w:r w:rsidR="007650DA">
                <w:rPr>
                  <w:rFonts w:cs="Arial"/>
                  <w:color w:val="000000" w:themeColor="text1"/>
                  <w:sz w:val="18"/>
                  <w:szCs w:val="18"/>
                  <w:lang w:val="en-US"/>
                </w:rPr>
                <w:t xml:space="preserve">,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Megan.Dalaya@astrazeneca.com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Megan.Dalaya@astrazeneca.com</w:t>
              </w:r>
              <w:r w:rsidR="007650DA">
                <w:rPr>
                  <w:rFonts w:cs="Arial"/>
                  <w:color w:val="000000" w:themeColor="text1"/>
                  <w:sz w:val="18"/>
                  <w:szCs w:val="18"/>
                  <w:lang w:val="en-US"/>
                </w:rPr>
                <w:fldChar w:fldCharType="end"/>
              </w:r>
              <w:r w:rsidR="003F22C4">
                <w:rPr>
                  <w:rFonts w:cs="Arial"/>
                  <w:color w:val="000000" w:themeColor="text1"/>
                  <w:sz w:val="18"/>
                  <w:szCs w:val="18"/>
                  <w:lang w:val="en-US"/>
                </w:rPr>
                <w:t xml:space="preserve">, </w:t>
              </w:r>
              <w:r w:rsidR="008114B9" w:rsidRPr="008114B9">
                <w:rPr>
                  <w:rFonts w:cs="Arial"/>
                  <w:color w:val="000000" w:themeColor="text1"/>
                  <w:sz w:val="18"/>
                  <w:szCs w:val="18"/>
                  <w:lang w:val="en-US"/>
                </w:rPr>
                <w:t>radoslaw.orski@astrazeneca.com</w:t>
              </w:r>
              <w:r w:rsidR="008114B9">
                <w:rPr>
                  <w:rFonts w:cs="Arial"/>
                  <w:color w:val="000000" w:themeColor="text1"/>
                  <w:sz w:val="18"/>
                  <w:szCs w:val="18"/>
                  <w:lang w:val="en-US"/>
                </w:rPr>
                <w:t>,</w:t>
              </w:r>
              <w:r w:rsidR="007650DA">
                <w:rPr>
                  <w:rFonts w:cs="Arial"/>
                  <w:color w:val="000000" w:themeColor="text1"/>
                  <w:sz w:val="18"/>
                  <w:szCs w:val="18"/>
                  <w:lang w:val="en-US"/>
                </w:rPr>
                <w:t xml:space="preserve">  and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Christine.Fernandes1@astrazeneca.com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Christine.Fernandes1@astrazeneca.com</w:t>
              </w:r>
              <w:r w:rsidR="007650DA">
                <w:rPr>
                  <w:rFonts w:cs="Arial"/>
                  <w:color w:val="000000" w:themeColor="text1"/>
                  <w:sz w:val="18"/>
                  <w:szCs w:val="18"/>
                  <w:lang w:val="en-US"/>
                </w:rPr>
                <w:fldChar w:fldCharType="end"/>
              </w:r>
              <w:r w:rsidR="007650DA">
                <w:rPr>
                  <w:rFonts w:cs="Arial"/>
                  <w:color w:val="000000" w:themeColor="text1"/>
                  <w:sz w:val="18"/>
                  <w:szCs w:val="18"/>
                  <w:lang w:val="en-US"/>
                </w:rPr>
                <w:t xml:space="preserve"> </w:t>
              </w:r>
            </w:ins>
            <w:r w:rsidR="00F946C0">
              <w:rPr>
                <w:rFonts w:cs="Arial"/>
                <w:color w:val="000000" w:themeColor="text1"/>
                <w:sz w:val="18"/>
                <w:szCs w:val="18"/>
                <w:lang w:val="en-US"/>
              </w:rPr>
              <w:t>informing that files are missing</w:t>
            </w:r>
          </w:p>
          <w:p w14:paraId="2B7D0515" w14:textId="77777777" w:rsidR="00F946C0" w:rsidRDefault="00F946C0" w:rsidP="000F672E">
            <w:pPr>
              <w:rPr>
                <w:rFonts w:cs="Arial"/>
                <w:color w:val="000000" w:themeColor="text1"/>
                <w:sz w:val="18"/>
                <w:szCs w:val="18"/>
                <w:lang w:val="en-US"/>
              </w:rPr>
            </w:pPr>
          </w:p>
          <w:p w14:paraId="7638B69D" w14:textId="59C5F537" w:rsidR="00F946C0" w:rsidRPr="000F672E" w:rsidRDefault="00F946C0" w:rsidP="00F946C0">
            <w:pPr>
              <w:rPr>
                <w:rFonts w:cs="Arial"/>
                <w:color w:val="000000" w:themeColor="text1"/>
                <w:sz w:val="18"/>
                <w:szCs w:val="18"/>
                <w:lang w:val="en-US"/>
              </w:rPr>
            </w:pPr>
            <w:r w:rsidRPr="000F672E">
              <w:rPr>
                <w:rFonts w:cs="Arial"/>
                <w:b/>
                <w:color w:val="000000" w:themeColor="text1"/>
                <w:sz w:val="18"/>
                <w:szCs w:val="18"/>
                <w:lang w:val="en-US"/>
              </w:rPr>
              <w:t>IF:</w:t>
            </w:r>
            <w:r w:rsidRPr="000F672E">
              <w:rPr>
                <w:rFonts w:cs="Arial"/>
                <w:color w:val="000000" w:themeColor="text1"/>
                <w:sz w:val="18"/>
                <w:szCs w:val="18"/>
                <w:lang w:val="en-US"/>
              </w:rPr>
              <w:t xml:space="preserve"> </w:t>
            </w:r>
            <w:r>
              <w:rPr>
                <w:rFonts w:cs="Arial"/>
                <w:color w:val="000000" w:themeColor="text1"/>
                <w:sz w:val="18"/>
                <w:szCs w:val="18"/>
                <w:lang w:val="en-US"/>
              </w:rPr>
              <w:t xml:space="preserve">Not all </w:t>
            </w:r>
            <w:ins w:id="1105" w:author="Author">
              <w:r w:rsidR="002635F5">
                <w:rPr>
                  <w:rFonts w:cs="Arial"/>
                  <w:color w:val="000000" w:themeColor="text1"/>
                  <w:sz w:val="18"/>
                  <w:szCs w:val="18"/>
                  <w:lang w:val="en-US"/>
                </w:rPr>
                <w:t xml:space="preserve">9 </w:t>
              </w:r>
            </w:ins>
            <w:del w:id="1106" w:author="Author">
              <w:r w:rsidDel="002635F5">
                <w:rPr>
                  <w:rFonts w:cs="Arial"/>
                  <w:color w:val="000000" w:themeColor="text1"/>
                  <w:sz w:val="18"/>
                  <w:szCs w:val="18"/>
                  <w:lang w:val="en-US"/>
                </w:rPr>
                <w:delText xml:space="preserve">6 </w:delText>
              </w:r>
            </w:del>
            <w:r>
              <w:rPr>
                <w:rFonts w:cs="Arial"/>
                <w:color w:val="000000" w:themeColor="text1"/>
                <w:sz w:val="18"/>
                <w:szCs w:val="18"/>
                <w:lang w:val="en-US"/>
              </w:rPr>
              <w:t>input files</w:t>
            </w:r>
            <w:r w:rsidRPr="000F672E">
              <w:rPr>
                <w:rFonts w:cs="Arial"/>
                <w:color w:val="000000" w:themeColor="text1"/>
                <w:sz w:val="18"/>
                <w:szCs w:val="18"/>
                <w:lang w:val="en-US"/>
              </w:rPr>
              <w:t xml:space="preserve"> are </w:t>
            </w:r>
            <w:del w:id="1107" w:author="Author">
              <w:r w:rsidRPr="000F672E" w:rsidDel="005D3E00">
                <w:rPr>
                  <w:rFonts w:cs="Arial"/>
                  <w:color w:val="000000" w:themeColor="text1"/>
                  <w:sz w:val="18"/>
                  <w:szCs w:val="18"/>
                  <w:lang w:val="en-US"/>
                </w:rPr>
                <w:delText xml:space="preserve">not </w:delText>
              </w:r>
            </w:del>
            <w:r w:rsidRPr="000F672E">
              <w:rPr>
                <w:rFonts w:cs="Arial"/>
                <w:color w:val="000000" w:themeColor="text1"/>
                <w:sz w:val="18"/>
                <w:szCs w:val="18"/>
                <w:lang w:val="en-US"/>
              </w:rPr>
              <w:t xml:space="preserve">available on the shared path </w:t>
            </w:r>
            <w:r>
              <w:rPr>
                <w:rFonts w:cs="Arial"/>
                <w:color w:val="000000" w:themeColor="text1"/>
                <w:sz w:val="18"/>
                <w:szCs w:val="18"/>
                <w:lang w:val="en-US"/>
              </w:rPr>
              <w:t>for the previous month</w:t>
            </w:r>
          </w:p>
          <w:p w14:paraId="78C2A9E1" w14:textId="7AEB095E" w:rsidR="00F946C0" w:rsidRPr="005335B1" w:rsidRDefault="00F946C0" w:rsidP="00F946C0">
            <w:pPr>
              <w:rPr>
                <w:rFonts w:cs="Arial"/>
                <w:i/>
                <w:color w:val="000000" w:themeColor="text1"/>
                <w:sz w:val="18"/>
                <w:szCs w:val="18"/>
                <w:lang w:val="en-US"/>
              </w:rPr>
            </w:pPr>
            <w:r w:rsidRPr="000F672E">
              <w:rPr>
                <w:rFonts w:cs="Arial"/>
                <w:b/>
                <w:color w:val="000000" w:themeColor="text1"/>
                <w:sz w:val="18"/>
                <w:szCs w:val="18"/>
                <w:lang w:val="en-US"/>
              </w:rPr>
              <w:t>THEN:</w:t>
            </w:r>
            <w:r w:rsidRPr="000F672E">
              <w:rPr>
                <w:rFonts w:cs="Arial"/>
                <w:color w:val="000000" w:themeColor="text1"/>
                <w:sz w:val="18"/>
                <w:szCs w:val="18"/>
                <w:lang w:val="en-US"/>
              </w:rPr>
              <w:t xml:space="preserve"> </w:t>
            </w:r>
            <w:r>
              <w:rPr>
                <w:rFonts w:cs="Arial"/>
                <w:color w:val="000000" w:themeColor="text1"/>
                <w:sz w:val="18"/>
                <w:szCs w:val="18"/>
                <w:lang w:val="en-US"/>
              </w:rPr>
              <w:t>Robot will start the process for the available files</w:t>
            </w:r>
            <w:r w:rsidR="00811120">
              <w:rPr>
                <w:rFonts w:cs="Arial"/>
                <w:color w:val="000000" w:themeColor="text1"/>
                <w:sz w:val="18"/>
                <w:szCs w:val="18"/>
                <w:lang w:val="en-US"/>
              </w:rPr>
              <w:t xml:space="preserve"> and send an</w:t>
            </w:r>
            <w:r>
              <w:rPr>
                <w:rFonts w:cs="Arial"/>
                <w:color w:val="000000" w:themeColor="text1"/>
                <w:sz w:val="18"/>
                <w:szCs w:val="18"/>
                <w:lang w:val="en-US"/>
              </w:rPr>
              <w:t xml:space="preserve"> </w:t>
            </w:r>
            <w:r w:rsidR="00811120">
              <w:rPr>
                <w:rFonts w:cs="Arial"/>
                <w:color w:val="000000" w:themeColor="text1"/>
                <w:sz w:val="18"/>
                <w:szCs w:val="18"/>
                <w:lang w:val="en-US"/>
              </w:rPr>
              <w:t>e</w:t>
            </w:r>
            <w:r w:rsidRPr="000F672E">
              <w:rPr>
                <w:rFonts w:cs="Arial"/>
                <w:color w:val="000000" w:themeColor="text1"/>
                <w:sz w:val="18"/>
                <w:szCs w:val="18"/>
                <w:lang w:val="en-US"/>
              </w:rPr>
              <w:t xml:space="preserve">mail notification to </w:t>
            </w:r>
            <w:ins w:id="1108" w:author="Author">
              <w:r w:rsidR="008114B9">
                <w:rPr>
                  <w:rFonts w:ascii="Verdana" w:eastAsia="Times New Roman" w:hAnsi="Verdana"/>
                  <w:color w:val="000000"/>
                  <w:sz w:val="18"/>
                  <w:szCs w:val="18"/>
                </w:rPr>
                <w:fldChar w:fldCharType="begin"/>
              </w:r>
              <w:r w:rsidR="008114B9">
                <w:rPr>
                  <w:rFonts w:ascii="Verdana" w:eastAsia="Times New Roman" w:hAnsi="Verdana"/>
                  <w:color w:val="000000"/>
                  <w:sz w:val="18"/>
                  <w:szCs w:val="18"/>
                </w:rPr>
                <w:instrText xml:space="preserve"> HYPERLINK "mailto:</w:instrText>
              </w:r>
              <w:r w:rsidR="008114B9" w:rsidRPr="008114B9">
                <w:rPr>
                  <w:color w:val="000000"/>
                  <w:rPrChange w:id="1109" w:author="Author">
                    <w:rPr>
                      <w:rStyle w:val="Hyperlink"/>
                      <w:rFonts w:ascii="Verdana" w:eastAsia="Times New Roman" w:hAnsi="Verdana"/>
                      <w:sz w:val="18"/>
                      <w:szCs w:val="18"/>
                    </w:rPr>
                  </w:rPrChange>
                </w:rPr>
                <w:instrText>Global-Payment-Transparency@astrazeneca.com</w:instrText>
              </w:r>
              <w:r w:rsidR="008114B9">
                <w:rPr>
                  <w:rFonts w:ascii="Verdana" w:eastAsia="Times New Roman" w:hAnsi="Verdana"/>
                  <w:color w:val="000000"/>
                  <w:sz w:val="18"/>
                  <w:szCs w:val="18"/>
                </w:rPr>
                <w:instrText xml:space="preserve">" </w:instrText>
              </w:r>
              <w:r w:rsidR="008114B9">
                <w:rPr>
                  <w:rFonts w:ascii="Verdana" w:eastAsia="Times New Roman" w:hAnsi="Verdana"/>
                  <w:color w:val="000000"/>
                  <w:sz w:val="18"/>
                  <w:szCs w:val="18"/>
                </w:rPr>
                <w:fldChar w:fldCharType="separate"/>
              </w:r>
              <w:del w:id="1110" w:author="Author">
                <w:r w:rsidR="008114B9" w:rsidRPr="008114B9" w:rsidDel="008114B9">
                  <w:rPr>
                    <w:rStyle w:val="Hyperlink"/>
                    <w:rFonts w:ascii="Verdana" w:eastAsia="Times New Roman" w:hAnsi="Verdana"/>
                    <w:sz w:val="18"/>
                    <w:szCs w:val="18"/>
                  </w:rPr>
                  <w:delText>team</w:delText>
                </w:r>
              </w:del>
              <w:r w:rsidR="008114B9" w:rsidRPr="008114B9">
                <w:rPr>
                  <w:rStyle w:val="Hyperlink"/>
                  <w:rFonts w:ascii="Verdana" w:eastAsia="Times New Roman" w:hAnsi="Verdana"/>
                  <w:sz w:val="18"/>
                  <w:szCs w:val="18"/>
                </w:rPr>
                <w:t>Global-</w:t>
              </w:r>
              <w:r w:rsidR="008114B9" w:rsidRPr="008114B9">
                <w:rPr>
                  <w:rStyle w:val="Hyperlink"/>
                  <w:rFonts w:ascii="Verdana" w:eastAsia="Times New Roman" w:hAnsi="Verdana"/>
                  <w:sz w:val="18"/>
                  <w:szCs w:val="18"/>
                </w:rPr>
                <w:lastRenderedPageBreak/>
                <w:t>Payment-Transparency@astrazeneca.com</w:t>
              </w:r>
              <w:r w:rsidR="008114B9">
                <w:rPr>
                  <w:rFonts w:ascii="Verdana" w:eastAsia="Times New Roman" w:hAnsi="Verdana"/>
                  <w:color w:val="000000"/>
                  <w:sz w:val="18"/>
                  <w:szCs w:val="18"/>
                </w:rPr>
                <w:fldChar w:fldCharType="end"/>
              </w:r>
              <w:r w:rsidR="007650DA">
                <w:rPr>
                  <w:rFonts w:cs="Arial"/>
                  <w:color w:val="000000" w:themeColor="text1"/>
                  <w:sz w:val="18"/>
                  <w:szCs w:val="18"/>
                  <w:lang w:val="en-US"/>
                </w:rPr>
                <w:t xml:space="preserve">,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Megan.Dalaya@astrazeneca.com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Megan.Dalaya@astrazeneca.com</w:t>
              </w:r>
              <w:r w:rsidR="007650DA">
                <w:rPr>
                  <w:rFonts w:cs="Arial"/>
                  <w:color w:val="000000" w:themeColor="text1"/>
                  <w:sz w:val="18"/>
                  <w:szCs w:val="18"/>
                  <w:lang w:val="en-US"/>
                </w:rPr>
                <w:fldChar w:fldCharType="end"/>
              </w:r>
              <w:r w:rsidR="008114B9">
                <w:rPr>
                  <w:rFonts w:cs="Arial"/>
                  <w:color w:val="000000" w:themeColor="text1"/>
                  <w:sz w:val="18"/>
                  <w:szCs w:val="18"/>
                  <w:lang w:val="en-US"/>
                </w:rPr>
                <w:t xml:space="preserve">, </w:t>
              </w:r>
              <w:r w:rsidR="008114B9" w:rsidRPr="008114B9">
                <w:rPr>
                  <w:rFonts w:cs="Arial"/>
                  <w:color w:val="000000" w:themeColor="text1"/>
                  <w:sz w:val="18"/>
                  <w:szCs w:val="18"/>
                  <w:lang w:val="en-US"/>
                </w:rPr>
                <w:t>radoslaw.orski@astrazeneca.com</w:t>
              </w:r>
              <w:r w:rsidR="008114B9">
                <w:rPr>
                  <w:rFonts w:cs="Arial"/>
                  <w:color w:val="000000" w:themeColor="text1"/>
                  <w:sz w:val="18"/>
                  <w:szCs w:val="18"/>
                  <w:lang w:val="en-US"/>
                </w:rPr>
                <w:t>,</w:t>
              </w:r>
              <w:r w:rsidR="007650DA">
                <w:rPr>
                  <w:rFonts w:cs="Arial"/>
                  <w:color w:val="000000" w:themeColor="text1"/>
                  <w:sz w:val="18"/>
                  <w:szCs w:val="18"/>
                  <w:lang w:val="en-US"/>
                </w:rPr>
                <w:t xml:space="preserve">  and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Christine.Fernandes1@astrazeneca.com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Christine.Fernandes1@astrazeneca.com</w:t>
              </w:r>
              <w:r w:rsidR="007650DA">
                <w:rPr>
                  <w:rFonts w:cs="Arial"/>
                  <w:color w:val="000000" w:themeColor="text1"/>
                  <w:sz w:val="18"/>
                  <w:szCs w:val="18"/>
                  <w:lang w:val="en-US"/>
                </w:rPr>
                <w:fldChar w:fldCharType="end"/>
              </w:r>
              <w:r w:rsidR="007650DA">
                <w:rPr>
                  <w:rFonts w:cs="Arial"/>
                  <w:color w:val="000000" w:themeColor="text1"/>
                  <w:sz w:val="18"/>
                  <w:szCs w:val="18"/>
                  <w:lang w:val="en-US"/>
                </w:rPr>
                <w:t xml:space="preserve"> </w:t>
              </w:r>
            </w:ins>
            <w:del w:id="1111" w:author="Author">
              <w:r w:rsidRPr="000F672E" w:rsidDel="007650DA">
                <w:rPr>
                  <w:rFonts w:cs="Arial"/>
                  <w:color w:val="000000" w:themeColor="text1"/>
                  <w:sz w:val="18"/>
                  <w:szCs w:val="18"/>
                  <w:lang w:val="en-US"/>
                </w:rPr>
                <w:delText>the Global Transparency Team</w:delText>
              </w:r>
              <w:r w:rsidR="00811120" w:rsidDel="007650DA">
                <w:rPr>
                  <w:rFonts w:cs="Arial"/>
                  <w:color w:val="000000" w:themeColor="text1"/>
                  <w:sz w:val="18"/>
                  <w:szCs w:val="18"/>
                  <w:lang w:val="en-US"/>
                </w:rPr>
                <w:delText xml:space="preserve"> </w:delText>
              </w:r>
            </w:del>
            <w:r w:rsidR="00811120">
              <w:rPr>
                <w:rFonts w:cs="Arial"/>
                <w:color w:val="000000" w:themeColor="text1"/>
                <w:sz w:val="18"/>
                <w:szCs w:val="18"/>
                <w:lang w:val="en-US"/>
              </w:rPr>
              <w:t>with the name of the missing files</w:t>
            </w:r>
          </w:p>
        </w:tc>
        <w:tc>
          <w:tcPr>
            <w:tcW w:w="10938" w:type="dxa"/>
          </w:tcPr>
          <w:p w14:paraId="5EFC1EE3" w14:textId="77777777" w:rsidR="00C1118A" w:rsidRPr="005335B1" w:rsidRDefault="00117423" w:rsidP="00DA4947">
            <w:pPr>
              <w:rPr>
                <w:rFonts w:cs="Arial"/>
                <w:i/>
                <w:color w:val="000000" w:themeColor="text1"/>
                <w:sz w:val="18"/>
                <w:szCs w:val="18"/>
                <w:lang w:val="en-US"/>
              </w:rPr>
            </w:pPr>
            <w:r>
              <w:rPr>
                <w:noProof/>
                <w:lang w:val="en-US"/>
              </w:rPr>
              <w:lastRenderedPageBreak/>
              <w:drawing>
                <wp:anchor distT="0" distB="0" distL="114300" distR="114300" simplePos="0" relativeHeight="251700224" behindDoc="0" locked="0" layoutInCell="1" allowOverlap="1" wp14:anchorId="487C843E" wp14:editId="6BEA2CBE">
                  <wp:simplePos x="0" y="0"/>
                  <wp:positionH relativeFrom="column">
                    <wp:posOffset>-2540</wp:posOffset>
                  </wp:positionH>
                  <wp:positionV relativeFrom="page">
                    <wp:posOffset>0</wp:posOffset>
                  </wp:positionV>
                  <wp:extent cx="4656455" cy="170116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656455" cy="170116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inline distT="0" distB="0" distL="0" distR="0" wp14:anchorId="11C35649" wp14:editId="0DD1D94F">
                  <wp:extent cx="4656681" cy="1757238"/>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06923" cy="1776197"/>
                          </a:xfrm>
                          <a:prstGeom prst="rect">
                            <a:avLst/>
                          </a:prstGeom>
                        </pic:spPr>
                      </pic:pic>
                    </a:graphicData>
                  </a:graphic>
                </wp:inline>
              </w:drawing>
            </w:r>
            <w:r>
              <w:rPr>
                <w:noProof/>
              </w:rPr>
              <w:t xml:space="preserve"> </w:t>
            </w:r>
          </w:p>
        </w:tc>
      </w:tr>
      <w:tr w:rsidR="000F672E" w:rsidRPr="005335B1" w14:paraId="2FE618A4" w14:textId="77777777" w:rsidTr="00FA4F51">
        <w:trPr>
          <w:cantSplit/>
          <w:trHeight w:val="20"/>
        </w:trPr>
        <w:tc>
          <w:tcPr>
            <w:tcW w:w="1843" w:type="dxa"/>
          </w:tcPr>
          <w:p w14:paraId="0B1DD421" w14:textId="77777777" w:rsidR="000F672E" w:rsidRPr="00293F54" w:rsidRDefault="000F672E" w:rsidP="000F672E">
            <w:pPr>
              <w:pStyle w:val="steptext"/>
              <w:rPr>
                <w:rFonts w:ascii="Verdana" w:eastAsiaTheme="minorHAnsi" w:hAnsi="Verdana" w:cs="Arial"/>
                <w:b/>
                <w:color w:val="000000" w:themeColor="text1"/>
                <w:sz w:val="18"/>
                <w:szCs w:val="18"/>
              </w:rPr>
            </w:pPr>
            <w:r w:rsidRPr="00293F54">
              <w:rPr>
                <w:rFonts w:ascii="Verdana" w:eastAsiaTheme="minorHAnsi" w:hAnsi="Verdana" w:cs="Arial"/>
                <w:b/>
                <w:color w:val="000000" w:themeColor="text1"/>
                <w:sz w:val="18"/>
                <w:szCs w:val="18"/>
              </w:rPr>
              <w:lastRenderedPageBreak/>
              <w:t xml:space="preserve">3.1.2 </w:t>
            </w:r>
            <w:r w:rsidRPr="00293F54">
              <w:rPr>
                <w:rFonts w:ascii="Verdana" w:eastAsiaTheme="minorHAnsi" w:hAnsi="Verdana" w:cs="Arial"/>
                <w:color w:val="000000" w:themeColor="text1"/>
                <w:sz w:val="18"/>
                <w:szCs w:val="18"/>
              </w:rPr>
              <w:t>Preparation of NAM CSR report</w:t>
            </w:r>
            <w:r w:rsidR="00350C8E">
              <w:rPr>
                <w:rFonts w:ascii="Verdana" w:eastAsiaTheme="minorHAnsi" w:hAnsi="Verdana" w:cs="Arial"/>
                <w:color w:val="000000" w:themeColor="text1"/>
                <w:sz w:val="18"/>
                <w:szCs w:val="18"/>
              </w:rPr>
              <w:t xml:space="preserve"> </w:t>
            </w:r>
            <w:r w:rsidRPr="00293F54">
              <w:rPr>
                <w:rFonts w:ascii="Verdana" w:eastAsiaTheme="minorHAnsi" w:hAnsi="Verdana" w:cs="Arial"/>
                <w:color w:val="000000" w:themeColor="text1"/>
                <w:sz w:val="18"/>
                <w:szCs w:val="18"/>
              </w:rPr>
              <w:t>Use Global Template</w:t>
            </w:r>
            <w:r w:rsidR="006B2EB0">
              <w:rPr>
                <w:rFonts w:ascii="Verdana" w:eastAsiaTheme="minorHAnsi" w:hAnsi="Verdana" w:cs="Arial"/>
                <w:color w:val="000000" w:themeColor="text1"/>
                <w:sz w:val="18"/>
                <w:szCs w:val="18"/>
              </w:rPr>
              <w:t xml:space="preserve">. </w:t>
            </w:r>
          </w:p>
          <w:p w14:paraId="125FA379" w14:textId="77777777" w:rsidR="000F672E" w:rsidRDefault="000F672E" w:rsidP="00DA4947">
            <w:pPr>
              <w:rPr>
                <w:rFonts w:ascii="Verdana" w:hAnsi="Verdana" w:cs="Arial"/>
                <w:b/>
                <w:i/>
                <w:color w:val="000000" w:themeColor="text1"/>
                <w:sz w:val="18"/>
                <w:szCs w:val="18"/>
                <w:lang w:val="en-US"/>
              </w:rPr>
            </w:pPr>
          </w:p>
          <w:p w14:paraId="7A0F163F" w14:textId="77777777" w:rsidR="00CB3B08" w:rsidRPr="00293F54" w:rsidRDefault="006B2EB0" w:rsidP="00DA4947">
            <w:pPr>
              <w:rPr>
                <w:rFonts w:ascii="Verdana" w:hAnsi="Verdana" w:cs="Arial"/>
                <w:b/>
                <w:i/>
                <w:color w:val="000000" w:themeColor="text1"/>
                <w:sz w:val="18"/>
                <w:szCs w:val="18"/>
                <w:lang w:val="en-US"/>
              </w:rPr>
            </w:pPr>
            <w:r>
              <w:rPr>
                <w:rFonts w:ascii="Verdana" w:hAnsi="Verdana" w:cs="Arial"/>
                <w:b/>
                <w:color w:val="000000" w:themeColor="text1"/>
                <w:sz w:val="18"/>
                <w:szCs w:val="18"/>
              </w:rPr>
              <w:t>*Step applicable for all Iterations (1,2,3)</w:t>
            </w:r>
          </w:p>
        </w:tc>
        <w:tc>
          <w:tcPr>
            <w:tcW w:w="5103" w:type="dxa"/>
          </w:tcPr>
          <w:p w14:paraId="2FD55F0E" w14:textId="77777777" w:rsidR="00293F54" w:rsidRPr="00015E32" w:rsidRDefault="00293F54" w:rsidP="00293F54">
            <w:pPr>
              <w:pStyle w:val="steptext"/>
              <w:rPr>
                <w:rFonts w:ascii="Verdana" w:eastAsiaTheme="minorHAnsi" w:hAnsi="Verdana" w:cs="Arial"/>
                <w:color w:val="000000" w:themeColor="text1"/>
                <w:sz w:val="18"/>
                <w:szCs w:val="18"/>
              </w:rPr>
            </w:pPr>
            <w:r w:rsidRPr="00015E32">
              <w:rPr>
                <w:rFonts w:ascii="Verdana" w:eastAsiaTheme="minorHAnsi" w:hAnsi="Verdana" w:cs="Arial"/>
                <w:b/>
                <w:color w:val="000000" w:themeColor="text1"/>
                <w:sz w:val="18"/>
                <w:szCs w:val="18"/>
                <w:rPrChange w:id="1112" w:author="Author">
                  <w:rPr>
                    <w:rFonts w:ascii="Verdana" w:eastAsiaTheme="minorHAnsi" w:hAnsi="Verdana" w:cs="Arial"/>
                    <w:b/>
                    <w:i/>
                    <w:color w:val="000000" w:themeColor="text1"/>
                    <w:sz w:val="18"/>
                    <w:szCs w:val="18"/>
                  </w:rPr>
                </w:rPrChange>
              </w:rPr>
              <w:t xml:space="preserve">Preparation of NAM CSR </w:t>
            </w:r>
            <w:r w:rsidR="006B2EB0" w:rsidRPr="00015E32">
              <w:rPr>
                <w:rFonts w:ascii="Verdana" w:eastAsiaTheme="minorHAnsi" w:hAnsi="Verdana" w:cs="Arial"/>
                <w:b/>
                <w:color w:val="000000" w:themeColor="text1"/>
                <w:sz w:val="18"/>
                <w:szCs w:val="18"/>
                <w:rPrChange w:id="1113" w:author="Author">
                  <w:rPr>
                    <w:rFonts w:ascii="Verdana" w:eastAsiaTheme="minorHAnsi" w:hAnsi="Verdana" w:cs="Arial"/>
                    <w:b/>
                    <w:i/>
                    <w:color w:val="000000" w:themeColor="text1"/>
                    <w:sz w:val="18"/>
                    <w:szCs w:val="18"/>
                  </w:rPr>
                </w:rPrChange>
              </w:rPr>
              <w:t>reports for Iteration 1,2, and 3</w:t>
            </w:r>
            <w:r w:rsidRPr="00015E32">
              <w:rPr>
                <w:rFonts w:ascii="Verdana" w:eastAsiaTheme="minorHAnsi" w:hAnsi="Verdana" w:cs="Arial"/>
                <w:b/>
                <w:color w:val="000000" w:themeColor="text1"/>
                <w:sz w:val="18"/>
                <w:szCs w:val="18"/>
                <w:rPrChange w:id="1114" w:author="Author">
                  <w:rPr>
                    <w:rFonts w:ascii="Verdana" w:eastAsiaTheme="minorHAnsi" w:hAnsi="Verdana" w:cs="Arial"/>
                    <w:b/>
                    <w:i/>
                    <w:color w:val="000000" w:themeColor="text1"/>
                    <w:sz w:val="18"/>
                    <w:szCs w:val="18"/>
                  </w:rPr>
                </w:rPrChange>
              </w:rPr>
              <w:t>: Use Global Template</w:t>
            </w:r>
            <w:r w:rsidRPr="00015E32">
              <w:rPr>
                <w:rFonts w:ascii="Verdana" w:eastAsiaTheme="minorHAnsi" w:hAnsi="Verdana" w:cs="Arial"/>
                <w:color w:val="000000" w:themeColor="text1"/>
                <w:sz w:val="18"/>
                <w:szCs w:val="18"/>
              </w:rPr>
              <w:t xml:space="preserve"> </w:t>
            </w:r>
          </w:p>
          <w:p w14:paraId="27AC72C8" w14:textId="77777777" w:rsidR="006B2EB0" w:rsidRDefault="006B2EB0" w:rsidP="00293F54">
            <w:pPr>
              <w:pStyle w:val="steptext"/>
              <w:rPr>
                <w:rFonts w:ascii="Verdana" w:eastAsiaTheme="minorHAnsi" w:hAnsi="Verdana" w:cs="Arial"/>
                <w:color w:val="000000" w:themeColor="text1"/>
                <w:sz w:val="18"/>
                <w:szCs w:val="18"/>
              </w:rPr>
            </w:pPr>
          </w:p>
          <w:p w14:paraId="1DBC1C34" w14:textId="77777777" w:rsidR="00FC7EB8" w:rsidRPr="00FC7EB8" w:rsidRDefault="00501AC1" w:rsidP="00EB559B">
            <w:pPr>
              <w:pStyle w:val="ListParagraph"/>
              <w:numPr>
                <w:ilvl w:val="0"/>
                <w:numId w:val="27"/>
              </w:numPr>
              <w:rPr>
                <w:rFonts w:ascii="Verdana" w:hAnsi="Verdana" w:cs="Arial"/>
                <w:color w:val="000000" w:themeColor="text1"/>
                <w:sz w:val="18"/>
                <w:szCs w:val="18"/>
                <w:lang w:val="en-US"/>
              </w:rPr>
            </w:pPr>
            <w:r w:rsidRPr="00501AC1">
              <w:rPr>
                <w:rFonts w:ascii="Verdana" w:hAnsi="Verdana" w:cs="Arial"/>
                <w:color w:val="000000" w:themeColor="text1"/>
                <w:sz w:val="18"/>
                <w:szCs w:val="18"/>
              </w:rPr>
              <w:t>Download and open</w:t>
            </w:r>
            <w:r w:rsidR="00FC7EB8">
              <w:rPr>
                <w:rFonts w:ascii="Verdana" w:hAnsi="Verdana" w:cs="Arial"/>
                <w:color w:val="000000" w:themeColor="text1"/>
                <w:sz w:val="18"/>
                <w:szCs w:val="18"/>
              </w:rPr>
              <w:t xml:space="preserve"> the NAM</w:t>
            </w:r>
            <w:r w:rsidRPr="00501AC1">
              <w:rPr>
                <w:rFonts w:ascii="Verdana" w:hAnsi="Verdana" w:cs="Arial"/>
                <w:color w:val="000000" w:themeColor="text1"/>
                <w:sz w:val="18"/>
                <w:szCs w:val="18"/>
              </w:rPr>
              <w:t xml:space="preserve"> report</w:t>
            </w:r>
            <w:r w:rsidR="00FC7EB8">
              <w:rPr>
                <w:rFonts w:ascii="Verdana" w:hAnsi="Verdana" w:cs="Arial"/>
                <w:color w:val="000000" w:themeColor="text1"/>
                <w:sz w:val="18"/>
                <w:szCs w:val="18"/>
              </w:rPr>
              <w:t>s:</w:t>
            </w:r>
            <w:r w:rsidRPr="00501AC1">
              <w:rPr>
                <w:rFonts w:ascii="Verdana" w:hAnsi="Verdana" w:cs="Arial"/>
                <w:color w:val="000000" w:themeColor="text1"/>
                <w:sz w:val="18"/>
                <w:szCs w:val="18"/>
              </w:rPr>
              <w:t xml:space="preserve"> </w:t>
            </w:r>
            <w:r w:rsidR="00FC7EB8" w:rsidRPr="00FC7EB8">
              <w:rPr>
                <w:rFonts w:ascii="Verdana" w:hAnsi="Verdana" w:cs="Arial"/>
                <w:color w:val="000000" w:themeColor="text1"/>
                <w:sz w:val="18"/>
                <w:szCs w:val="18"/>
                <w:lang w:val="en-US"/>
              </w:rPr>
              <w:t>NAM_</w:t>
            </w:r>
            <w:r w:rsidR="00CE381C">
              <w:rPr>
                <w:rFonts w:ascii="Verdana" w:hAnsi="Verdana" w:cs="Arial"/>
                <w:color w:val="000000" w:themeColor="text1"/>
                <w:sz w:val="18"/>
                <w:szCs w:val="18"/>
                <w:lang w:val="en-US"/>
              </w:rPr>
              <w:t>MonthYear</w:t>
            </w:r>
            <w:r w:rsidR="00FC7EB8" w:rsidRPr="00FC7EB8">
              <w:rPr>
                <w:rFonts w:ascii="Verdana" w:hAnsi="Verdana" w:cs="Arial"/>
                <w:color w:val="000000" w:themeColor="text1"/>
                <w:sz w:val="18"/>
                <w:szCs w:val="18"/>
                <w:lang w:val="en-US"/>
              </w:rPr>
              <w:t>_Americas_</w:t>
            </w:r>
            <w:r w:rsidR="00FC7EB8" w:rsidRPr="00CE381C">
              <w:rPr>
                <w:rFonts w:ascii="Verdana" w:hAnsi="Verdana" w:cs="Arial"/>
                <w:color w:val="70AD47" w:themeColor="accent6"/>
                <w:sz w:val="18"/>
                <w:szCs w:val="18"/>
                <w:lang w:val="en-US"/>
              </w:rPr>
              <w:t>Iteration_1</w:t>
            </w:r>
          </w:p>
          <w:p w14:paraId="5492BD8C" w14:textId="77777777" w:rsidR="00FC7EB8" w:rsidRPr="00FC7EB8" w:rsidRDefault="00FC7EB8" w:rsidP="00FC7EB8">
            <w:pPr>
              <w:pStyle w:val="ListParagraph"/>
              <w:rPr>
                <w:rFonts w:ascii="Verdana" w:hAnsi="Verdana" w:cs="Arial"/>
                <w:color w:val="000000" w:themeColor="text1"/>
                <w:sz w:val="18"/>
                <w:szCs w:val="18"/>
                <w:lang w:val="en-US"/>
              </w:rPr>
            </w:pPr>
            <w:r w:rsidRPr="00FC7EB8">
              <w:rPr>
                <w:rFonts w:ascii="Verdana" w:hAnsi="Verdana" w:cs="Arial"/>
                <w:color w:val="000000" w:themeColor="text1"/>
                <w:sz w:val="18"/>
                <w:szCs w:val="18"/>
                <w:lang w:val="en-US"/>
              </w:rPr>
              <w:t>NAM_</w:t>
            </w:r>
            <w:r w:rsidR="00CE381C">
              <w:rPr>
                <w:rFonts w:ascii="Verdana" w:hAnsi="Verdana" w:cs="Arial"/>
                <w:color w:val="000000" w:themeColor="text1"/>
                <w:sz w:val="18"/>
                <w:szCs w:val="18"/>
                <w:lang w:val="en-US"/>
              </w:rPr>
              <w:t>MonthYear</w:t>
            </w:r>
            <w:r w:rsidRPr="00FC7EB8">
              <w:rPr>
                <w:rFonts w:ascii="Verdana" w:hAnsi="Verdana" w:cs="Arial"/>
                <w:color w:val="000000" w:themeColor="text1"/>
                <w:sz w:val="18"/>
                <w:szCs w:val="18"/>
                <w:lang w:val="en-US"/>
              </w:rPr>
              <w:t>_Europe_</w:t>
            </w:r>
            <w:r w:rsidRPr="00CE381C">
              <w:rPr>
                <w:rFonts w:ascii="Verdana" w:hAnsi="Verdana" w:cs="Arial"/>
                <w:color w:val="0070C0"/>
                <w:sz w:val="18"/>
                <w:szCs w:val="18"/>
                <w:lang w:val="en-US"/>
              </w:rPr>
              <w:t>Iteration_2</w:t>
            </w:r>
          </w:p>
          <w:p w14:paraId="1C7E88B7" w14:textId="77777777" w:rsidR="00FC7EB8" w:rsidRDefault="00FC7EB8" w:rsidP="00FC7EB8">
            <w:pPr>
              <w:pStyle w:val="ListParagraph"/>
              <w:rPr>
                <w:rFonts w:ascii="Verdana" w:hAnsi="Verdana" w:cs="Arial"/>
                <w:color w:val="7030A0"/>
                <w:sz w:val="18"/>
                <w:szCs w:val="18"/>
                <w:lang w:val="en-US"/>
              </w:rPr>
            </w:pPr>
            <w:r w:rsidRPr="00FC7EB8">
              <w:rPr>
                <w:rFonts w:ascii="Verdana" w:hAnsi="Verdana" w:cs="Arial"/>
                <w:color w:val="000000" w:themeColor="text1"/>
                <w:sz w:val="18"/>
                <w:szCs w:val="18"/>
                <w:lang w:val="en-US"/>
              </w:rPr>
              <w:t>NAM_</w:t>
            </w:r>
            <w:r w:rsidR="00CE381C">
              <w:rPr>
                <w:rFonts w:ascii="Verdana" w:hAnsi="Verdana" w:cs="Arial"/>
                <w:color w:val="000000" w:themeColor="text1"/>
                <w:sz w:val="18"/>
                <w:szCs w:val="18"/>
                <w:lang w:val="en-US"/>
              </w:rPr>
              <w:t>MonthYear</w:t>
            </w:r>
            <w:r w:rsidRPr="00FC7EB8">
              <w:rPr>
                <w:rFonts w:ascii="Verdana" w:hAnsi="Verdana" w:cs="Arial"/>
                <w:color w:val="000000" w:themeColor="text1"/>
                <w:sz w:val="18"/>
                <w:szCs w:val="18"/>
                <w:lang w:val="en-US"/>
              </w:rPr>
              <w:t>_ROW_</w:t>
            </w:r>
            <w:r w:rsidRPr="00CE381C">
              <w:rPr>
                <w:rFonts w:ascii="Verdana" w:hAnsi="Verdana" w:cs="Arial"/>
                <w:color w:val="7030A0"/>
                <w:sz w:val="18"/>
                <w:szCs w:val="18"/>
                <w:lang w:val="en-US"/>
              </w:rPr>
              <w:t>Iteration_3</w:t>
            </w:r>
          </w:p>
          <w:p w14:paraId="3D4F9AB0" w14:textId="77777777" w:rsidR="00DF7D3D" w:rsidRDefault="00DF7D3D" w:rsidP="00DF7D3D">
            <w:pPr>
              <w:rPr>
                <w:rFonts w:ascii="Verdana" w:hAnsi="Verdana" w:cs="Arial"/>
                <w:b/>
                <w:color w:val="000000" w:themeColor="text1"/>
                <w:sz w:val="18"/>
                <w:szCs w:val="18"/>
                <w:lang w:val="en-US"/>
              </w:rPr>
            </w:pPr>
          </w:p>
          <w:p w14:paraId="31EE3358" w14:textId="77777777" w:rsidR="00DF7D3D" w:rsidRDefault="00DF7D3D" w:rsidP="00DF7D3D">
            <w:pPr>
              <w:rPr>
                <w:rFonts w:ascii="Verdana" w:hAnsi="Verdana" w:cs="Arial"/>
                <w:color w:val="000000" w:themeColor="text1"/>
                <w:sz w:val="18"/>
                <w:szCs w:val="18"/>
                <w:lang w:val="en-US"/>
              </w:rPr>
            </w:pPr>
            <w:r w:rsidRPr="00DF7D3D">
              <w:rPr>
                <w:rFonts w:ascii="Verdana" w:hAnsi="Verdana" w:cs="Arial"/>
                <w:b/>
                <w:color w:val="000000" w:themeColor="text1"/>
                <w:sz w:val="18"/>
                <w:szCs w:val="18"/>
                <w:lang w:val="en-US"/>
              </w:rPr>
              <w:t>NOTE:</w:t>
            </w:r>
            <w:r>
              <w:rPr>
                <w:rFonts w:ascii="Verdana" w:hAnsi="Verdana" w:cs="Arial"/>
                <w:color w:val="000000" w:themeColor="text1"/>
                <w:sz w:val="18"/>
                <w:szCs w:val="18"/>
                <w:lang w:val="en-US"/>
              </w:rPr>
              <w:t xml:space="preserve"> The month and year will be in the following format MMMM/YYYY</w:t>
            </w:r>
          </w:p>
          <w:p w14:paraId="1A3495E8" w14:textId="77777777" w:rsidR="0056122C" w:rsidRDefault="0056122C" w:rsidP="00DF7D3D">
            <w:pPr>
              <w:rPr>
                <w:rFonts w:ascii="Verdana" w:hAnsi="Verdana" w:cs="Arial"/>
                <w:color w:val="000000" w:themeColor="text1"/>
                <w:sz w:val="18"/>
                <w:szCs w:val="18"/>
                <w:lang w:val="en-US"/>
              </w:rPr>
            </w:pPr>
          </w:p>
          <w:p w14:paraId="6E679E13" w14:textId="37AD0DD2" w:rsidR="00C52865" w:rsidRPr="00685A1C" w:rsidRDefault="0056122C" w:rsidP="00EB559B">
            <w:pPr>
              <w:pStyle w:val="steptext"/>
              <w:numPr>
                <w:ilvl w:val="0"/>
                <w:numId w:val="27"/>
              </w:numPr>
              <w:rPr>
                <w:rFonts w:ascii="Verdana" w:eastAsiaTheme="minorHAnsi" w:hAnsi="Verdana" w:cs="Arial"/>
                <w:color w:val="000000" w:themeColor="text1"/>
                <w:sz w:val="18"/>
                <w:szCs w:val="18"/>
                <w:rPrChange w:id="1115" w:author="Author">
                  <w:rPr>
                    <w:rFonts w:ascii="Verdana" w:hAnsi="Verdana" w:cs="Arial"/>
                    <w:color w:val="000000" w:themeColor="text1"/>
                    <w:sz w:val="18"/>
                    <w:szCs w:val="18"/>
                  </w:rPr>
                </w:rPrChange>
              </w:rPr>
            </w:pPr>
            <w:r w:rsidRPr="000B5EBA">
              <w:rPr>
                <w:rFonts w:ascii="Verdana" w:hAnsi="Verdana" w:cs="Arial"/>
                <w:color w:val="000000" w:themeColor="text1"/>
                <w:sz w:val="18"/>
                <w:szCs w:val="18"/>
              </w:rPr>
              <w:t>Check if the CSR columns that will be used in the process are available</w:t>
            </w:r>
            <w:r w:rsidR="00C853B8" w:rsidRPr="000B5EBA">
              <w:rPr>
                <w:rFonts w:ascii="Verdana" w:hAnsi="Verdana" w:cs="Arial"/>
                <w:color w:val="000000" w:themeColor="text1"/>
                <w:sz w:val="18"/>
                <w:szCs w:val="18"/>
              </w:rPr>
              <w:t xml:space="preserve">. Column names that bot will check: </w:t>
            </w:r>
            <w:r w:rsidR="00C853B8" w:rsidRPr="00E11BF5">
              <w:rPr>
                <w:rFonts w:ascii="Verdana" w:eastAsiaTheme="minorHAnsi" w:hAnsi="Verdana" w:cs="Arial"/>
                <w:sz w:val="18"/>
                <w:szCs w:val="18"/>
              </w:rPr>
              <w:t>‘Vendor Tax ID 2’</w:t>
            </w:r>
            <w:r w:rsidR="00C853B8" w:rsidRPr="00E11BF5">
              <w:rPr>
                <w:rFonts w:ascii="Verdana" w:hAnsi="Verdana" w:cs="Arial"/>
                <w:sz w:val="18"/>
                <w:szCs w:val="18"/>
              </w:rPr>
              <w:t xml:space="preserve">, </w:t>
            </w:r>
            <w:r w:rsidR="00C853B8" w:rsidRPr="00E11BF5">
              <w:rPr>
                <w:rFonts w:ascii="Verdana" w:eastAsiaTheme="minorHAnsi" w:hAnsi="Verdana" w:cs="Arial"/>
                <w:sz w:val="18"/>
                <w:szCs w:val="18"/>
              </w:rPr>
              <w:t>‘Payment Method Supplement’</w:t>
            </w:r>
            <w:r w:rsidR="00C853B8" w:rsidRPr="00E11BF5">
              <w:rPr>
                <w:rFonts w:ascii="Verdana" w:hAnsi="Verdana" w:cs="Arial"/>
                <w:sz w:val="18"/>
                <w:szCs w:val="18"/>
              </w:rPr>
              <w:t xml:space="preserve">, </w:t>
            </w:r>
            <w:r w:rsidR="00C853B8" w:rsidRPr="00E11BF5">
              <w:rPr>
                <w:rFonts w:ascii="Verdana" w:eastAsiaTheme="minorHAnsi" w:hAnsi="Verdana" w:cs="Arial"/>
                <w:sz w:val="18"/>
                <w:szCs w:val="18"/>
              </w:rPr>
              <w:t>‘Vendor Text’</w:t>
            </w:r>
            <w:r w:rsidR="00C853B8" w:rsidRPr="00E11BF5">
              <w:rPr>
                <w:rFonts w:ascii="Verdana" w:hAnsi="Verdana" w:cs="Arial"/>
                <w:sz w:val="18"/>
                <w:szCs w:val="18"/>
              </w:rPr>
              <w:t xml:space="preserve">, </w:t>
            </w:r>
            <w:r w:rsidR="00C853B8" w:rsidRPr="00E11BF5">
              <w:rPr>
                <w:rFonts w:ascii="Verdana" w:eastAsiaTheme="minorHAnsi" w:hAnsi="Verdana" w:cs="Arial"/>
                <w:sz w:val="18"/>
                <w:szCs w:val="18"/>
              </w:rPr>
              <w:t>‘Name 1’</w:t>
            </w:r>
            <w:r w:rsidR="00C853B8" w:rsidRPr="00E11BF5">
              <w:rPr>
                <w:rFonts w:ascii="Verdana" w:hAnsi="Verdana" w:cs="Arial"/>
                <w:sz w:val="18"/>
                <w:szCs w:val="18"/>
              </w:rPr>
              <w:t xml:space="preserve">, </w:t>
            </w:r>
            <w:r w:rsidR="00C853B8" w:rsidRPr="00E11BF5">
              <w:rPr>
                <w:rFonts w:ascii="Verdana" w:eastAsiaTheme="minorHAnsi" w:hAnsi="Verdana" w:cs="Arial"/>
                <w:sz w:val="18"/>
                <w:szCs w:val="18"/>
                <w:lang w:val="en-AU"/>
              </w:rPr>
              <w:t>‘Signed Amount’</w:t>
            </w:r>
            <w:r w:rsidR="00C853B8" w:rsidRPr="00E11BF5">
              <w:rPr>
                <w:rFonts w:ascii="Verdana" w:hAnsi="Verdana" w:cs="Arial"/>
                <w:sz w:val="18"/>
                <w:szCs w:val="18"/>
              </w:rPr>
              <w:t xml:space="preserve">, </w:t>
            </w:r>
            <w:r w:rsidR="00F215C7" w:rsidRPr="00E11BF5">
              <w:rPr>
                <w:rFonts w:ascii="Verdana" w:eastAsiaTheme="minorHAnsi" w:hAnsi="Verdana" w:cs="Arial"/>
                <w:sz w:val="18"/>
                <w:szCs w:val="18"/>
              </w:rPr>
              <w:t>‘GL Account’</w:t>
            </w:r>
            <w:r w:rsidR="00F215C7" w:rsidRPr="00E11BF5">
              <w:rPr>
                <w:rFonts w:ascii="Verdana" w:hAnsi="Verdana" w:cs="Arial"/>
                <w:sz w:val="18"/>
                <w:szCs w:val="18"/>
              </w:rPr>
              <w:t xml:space="preserve">, </w:t>
            </w:r>
            <w:r w:rsidR="00F215C7" w:rsidRPr="000B5EBA">
              <w:rPr>
                <w:rFonts w:ascii="Verdana" w:eastAsiaTheme="minorHAnsi" w:hAnsi="Verdana" w:cs="Arial"/>
                <w:color w:val="000000" w:themeColor="text1"/>
                <w:sz w:val="18"/>
                <w:szCs w:val="18"/>
              </w:rPr>
              <w:t>‘Purchasing Document Number’</w:t>
            </w:r>
            <w:r w:rsidR="00F215C7" w:rsidRPr="000B5EBA">
              <w:rPr>
                <w:rFonts w:ascii="Verdana" w:hAnsi="Verdana" w:cs="Arial"/>
                <w:color w:val="000000" w:themeColor="text1"/>
                <w:sz w:val="18"/>
                <w:szCs w:val="18"/>
              </w:rPr>
              <w:t xml:space="preserve">, </w:t>
            </w:r>
            <w:r w:rsidR="00F215C7" w:rsidRPr="000B5EBA">
              <w:rPr>
                <w:rFonts w:ascii="Verdana" w:eastAsiaTheme="minorHAnsi" w:hAnsi="Verdana" w:cs="Arial"/>
                <w:color w:val="000000" w:themeColor="text1"/>
                <w:sz w:val="18"/>
                <w:szCs w:val="18"/>
              </w:rPr>
              <w:t>‘Vendor ID’</w:t>
            </w:r>
            <w:r w:rsidR="00F215C7" w:rsidRPr="000B5EBA">
              <w:rPr>
                <w:rFonts w:ascii="Verdana" w:hAnsi="Verdana" w:cs="Arial"/>
                <w:color w:val="000000" w:themeColor="text1"/>
                <w:sz w:val="18"/>
                <w:szCs w:val="18"/>
              </w:rPr>
              <w:t>,</w:t>
            </w:r>
            <w:r w:rsidR="003D1AEF" w:rsidRPr="000B5EBA">
              <w:rPr>
                <w:rFonts w:ascii="Verdana" w:hAnsi="Verdana" w:cs="Arial"/>
                <w:color w:val="000000" w:themeColor="text1"/>
                <w:sz w:val="18"/>
                <w:szCs w:val="18"/>
              </w:rPr>
              <w:t xml:space="preserve"> </w:t>
            </w:r>
            <w:r w:rsidR="004C0B78">
              <w:rPr>
                <w:rFonts w:ascii="Verdana" w:eastAsiaTheme="minorHAnsi" w:hAnsi="Verdana" w:cs="Arial"/>
                <w:color w:val="000000" w:themeColor="text1"/>
                <w:sz w:val="18"/>
                <w:szCs w:val="18"/>
              </w:rPr>
              <w:t>‘</w:t>
            </w:r>
            <w:r w:rsidR="003D1AEF" w:rsidRPr="000B5EBA">
              <w:rPr>
                <w:rFonts w:ascii="Verdana" w:eastAsiaTheme="minorHAnsi" w:hAnsi="Verdana" w:cs="Arial"/>
                <w:color w:val="000000" w:themeColor="text1"/>
                <w:sz w:val="18"/>
                <w:szCs w:val="18"/>
              </w:rPr>
              <w:t>Name 2’</w:t>
            </w:r>
            <w:r w:rsidR="003D1AEF" w:rsidRPr="000B5EBA">
              <w:rPr>
                <w:rFonts w:ascii="Verdana" w:hAnsi="Verdana" w:cs="Arial"/>
                <w:color w:val="000000" w:themeColor="text1"/>
                <w:sz w:val="18"/>
                <w:szCs w:val="18"/>
              </w:rPr>
              <w:t>, ‘</w:t>
            </w:r>
            <w:r w:rsidR="003D1AEF" w:rsidRPr="000B5EBA">
              <w:rPr>
                <w:rFonts w:ascii="Verdana" w:eastAsiaTheme="minorHAnsi" w:hAnsi="Verdana" w:cs="Arial"/>
                <w:color w:val="000000" w:themeColor="text1"/>
                <w:sz w:val="18"/>
                <w:szCs w:val="18"/>
                <w:lang w:val="en-AU"/>
              </w:rPr>
              <w:t>Vendor Search Term2</w:t>
            </w:r>
            <w:r w:rsidR="003D1AEF" w:rsidRPr="000B5EBA">
              <w:rPr>
                <w:rFonts w:ascii="Verdana" w:hAnsi="Verdana" w:cs="Arial"/>
                <w:color w:val="000000" w:themeColor="text1"/>
                <w:sz w:val="18"/>
                <w:szCs w:val="18"/>
              </w:rPr>
              <w:t>’, ‘</w:t>
            </w:r>
            <w:r w:rsidR="003D1AEF" w:rsidRPr="000B5EBA">
              <w:rPr>
                <w:rFonts w:ascii="Verdana" w:eastAsiaTheme="minorHAnsi" w:hAnsi="Verdana" w:cs="Arial"/>
                <w:color w:val="000000" w:themeColor="text1"/>
                <w:sz w:val="18"/>
                <w:szCs w:val="18"/>
                <w:lang w:val="en-AU"/>
              </w:rPr>
              <w:t>Vendor Address Line Item 1</w:t>
            </w:r>
            <w:r w:rsidR="003D1AEF" w:rsidRPr="000B5EBA">
              <w:rPr>
                <w:rFonts w:ascii="Verdana" w:hAnsi="Verdana" w:cs="Arial"/>
                <w:color w:val="000000" w:themeColor="text1"/>
                <w:sz w:val="18"/>
                <w:szCs w:val="18"/>
              </w:rPr>
              <w:t>’, ‘Vendor City’, ‘</w:t>
            </w:r>
            <w:r w:rsidR="003D1AEF" w:rsidRPr="000B5EBA">
              <w:rPr>
                <w:rFonts w:ascii="Verdana" w:eastAsiaTheme="minorHAnsi" w:hAnsi="Verdana" w:cs="Arial"/>
                <w:color w:val="000000" w:themeColor="text1"/>
                <w:sz w:val="18"/>
                <w:szCs w:val="18"/>
                <w:lang w:val="en-AU"/>
              </w:rPr>
              <w:t>Vendor Postal Code</w:t>
            </w:r>
            <w:r w:rsidR="003D1AEF" w:rsidRPr="000B5EBA">
              <w:rPr>
                <w:rFonts w:ascii="Verdana" w:hAnsi="Verdana" w:cs="Arial"/>
                <w:color w:val="000000" w:themeColor="text1"/>
                <w:sz w:val="18"/>
                <w:szCs w:val="18"/>
              </w:rPr>
              <w:t xml:space="preserve">’, </w:t>
            </w:r>
            <w:r w:rsidR="000973C9" w:rsidRPr="000B5EBA">
              <w:rPr>
                <w:rFonts w:ascii="Verdana" w:hAnsi="Verdana" w:cs="Arial"/>
                <w:color w:val="000000" w:themeColor="text1"/>
                <w:sz w:val="18"/>
                <w:szCs w:val="18"/>
              </w:rPr>
              <w:t>‘</w:t>
            </w:r>
            <w:r w:rsidR="000973C9" w:rsidRPr="000B5EBA">
              <w:rPr>
                <w:rFonts w:ascii="Verdana" w:eastAsiaTheme="minorHAnsi" w:hAnsi="Verdana" w:cs="Arial"/>
                <w:color w:val="000000" w:themeColor="text1"/>
                <w:sz w:val="18"/>
                <w:szCs w:val="18"/>
                <w:lang w:val="en-AU"/>
              </w:rPr>
              <w:t>Clearing Date</w:t>
            </w:r>
            <w:r w:rsidR="000973C9" w:rsidRPr="000B5EBA">
              <w:rPr>
                <w:rFonts w:ascii="Verdana" w:hAnsi="Verdana" w:cs="Arial"/>
                <w:color w:val="000000" w:themeColor="text1"/>
                <w:sz w:val="18"/>
                <w:szCs w:val="18"/>
              </w:rPr>
              <w:t>’, ‘Signed Amount’, ‘Currency Key’, ‘</w:t>
            </w:r>
            <w:r w:rsidR="000973C9" w:rsidRPr="000B5EBA">
              <w:rPr>
                <w:rFonts w:ascii="Verdana" w:eastAsiaTheme="minorHAnsi" w:hAnsi="Verdana" w:cs="Arial"/>
                <w:color w:val="000000" w:themeColor="text1"/>
                <w:sz w:val="18"/>
                <w:szCs w:val="18"/>
                <w:lang w:val="en-AU"/>
              </w:rPr>
              <w:t>Reference Document Number</w:t>
            </w:r>
            <w:r w:rsidR="000973C9" w:rsidRPr="000B5EBA">
              <w:rPr>
                <w:rFonts w:ascii="Verdana" w:hAnsi="Verdana" w:cs="Arial"/>
                <w:color w:val="000000" w:themeColor="text1"/>
                <w:sz w:val="18"/>
                <w:szCs w:val="18"/>
              </w:rPr>
              <w:t xml:space="preserve">’, </w:t>
            </w:r>
            <w:r w:rsidR="00296513" w:rsidRPr="000B5EBA">
              <w:rPr>
                <w:rFonts w:ascii="Verdana" w:hAnsi="Verdana" w:cs="Arial"/>
                <w:color w:val="000000" w:themeColor="text1"/>
                <w:sz w:val="18"/>
                <w:szCs w:val="18"/>
              </w:rPr>
              <w:t>‘</w:t>
            </w:r>
            <w:r w:rsidR="00296513" w:rsidRPr="000B5EBA">
              <w:rPr>
                <w:rFonts w:ascii="Verdana" w:eastAsiaTheme="minorHAnsi" w:hAnsi="Verdana" w:cs="Arial"/>
                <w:color w:val="000000" w:themeColor="text1"/>
                <w:sz w:val="18"/>
                <w:szCs w:val="18"/>
                <w:lang w:val="en-AU"/>
              </w:rPr>
              <w:t>WBS Element</w:t>
            </w:r>
            <w:r w:rsidR="00296513" w:rsidRPr="000B5EBA">
              <w:rPr>
                <w:rFonts w:ascii="Verdana" w:hAnsi="Verdana" w:cs="Arial"/>
                <w:color w:val="000000" w:themeColor="text1"/>
                <w:sz w:val="18"/>
                <w:szCs w:val="18"/>
              </w:rPr>
              <w:t>’, ‘Document Number’, ‘</w:t>
            </w:r>
            <w:r w:rsidR="00296513" w:rsidRPr="000B5EBA">
              <w:rPr>
                <w:rFonts w:ascii="Verdana" w:eastAsiaTheme="minorHAnsi" w:hAnsi="Verdana" w:cs="Arial"/>
                <w:color w:val="000000" w:themeColor="text1"/>
                <w:sz w:val="18"/>
                <w:szCs w:val="18"/>
              </w:rPr>
              <w:t>Vendor Region’</w:t>
            </w:r>
            <w:r w:rsidR="00296513" w:rsidRPr="000B5EBA">
              <w:rPr>
                <w:rFonts w:ascii="Verdana" w:hAnsi="Verdana" w:cs="Arial"/>
                <w:color w:val="000000" w:themeColor="text1"/>
                <w:sz w:val="18"/>
                <w:szCs w:val="18"/>
              </w:rPr>
              <w:t>, ‘Vendor Country Code’, ‘</w:t>
            </w:r>
            <w:r w:rsidR="00296513" w:rsidRPr="000B5EBA">
              <w:rPr>
                <w:rFonts w:ascii="Verdana" w:eastAsiaTheme="minorHAnsi" w:hAnsi="Verdana" w:cs="Arial"/>
                <w:color w:val="000000" w:themeColor="text1"/>
                <w:sz w:val="18"/>
                <w:szCs w:val="18"/>
              </w:rPr>
              <w:t>Invoice Line Item</w:t>
            </w:r>
            <w:r w:rsidR="000B5EBA" w:rsidRPr="000B5EBA">
              <w:rPr>
                <w:rFonts w:ascii="Verdana" w:eastAsiaTheme="minorHAnsi" w:hAnsi="Verdana" w:cs="Arial"/>
                <w:color w:val="000000" w:themeColor="text1"/>
                <w:sz w:val="18"/>
                <w:szCs w:val="18"/>
              </w:rPr>
              <w:t>’,</w:t>
            </w:r>
            <w:r w:rsidR="00296513" w:rsidRPr="000B5EBA">
              <w:rPr>
                <w:rFonts w:ascii="Verdana" w:eastAsiaTheme="minorHAnsi" w:hAnsi="Verdana" w:cs="Arial"/>
                <w:color w:val="000000" w:themeColor="text1"/>
                <w:sz w:val="18"/>
                <w:szCs w:val="18"/>
              </w:rPr>
              <w:t xml:space="preserve"> </w:t>
            </w:r>
            <w:r w:rsidR="000B5EBA" w:rsidRPr="000B5EBA">
              <w:rPr>
                <w:rFonts w:ascii="Verdana" w:eastAsiaTheme="minorHAnsi" w:hAnsi="Verdana" w:cs="Arial"/>
                <w:color w:val="000000" w:themeColor="text1"/>
                <w:sz w:val="18"/>
                <w:szCs w:val="18"/>
              </w:rPr>
              <w:t>‘</w:t>
            </w:r>
            <w:r w:rsidR="00296513" w:rsidRPr="000B5EBA">
              <w:rPr>
                <w:rFonts w:ascii="Verdana" w:eastAsiaTheme="minorHAnsi" w:hAnsi="Verdana" w:cs="Arial"/>
                <w:color w:val="000000" w:themeColor="text1"/>
                <w:sz w:val="18"/>
                <w:szCs w:val="18"/>
              </w:rPr>
              <w:t>Company Code</w:t>
            </w:r>
            <w:r w:rsidR="000B5EBA" w:rsidRPr="000B5EBA">
              <w:rPr>
                <w:rFonts w:ascii="Verdana" w:eastAsiaTheme="minorHAnsi" w:hAnsi="Verdana" w:cs="Arial"/>
                <w:color w:val="000000" w:themeColor="text1"/>
                <w:sz w:val="18"/>
                <w:szCs w:val="18"/>
              </w:rPr>
              <w:t>’, ‘</w:t>
            </w:r>
            <w:r w:rsidR="00296513" w:rsidRPr="000B5EBA">
              <w:rPr>
                <w:rFonts w:ascii="Verdana" w:eastAsiaTheme="minorHAnsi" w:hAnsi="Verdana" w:cs="Arial"/>
                <w:color w:val="000000" w:themeColor="text1"/>
                <w:sz w:val="18"/>
                <w:szCs w:val="18"/>
              </w:rPr>
              <w:t xml:space="preserve">Fiscal Year’, </w:t>
            </w:r>
            <w:r w:rsidR="00D11504">
              <w:rPr>
                <w:rFonts w:ascii="Verdana" w:eastAsiaTheme="minorHAnsi" w:hAnsi="Verdana" w:cs="Arial"/>
                <w:color w:val="000000" w:themeColor="text1"/>
                <w:sz w:val="18"/>
                <w:szCs w:val="18"/>
              </w:rPr>
              <w:t>‘System ID’, ‘Management Unit’</w:t>
            </w:r>
            <w:ins w:id="1116" w:author="Author">
              <w:r w:rsidR="00AB3ECB">
                <w:rPr>
                  <w:rFonts w:ascii="Verdana" w:eastAsiaTheme="minorHAnsi" w:hAnsi="Verdana" w:cs="Arial"/>
                  <w:color w:val="000000" w:themeColor="text1"/>
                  <w:sz w:val="18"/>
                  <w:szCs w:val="18"/>
                </w:rPr>
                <w:t xml:space="preserve">, </w:t>
              </w:r>
              <w:r w:rsidR="00AB3ECB" w:rsidRPr="00DB3821">
                <w:rPr>
                  <w:rFonts w:ascii="Verdana" w:eastAsiaTheme="minorHAnsi" w:hAnsi="Verdana" w:cs="Arial"/>
                  <w:color w:val="FF0000"/>
                  <w:sz w:val="18"/>
                  <w:szCs w:val="18"/>
                  <w:rPrChange w:id="1117" w:author="Author">
                    <w:rPr>
                      <w:rFonts w:ascii="Verdana" w:eastAsiaTheme="minorHAnsi" w:hAnsi="Verdana" w:cs="Arial"/>
                      <w:color w:val="000000" w:themeColor="text1"/>
                      <w:sz w:val="18"/>
                      <w:szCs w:val="18"/>
                    </w:rPr>
                  </w:rPrChange>
                </w:rPr>
                <w:t>‘SAP PO Type’,’Cost Center’, ‘Business Area’</w:t>
              </w:r>
              <w:r w:rsidR="00144DE8">
                <w:rPr>
                  <w:rFonts w:ascii="Verdana" w:eastAsiaTheme="minorHAnsi" w:hAnsi="Verdana" w:cs="Arial"/>
                  <w:color w:val="000000" w:themeColor="text1"/>
                  <w:sz w:val="18"/>
                  <w:szCs w:val="18"/>
                </w:rPr>
                <w:t xml:space="preserve"> </w:t>
              </w:r>
              <w:r w:rsidR="009852A2">
                <w:rPr>
                  <w:rFonts w:ascii="Verdana" w:eastAsiaTheme="minorHAnsi" w:hAnsi="Verdana" w:cs="Arial"/>
                  <w:color w:val="000000" w:themeColor="text1"/>
                  <w:sz w:val="18"/>
                  <w:szCs w:val="18"/>
                </w:rPr>
                <w:t>*</w:t>
              </w:r>
              <w:r w:rsidR="00144DE8" w:rsidRPr="00685A1C">
                <w:rPr>
                  <w:rFonts w:ascii="Verdana" w:eastAsiaTheme="minorHAnsi" w:hAnsi="Verdana" w:cs="Arial"/>
                  <w:color w:val="FF0000"/>
                  <w:sz w:val="18"/>
                  <w:szCs w:val="18"/>
                  <w:rPrChange w:id="1118" w:author="Author">
                    <w:rPr>
                      <w:rFonts w:ascii="Verdana" w:eastAsiaTheme="minorHAnsi" w:hAnsi="Verdana" w:cs="Arial"/>
                      <w:color w:val="000000" w:themeColor="text1"/>
                      <w:sz w:val="18"/>
                      <w:szCs w:val="18"/>
                    </w:rPr>
                  </w:rPrChange>
                </w:rPr>
                <w:t>added</w:t>
              </w:r>
              <w:r w:rsidR="00144DE8">
                <w:rPr>
                  <w:rFonts w:ascii="Verdana" w:eastAsiaTheme="minorHAnsi" w:hAnsi="Verdana" w:cs="Arial"/>
                  <w:color w:val="000000" w:themeColor="text1"/>
                  <w:sz w:val="18"/>
                  <w:szCs w:val="18"/>
                </w:rPr>
                <w:t xml:space="preserve"> </w:t>
              </w:r>
              <w:r w:rsidR="009852A2" w:rsidRPr="00685A1C">
                <w:rPr>
                  <w:rFonts w:ascii="Verdana" w:eastAsiaTheme="minorHAnsi" w:hAnsi="Verdana" w:cs="Arial"/>
                  <w:color w:val="FF0000"/>
                  <w:sz w:val="18"/>
                  <w:szCs w:val="18"/>
                  <w:rPrChange w:id="1119" w:author="Author">
                    <w:rPr>
                      <w:rFonts w:ascii="Verdana" w:eastAsiaTheme="minorHAnsi" w:hAnsi="Verdana" w:cs="Arial"/>
                      <w:color w:val="000000" w:themeColor="text1"/>
                      <w:sz w:val="18"/>
                      <w:szCs w:val="18"/>
                    </w:rPr>
                  </w:rPrChange>
                </w:rPr>
                <w:t>by Rachel after review</w:t>
              </w:r>
              <w:del w:id="1120" w:author="Author">
                <w:r w:rsidR="00AB3ECB" w:rsidRPr="00685A1C" w:rsidDel="002B6DEB">
                  <w:rPr>
                    <w:rFonts w:ascii="Verdana" w:eastAsiaTheme="minorHAnsi" w:hAnsi="Verdana" w:cs="Arial"/>
                    <w:color w:val="000000" w:themeColor="text1"/>
                    <w:sz w:val="18"/>
                    <w:szCs w:val="18"/>
                  </w:rPr>
                  <w:delText>,</w:delText>
                </w:r>
              </w:del>
            </w:ins>
          </w:p>
          <w:p w14:paraId="23AA4AB8" w14:textId="61886476" w:rsidR="00B86527" w:rsidRDefault="004C0B78" w:rsidP="004C0B78">
            <w:pPr>
              <w:pStyle w:val="steptext"/>
              <w:rPr>
                <w:ins w:id="1121" w:author="Author"/>
                <w:rFonts w:ascii="Verdana" w:eastAsiaTheme="minorHAnsi" w:hAnsi="Verdana" w:cs="Arial"/>
                <w:color w:val="FF0000"/>
                <w:sz w:val="18"/>
                <w:szCs w:val="18"/>
              </w:rPr>
            </w:pPr>
            <w:r>
              <w:rPr>
                <w:rFonts w:ascii="Verdana" w:eastAsiaTheme="minorHAnsi" w:hAnsi="Verdana" w:cs="Arial"/>
                <w:color w:val="000000" w:themeColor="text1"/>
                <w:sz w:val="18"/>
                <w:szCs w:val="18"/>
              </w:rPr>
              <w:t>*</w:t>
            </w:r>
            <w:r w:rsidRPr="004C0B78">
              <w:rPr>
                <w:rFonts w:ascii="Verdana" w:eastAsiaTheme="minorHAnsi" w:hAnsi="Verdana" w:cs="Arial"/>
                <w:color w:val="FF0000"/>
                <w:sz w:val="18"/>
                <w:szCs w:val="18"/>
              </w:rPr>
              <w:t>Updated ‘Vendor Name 2’ to ‘Name 2’</w:t>
            </w:r>
            <w:r>
              <w:rPr>
                <w:rFonts w:ascii="Verdana" w:eastAsiaTheme="minorHAnsi" w:hAnsi="Verdana" w:cs="Arial"/>
                <w:color w:val="FF0000"/>
                <w:sz w:val="18"/>
                <w:szCs w:val="18"/>
              </w:rPr>
              <w:t xml:space="preserve"> in 14</w:t>
            </w:r>
            <w:r w:rsidRPr="004C0B78">
              <w:rPr>
                <w:rFonts w:ascii="Verdana" w:eastAsiaTheme="minorHAnsi" w:hAnsi="Verdana" w:cs="Arial"/>
                <w:color w:val="FF0000"/>
                <w:sz w:val="18"/>
                <w:szCs w:val="18"/>
                <w:vertAlign w:val="superscript"/>
              </w:rPr>
              <w:t>th</w:t>
            </w:r>
            <w:r>
              <w:rPr>
                <w:rFonts w:ascii="Verdana" w:eastAsiaTheme="minorHAnsi" w:hAnsi="Verdana" w:cs="Arial"/>
                <w:color w:val="FF0000"/>
                <w:sz w:val="18"/>
                <w:szCs w:val="18"/>
              </w:rPr>
              <w:t xml:space="preserve"> of June</w:t>
            </w:r>
          </w:p>
          <w:p w14:paraId="4882E9EE" w14:textId="61553690" w:rsidR="00EB559B" w:rsidRDefault="00EB559B" w:rsidP="004C0B78">
            <w:pPr>
              <w:pStyle w:val="steptext"/>
              <w:rPr>
                <w:ins w:id="1122" w:author="Author"/>
                <w:rFonts w:ascii="Verdana" w:eastAsiaTheme="minorHAnsi" w:hAnsi="Verdana" w:cs="Arial"/>
                <w:color w:val="FF0000"/>
                <w:sz w:val="18"/>
                <w:szCs w:val="18"/>
              </w:rPr>
            </w:pPr>
          </w:p>
          <w:p w14:paraId="0A18A498" w14:textId="59C0B876" w:rsidR="00EB559B" w:rsidRPr="00685A1C" w:rsidRDefault="00EB559B" w:rsidP="00EB559B">
            <w:pPr>
              <w:pStyle w:val="steptext"/>
              <w:numPr>
                <w:ilvl w:val="0"/>
                <w:numId w:val="27"/>
              </w:numPr>
              <w:rPr>
                <w:ins w:id="1123" w:author="Author"/>
                <w:rFonts w:ascii="Verdana" w:eastAsiaTheme="minorHAnsi" w:hAnsi="Verdana" w:cs="Arial"/>
                <w:color w:val="FF0000"/>
                <w:sz w:val="18"/>
                <w:szCs w:val="18"/>
                <w:rPrChange w:id="1124" w:author="Author">
                  <w:rPr>
                    <w:ins w:id="1125" w:author="Author"/>
                    <w:rFonts w:ascii="Verdana" w:eastAsiaTheme="minorHAnsi" w:hAnsi="Verdana" w:cs="Arial"/>
                    <w:color w:val="70AD47" w:themeColor="accent6"/>
                    <w:sz w:val="18"/>
                    <w:szCs w:val="18"/>
                  </w:rPr>
                </w:rPrChange>
              </w:rPr>
            </w:pPr>
            <w:ins w:id="1126" w:author="Author">
              <w:r w:rsidRPr="00A40DB3">
                <w:rPr>
                  <w:rFonts w:ascii="Verdana" w:eastAsiaTheme="minorHAnsi" w:hAnsi="Verdana" w:cs="Arial"/>
                  <w:sz w:val="18"/>
                  <w:szCs w:val="18"/>
                  <w:rPrChange w:id="1127" w:author="Author">
                    <w:rPr>
                      <w:rFonts w:ascii="Verdana" w:eastAsiaTheme="minorHAnsi" w:hAnsi="Verdana" w:cs="Arial"/>
                      <w:color w:val="70AD47" w:themeColor="accent6"/>
                      <w:sz w:val="18"/>
                      <w:szCs w:val="18"/>
                    </w:rPr>
                  </w:rPrChange>
                </w:rPr>
                <w:t xml:space="preserve">Convert the column ‘GL Account’, </w:t>
              </w:r>
              <w:r w:rsidR="00BE53D6" w:rsidRPr="00A40DB3">
                <w:rPr>
                  <w:rFonts w:ascii="Verdana" w:eastAsiaTheme="minorHAnsi" w:hAnsi="Verdana" w:cs="Arial"/>
                  <w:sz w:val="18"/>
                  <w:szCs w:val="18"/>
                  <w:rPrChange w:id="1128" w:author="Author">
                    <w:rPr>
                      <w:rFonts w:ascii="Verdana" w:eastAsiaTheme="minorHAnsi" w:hAnsi="Verdana" w:cs="Arial"/>
                      <w:color w:val="70AD47" w:themeColor="accent6"/>
                      <w:sz w:val="18"/>
                      <w:szCs w:val="18"/>
                    </w:rPr>
                  </w:rPrChange>
                </w:rPr>
                <w:t>‘</w:t>
              </w:r>
              <w:r w:rsidR="00BE53D6" w:rsidRPr="00A40DB3">
                <w:rPr>
                  <w:rFonts w:ascii="Verdana" w:hAnsi="Verdana" w:cs="Arial"/>
                  <w:sz w:val="18"/>
                  <w:szCs w:val="18"/>
                  <w:rPrChange w:id="1129" w:author="Author">
                    <w:rPr>
                      <w:rFonts w:ascii="Verdana" w:hAnsi="Verdana" w:cs="Arial"/>
                      <w:color w:val="000000" w:themeColor="text1"/>
                      <w:sz w:val="18"/>
                      <w:szCs w:val="18"/>
                    </w:rPr>
                  </w:rPrChange>
                </w:rPr>
                <w:t xml:space="preserve">Document Number’, </w:t>
              </w:r>
              <w:r w:rsidR="00BE53D6" w:rsidRPr="00A40DB3">
                <w:rPr>
                  <w:rFonts w:ascii="Verdana" w:eastAsiaTheme="minorHAnsi" w:hAnsi="Verdana" w:cs="Arial"/>
                  <w:sz w:val="18"/>
                  <w:szCs w:val="18"/>
                  <w:rPrChange w:id="1130" w:author="Author">
                    <w:rPr>
                      <w:rFonts w:ascii="Verdana" w:eastAsiaTheme="minorHAnsi" w:hAnsi="Verdana" w:cs="Arial"/>
                      <w:color w:val="FF0000"/>
                      <w:sz w:val="18"/>
                      <w:szCs w:val="18"/>
                    </w:rPr>
                  </w:rPrChange>
                </w:rPr>
                <w:t>’Cost Center’,</w:t>
              </w:r>
              <w:r w:rsidR="00BE53D6" w:rsidRPr="00A40DB3">
                <w:rPr>
                  <w:rFonts w:ascii="Verdana" w:eastAsiaTheme="minorHAnsi" w:hAnsi="Verdana" w:cs="Arial"/>
                  <w:sz w:val="18"/>
                  <w:szCs w:val="18"/>
                  <w:rPrChange w:id="1131" w:author="Author">
                    <w:rPr>
                      <w:rFonts w:ascii="Verdana" w:eastAsiaTheme="minorHAnsi" w:hAnsi="Verdana" w:cs="Arial"/>
                      <w:color w:val="000000" w:themeColor="text1"/>
                      <w:sz w:val="18"/>
                      <w:szCs w:val="18"/>
                    </w:rPr>
                  </w:rPrChange>
                </w:rPr>
                <w:t xml:space="preserve"> Management Unit’, </w:t>
              </w:r>
              <w:r w:rsidR="00BE53D6" w:rsidRPr="00A40DB3">
                <w:rPr>
                  <w:rFonts w:ascii="Verdana" w:eastAsiaTheme="minorHAnsi" w:hAnsi="Verdana" w:cs="Arial"/>
                  <w:sz w:val="18"/>
                  <w:szCs w:val="18"/>
                  <w:rPrChange w:id="1132" w:author="Author">
                    <w:rPr>
                      <w:rFonts w:ascii="Verdana" w:eastAsiaTheme="minorHAnsi" w:hAnsi="Verdana" w:cs="Arial"/>
                      <w:color w:val="FF0000"/>
                      <w:sz w:val="18"/>
                      <w:szCs w:val="18"/>
                    </w:rPr>
                  </w:rPrChange>
                </w:rPr>
                <w:t xml:space="preserve"> </w:t>
              </w:r>
              <w:r w:rsidRPr="00A40DB3">
                <w:rPr>
                  <w:rFonts w:ascii="Verdana" w:eastAsiaTheme="minorHAnsi" w:hAnsi="Verdana" w:cs="Arial"/>
                  <w:sz w:val="18"/>
                  <w:szCs w:val="18"/>
                  <w:rPrChange w:id="1133" w:author="Author">
                    <w:rPr>
                      <w:rFonts w:ascii="Verdana" w:eastAsiaTheme="minorHAnsi" w:hAnsi="Verdana" w:cs="Arial"/>
                      <w:color w:val="70AD47" w:themeColor="accent6"/>
                      <w:sz w:val="18"/>
                      <w:szCs w:val="18"/>
                    </w:rPr>
                  </w:rPrChange>
                </w:rPr>
                <w:t xml:space="preserve"> </w:t>
              </w:r>
              <w:r w:rsidR="00BE53D6" w:rsidRPr="00A40DB3">
                <w:rPr>
                  <w:rFonts w:ascii="Verdana" w:eastAsiaTheme="minorHAnsi" w:hAnsi="Verdana" w:cs="Arial"/>
                  <w:sz w:val="18"/>
                  <w:szCs w:val="18"/>
                  <w:rPrChange w:id="1134" w:author="Author">
                    <w:rPr>
                      <w:rFonts w:ascii="Verdana" w:eastAsiaTheme="minorHAnsi" w:hAnsi="Verdana" w:cs="Arial"/>
                      <w:color w:val="000000" w:themeColor="text1"/>
                      <w:sz w:val="18"/>
                      <w:szCs w:val="18"/>
                    </w:rPr>
                  </w:rPrChange>
                </w:rPr>
                <w:t>Vendor ID’</w:t>
              </w:r>
              <w:r w:rsidR="00C96DFB">
                <w:rPr>
                  <w:rFonts w:ascii="Verdana" w:eastAsiaTheme="minorHAnsi" w:hAnsi="Verdana" w:cs="Arial"/>
                  <w:sz w:val="18"/>
                  <w:szCs w:val="18"/>
                </w:rPr>
                <w:t xml:space="preserve">, </w:t>
              </w:r>
              <w:r w:rsidR="00C96DFB" w:rsidRPr="002D2CC8">
                <w:rPr>
                  <w:rFonts w:ascii="Verdana" w:eastAsiaTheme="minorHAnsi" w:hAnsi="Verdana" w:cs="Arial"/>
                  <w:color w:val="000000" w:themeColor="text1"/>
                  <w:sz w:val="18"/>
                  <w:szCs w:val="18"/>
                </w:rPr>
                <w:t>‘Purchasing Document Number’</w:t>
              </w:r>
              <w:r w:rsidR="00BE53D6" w:rsidRPr="00A40DB3">
                <w:rPr>
                  <w:rFonts w:ascii="Verdana" w:eastAsiaTheme="minorHAnsi" w:hAnsi="Verdana" w:cs="Arial"/>
                  <w:sz w:val="18"/>
                  <w:szCs w:val="18"/>
                  <w:rPrChange w:id="1135" w:author="Author">
                    <w:rPr>
                      <w:rFonts w:ascii="Verdana" w:eastAsiaTheme="minorHAnsi" w:hAnsi="Verdana" w:cs="Arial"/>
                      <w:color w:val="000000" w:themeColor="text1"/>
                      <w:sz w:val="18"/>
                      <w:szCs w:val="18"/>
                    </w:rPr>
                  </w:rPrChange>
                </w:rPr>
                <w:t xml:space="preserve"> </w:t>
              </w:r>
              <w:r w:rsidRPr="00A40DB3">
                <w:rPr>
                  <w:rFonts w:ascii="Verdana" w:eastAsiaTheme="minorHAnsi" w:hAnsi="Verdana" w:cs="Arial"/>
                  <w:sz w:val="18"/>
                  <w:szCs w:val="18"/>
                  <w:rPrChange w:id="1136" w:author="Author">
                    <w:rPr>
                      <w:rFonts w:ascii="Verdana" w:eastAsiaTheme="minorHAnsi" w:hAnsi="Verdana" w:cs="Arial"/>
                      <w:color w:val="70AD47" w:themeColor="accent6"/>
                      <w:sz w:val="18"/>
                      <w:szCs w:val="18"/>
                    </w:rPr>
                  </w:rPrChange>
                </w:rPr>
                <w:t xml:space="preserve">to number format by highlighting </w:t>
              </w:r>
              <w:r w:rsidR="00BE53D6" w:rsidRPr="00A40DB3">
                <w:rPr>
                  <w:rFonts w:ascii="Verdana" w:eastAsiaTheme="minorHAnsi" w:hAnsi="Verdana" w:cs="Arial"/>
                  <w:sz w:val="18"/>
                  <w:szCs w:val="18"/>
                  <w:rPrChange w:id="1137" w:author="Author">
                    <w:rPr>
                      <w:rFonts w:ascii="Verdana" w:eastAsiaTheme="minorHAnsi" w:hAnsi="Verdana" w:cs="Arial"/>
                      <w:color w:val="70AD47" w:themeColor="accent6"/>
                      <w:sz w:val="18"/>
                      <w:szCs w:val="18"/>
                    </w:rPr>
                  </w:rPrChange>
                </w:rPr>
                <w:t xml:space="preserve">each </w:t>
              </w:r>
              <w:r w:rsidRPr="00A40DB3">
                <w:rPr>
                  <w:rFonts w:ascii="Verdana" w:eastAsiaTheme="minorHAnsi" w:hAnsi="Verdana" w:cs="Arial"/>
                  <w:sz w:val="18"/>
                  <w:szCs w:val="18"/>
                  <w:rPrChange w:id="1138" w:author="Author">
                    <w:rPr>
                      <w:rFonts w:ascii="Verdana" w:eastAsiaTheme="minorHAnsi" w:hAnsi="Verdana" w:cs="Arial"/>
                      <w:color w:val="70AD47" w:themeColor="accent6"/>
                      <w:sz w:val="18"/>
                      <w:szCs w:val="18"/>
                    </w:rPr>
                  </w:rPrChange>
                </w:rPr>
                <w:t>whole column and executing “text to columns” function</w:t>
              </w:r>
              <w:r w:rsidR="009852A2" w:rsidRPr="00A40DB3">
                <w:rPr>
                  <w:rFonts w:ascii="Verdana" w:eastAsiaTheme="minorHAnsi" w:hAnsi="Verdana" w:cs="Arial"/>
                  <w:sz w:val="18"/>
                  <w:szCs w:val="18"/>
                  <w:rPrChange w:id="1139" w:author="Author">
                    <w:rPr>
                      <w:rFonts w:ascii="Verdana" w:eastAsiaTheme="minorHAnsi" w:hAnsi="Verdana" w:cs="Arial"/>
                      <w:color w:val="FF0000"/>
                      <w:sz w:val="18"/>
                      <w:szCs w:val="18"/>
                    </w:rPr>
                  </w:rPrChange>
                </w:rPr>
                <w:t xml:space="preserve">. </w:t>
              </w:r>
              <w:r w:rsidR="009852A2">
                <w:rPr>
                  <w:rFonts w:ascii="Verdana" w:eastAsiaTheme="minorHAnsi" w:hAnsi="Verdana" w:cs="Arial"/>
                  <w:color w:val="FF0000"/>
                  <w:sz w:val="18"/>
                  <w:szCs w:val="18"/>
                </w:rPr>
                <w:t>Added by Rachel after review in 25</w:t>
              </w:r>
              <w:r w:rsidR="009852A2" w:rsidRPr="00685A1C">
                <w:rPr>
                  <w:rFonts w:ascii="Verdana" w:eastAsiaTheme="minorHAnsi" w:hAnsi="Verdana" w:cs="Arial"/>
                  <w:color w:val="FF0000"/>
                  <w:sz w:val="18"/>
                  <w:szCs w:val="18"/>
                  <w:vertAlign w:val="superscript"/>
                  <w:rPrChange w:id="1140" w:author="Author">
                    <w:rPr>
                      <w:rFonts w:ascii="Verdana" w:eastAsiaTheme="minorHAnsi" w:hAnsi="Verdana" w:cs="Arial"/>
                      <w:color w:val="FF0000"/>
                      <w:sz w:val="18"/>
                      <w:szCs w:val="18"/>
                    </w:rPr>
                  </w:rPrChange>
                </w:rPr>
                <w:t>th</w:t>
              </w:r>
              <w:r w:rsidR="009852A2">
                <w:rPr>
                  <w:rFonts w:ascii="Verdana" w:eastAsiaTheme="minorHAnsi" w:hAnsi="Verdana" w:cs="Arial"/>
                  <w:color w:val="FF0000"/>
                  <w:sz w:val="18"/>
                  <w:szCs w:val="18"/>
                </w:rPr>
                <w:t xml:space="preserve"> of June</w:t>
              </w:r>
            </w:ins>
          </w:p>
          <w:p w14:paraId="1D1B09C2" w14:textId="725D8DDF" w:rsidR="00EB559B" w:rsidRPr="00E45E92" w:rsidRDefault="00EB559B">
            <w:pPr>
              <w:pStyle w:val="steptext"/>
              <w:rPr>
                <w:rFonts w:ascii="Verdana" w:eastAsiaTheme="minorHAnsi" w:hAnsi="Verdana" w:cs="Arial"/>
                <w:color w:val="FF0000"/>
                <w:sz w:val="18"/>
                <w:szCs w:val="18"/>
                <w:rPrChange w:id="1141" w:author="Author">
                  <w:rPr>
                    <w:rFonts w:ascii="Verdana" w:hAnsi="Verdana" w:cs="Arial"/>
                    <w:color w:val="000000" w:themeColor="text1"/>
                    <w:sz w:val="18"/>
                    <w:szCs w:val="18"/>
                  </w:rPr>
                </w:rPrChange>
              </w:rPr>
            </w:pPr>
          </w:p>
          <w:p w14:paraId="59381581" w14:textId="77777777" w:rsidR="00C853B8" w:rsidRDefault="00C853B8" w:rsidP="00C853B8">
            <w:pPr>
              <w:pStyle w:val="ListParagraph"/>
              <w:rPr>
                <w:rFonts w:ascii="Verdana" w:hAnsi="Verdana" w:cs="Arial"/>
                <w:color w:val="000000" w:themeColor="text1"/>
                <w:sz w:val="18"/>
                <w:szCs w:val="18"/>
                <w:lang w:val="en-US"/>
              </w:rPr>
            </w:pPr>
          </w:p>
          <w:p w14:paraId="579DE5A8" w14:textId="77777777" w:rsidR="00C853B8" w:rsidRDefault="00C853B8" w:rsidP="00C853B8">
            <w:pPr>
              <w:ind w:left="360"/>
              <w:rPr>
                <w:rFonts w:ascii="Verdana" w:hAnsi="Verdana" w:cs="Arial"/>
                <w:color w:val="000000" w:themeColor="text1"/>
                <w:sz w:val="18"/>
                <w:szCs w:val="18"/>
                <w:lang w:val="en-US"/>
              </w:rPr>
            </w:pPr>
            <w:r w:rsidRPr="00C853B8">
              <w:rPr>
                <w:rFonts w:ascii="Verdana" w:hAnsi="Verdana" w:cs="Arial"/>
                <w:b/>
                <w:color w:val="000000" w:themeColor="text1"/>
                <w:sz w:val="18"/>
                <w:szCs w:val="18"/>
                <w:lang w:val="en-US"/>
              </w:rPr>
              <w:lastRenderedPageBreak/>
              <w:t>IF</w:t>
            </w:r>
            <w:r>
              <w:rPr>
                <w:rFonts w:ascii="Verdana" w:hAnsi="Verdana" w:cs="Arial"/>
                <w:color w:val="000000" w:themeColor="text1"/>
                <w:sz w:val="18"/>
                <w:szCs w:val="18"/>
                <w:lang w:val="en-US"/>
              </w:rPr>
              <w:t xml:space="preserve"> any of these columns are not available</w:t>
            </w:r>
          </w:p>
          <w:p w14:paraId="5F80382B" w14:textId="77777777" w:rsidR="00C853B8" w:rsidRPr="00C853B8" w:rsidRDefault="00C853B8" w:rsidP="00C853B8">
            <w:pPr>
              <w:ind w:left="360"/>
              <w:rPr>
                <w:rFonts w:ascii="Verdana" w:hAnsi="Verdana" w:cs="Arial"/>
                <w:color w:val="000000" w:themeColor="text1"/>
                <w:sz w:val="18"/>
                <w:szCs w:val="18"/>
                <w:lang w:val="en-US"/>
              </w:rPr>
            </w:pPr>
            <w:r w:rsidRPr="00C853B8">
              <w:rPr>
                <w:rFonts w:ascii="Verdana" w:hAnsi="Verdana" w:cs="Arial"/>
                <w:b/>
                <w:color w:val="000000" w:themeColor="text1"/>
                <w:sz w:val="18"/>
                <w:szCs w:val="18"/>
                <w:lang w:val="en-US"/>
              </w:rPr>
              <w:t>THEN</w:t>
            </w:r>
            <w:r>
              <w:rPr>
                <w:rFonts w:ascii="Verdana" w:hAnsi="Verdana" w:cs="Arial"/>
                <w:color w:val="000000" w:themeColor="text1"/>
                <w:sz w:val="18"/>
                <w:szCs w:val="18"/>
                <w:lang w:val="en-US"/>
              </w:rPr>
              <w:t xml:space="preserve"> robots will send notification email to Global Transparency Team with ‘Columns [names] are not available in the CSR data report [name]’</w:t>
            </w:r>
            <w:r w:rsidR="00D401D2">
              <w:rPr>
                <w:rFonts w:ascii="Verdana" w:hAnsi="Verdana" w:cs="Arial"/>
                <w:color w:val="000000" w:themeColor="text1"/>
                <w:sz w:val="18"/>
                <w:szCs w:val="18"/>
                <w:lang w:val="en-US"/>
              </w:rPr>
              <w:t xml:space="preserve"> and move to the next report</w:t>
            </w:r>
          </w:p>
          <w:p w14:paraId="54F7B72A" w14:textId="77777777" w:rsidR="000F672E" w:rsidRPr="000F672E" w:rsidRDefault="000F672E" w:rsidP="00D00FE1">
            <w:pPr>
              <w:pStyle w:val="steptext"/>
              <w:rPr>
                <w:rFonts w:ascii="Verdana" w:eastAsiaTheme="minorHAnsi" w:hAnsi="Verdana" w:cs="Arial"/>
                <w:color w:val="000000" w:themeColor="text1"/>
                <w:sz w:val="18"/>
                <w:szCs w:val="18"/>
              </w:rPr>
            </w:pPr>
          </w:p>
          <w:p w14:paraId="3E3AB587" w14:textId="77777777" w:rsidR="000F672E" w:rsidRPr="0056122C" w:rsidRDefault="000F672E" w:rsidP="00EB559B">
            <w:pPr>
              <w:pStyle w:val="steptext"/>
              <w:numPr>
                <w:ilvl w:val="0"/>
                <w:numId w:val="27"/>
              </w:numPr>
              <w:rPr>
                <w:rFonts w:ascii="Verdana" w:eastAsiaTheme="minorHAnsi" w:hAnsi="Verdana" w:cs="Arial"/>
                <w:color w:val="000000" w:themeColor="text1"/>
                <w:sz w:val="18"/>
                <w:szCs w:val="18"/>
              </w:rPr>
            </w:pPr>
            <w:r w:rsidRPr="000F672E">
              <w:rPr>
                <w:rFonts w:ascii="Verdana" w:eastAsiaTheme="minorHAnsi" w:hAnsi="Verdana" w:cs="Arial"/>
                <w:color w:val="000000" w:themeColor="text1"/>
                <w:sz w:val="18"/>
                <w:szCs w:val="18"/>
              </w:rPr>
              <w:t>Use the Global Template saved in Robot internal Memory (My Docs</w:t>
            </w:r>
            <w:r w:rsidR="0059027D">
              <w:rPr>
                <w:rFonts w:ascii="Verdana" w:eastAsiaTheme="minorHAnsi" w:hAnsi="Verdana" w:cs="Arial"/>
                <w:color w:val="000000" w:themeColor="text1"/>
                <w:sz w:val="18"/>
                <w:szCs w:val="18"/>
              </w:rPr>
              <w:t>)</w:t>
            </w:r>
            <w:r w:rsidR="0056122C">
              <w:rPr>
                <w:rFonts w:ascii="Verdana" w:eastAsiaTheme="minorHAnsi" w:hAnsi="Verdana" w:cs="Arial"/>
                <w:color w:val="000000" w:themeColor="text1"/>
                <w:sz w:val="18"/>
                <w:szCs w:val="18"/>
              </w:rPr>
              <w:t xml:space="preserve"> to c</w:t>
            </w:r>
            <w:r w:rsidRPr="0056122C">
              <w:rPr>
                <w:rFonts w:ascii="Verdana" w:eastAsiaTheme="minorHAnsi" w:hAnsi="Verdana" w:cs="Arial"/>
                <w:color w:val="000000" w:themeColor="text1"/>
                <w:sz w:val="18"/>
                <w:szCs w:val="18"/>
                <w:lang w:val="en-AU"/>
              </w:rPr>
              <w:t>opy-paste the CSR NAM data into the template at the end of the pre-populated column names starting colum</w:t>
            </w:r>
            <w:r w:rsidRPr="0056122C">
              <w:rPr>
                <w:rFonts w:ascii="Verdana" w:eastAsiaTheme="minorHAnsi" w:hAnsi="Verdana" w:cs="Arial"/>
                <w:sz w:val="18"/>
                <w:szCs w:val="18"/>
                <w:lang w:val="en-AU"/>
              </w:rPr>
              <w:t>n BS</w:t>
            </w:r>
          </w:p>
          <w:p w14:paraId="6D52CBC4" w14:textId="77777777" w:rsidR="000F672E" w:rsidRPr="0056122C" w:rsidRDefault="000F672E" w:rsidP="000F672E">
            <w:pPr>
              <w:pStyle w:val="ListParagraph"/>
              <w:rPr>
                <w:rFonts w:ascii="Verdana" w:hAnsi="Verdana" w:cs="Arial"/>
                <w:color w:val="000000" w:themeColor="text1"/>
                <w:sz w:val="18"/>
                <w:szCs w:val="18"/>
                <w:lang w:val="en-US"/>
              </w:rPr>
            </w:pPr>
          </w:p>
          <w:p w14:paraId="1C60023C" w14:textId="77777777" w:rsidR="000F672E" w:rsidRPr="000F672E" w:rsidRDefault="000F672E" w:rsidP="00EB559B">
            <w:pPr>
              <w:pStyle w:val="steptext"/>
              <w:numPr>
                <w:ilvl w:val="0"/>
                <w:numId w:val="27"/>
              </w:numPr>
              <w:rPr>
                <w:rFonts w:ascii="Verdana" w:eastAsiaTheme="minorHAnsi" w:hAnsi="Verdana" w:cs="Arial"/>
                <w:color w:val="000000" w:themeColor="text1"/>
                <w:sz w:val="18"/>
                <w:szCs w:val="18"/>
              </w:rPr>
            </w:pPr>
            <w:r w:rsidRPr="000F672E">
              <w:rPr>
                <w:rFonts w:ascii="Verdana" w:eastAsiaTheme="minorHAnsi" w:hAnsi="Verdana" w:cs="Arial"/>
                <w:color w:val="000000" w:themeColor="text1"/>
                <w:sz w:val="18"/>
                <w:szCs w:val="18"/>
                <w:lang w:val="en-AU"/>
              </w:rPr>
              <w:t>Leave one blank row between the header and the content</w:t>
            </w:r>
            <w:r w:rsidR="00543ED1">
              <w:rPr>
                <w:rFonts w:ascii="Verdana" w:eastAsiaTheme="minorHAnsi" w:hAnsi="Verdana" w:cs="Arial"/>
                <w:color w:val="000000" w:themeColor="text1"/>
                <w:sz w:val="18"/>
                <w:szCs w:val="18"/>
                <w:lang w:val="en-AU"/>
              </w:rPr>
              <w:t xml:space="preserve"> for the CSR data</w:t>
            </w:r>
          </w:p>
          <w:p w14:paraId="2A427E28" w14:textId="77777777" w:rsidR="000F672E" w:rsidRPr="000F672E" w:rsidRDefault="000F672E" w:rsidP="000F672E">
            <w:pPr>
              <w:pStyle w:val="ListParagraph"/>
              <w:rPr>
                <w:rFonts w:ascii="Verdana" w:hAnsi="Verdana" w:cs="Arial"/>
                <w:color w:val="000000" w:themeColor="text1"/>
                <w:sz w:val="18"/>
                <w:szCs w:val="18"/>
              </w:rPr>
            </w:pPr>
          </w:p>
          <w:p w14:paraId="53EE8D83" w14:textId="77777777" w:rsidR="000F672E" w:rsidRPr="000F672E" w:rsidRDefault="000F672E" w:rsidP="009C2808">
            <w:pPr>
              <w:pStyle w:val="steptext"/>
              <w:rPr>
                <w:rFonts w:ascii="Verdana" w:eastAsiaTheme="minorHAnsi" w:hAnsi="Verdana" w:cs="Arial"/>
                <w:b/>
                <w:color w:val="000000" w:themeColor="text1"/>
                <w:sz w:val="18"/>
                <w:szCs w:val="18"/>
              </w:rPr>
            </w:pPr>
          </w:p>
        </w:tc>
        <w:tc>
          <w:tcPr>
            <w:tcW w:w="1418" w:type="dxa"/>
          </w:tcPr>
          <w:p w14:paraId="01B7B149" w14:textId="77777777" w:rsidR="007F6843" w:rsidRPr="007F6843" w:rsidRDefault="007F6843" w:rsidP="007F6843">
            <w:pPr>
              <w:rPr>
                <w:rFonts w:ascii="Verdana" w:hAnsi="Verdana" w:cs="Arial"/>
                <w:color w:val="000000" w:themeColor="text1"/>
                <w:sz w:val="16"/>
                <w:szCs w:val="18"/>
                <w:lang w:val="en-US"/>
              </w:rPr>
            </w:pPr>
            <w:r w:rsidRPr="007F6843">
              <w:rPr>
                <w:rFonts w:ascii="Verdana" w:hAnsi="Verdana" w:cs="Arial"/>
                <w:b/>
                <w:color w:val="000000" w:themeColor="text1"/>
                <w:sz w:val="16"/>
                <w:szCs w:val="18"/>
                <w:lang w:val="en-US"/>
              </w:rPr>
              <w:lastRenderedPageBreak/>
              <w:t>IF</w:t>
            </w:r>
            <w:r w:rsidRPr="007F6843">
              <w:rPr>
                <w:rFonts w:ascii="Verdana" w:hAnsi="Verdana" w:cs="Arial"/>
                <w:color w:val="000000" w:themeColor="text1"/>
                <w:sz w:val="16"/>
                <w:szCs w:val="18"/>
                <w:lang w:val="en-US"/>
              </w:rPr>
              <w:t xml:space="preserve"> any of these columns are not available</w:t>
            </w:r>
          </w:p>
          <w:p w14:paraId="7F18F710" w14:textId="5176BF4B" w:rsidR="007F6843" w:rsidRPr="007F6843" w:rsidRDefault="007F6843" w:rsidP="007F6843">
            <w:pPr>
              <w:rPr>
                <w:rFonts w:ascii="Verdana" w:hAnsi="Verdana" w:cs="Arial"/>
                <w:color w:val="000000" w:themeColor="text1"/>
                <w:sz w:val="16"/>
                <w:szCs w:val="18"/>
                <w:lang w:val="en-US"/>
              </w:rPr>
            </w:pPr>
            <w:r w:rsidRPr="007F6843">
              <w:rPr>
                <w:rFonts w:ascii="Verdana" w:hAnsi="Verdana" w:cs="Arial"/>
                <w:b/>
                <w:color w:val="000000" w:themeColor="text1"/>
                <w:sz w:val="16"/>
                <w:szCs w:val="18"/>
                <w:lang w:val="en-US"/>
              </w:rPr>
              <w:t>THEN</w:t>
            </w:r>
            <w:r w:rsidRPr="007F6843">
              <w:rPr>
                <w:rFonts w:ascii="Verdana" w:hAnsi="Verdana" w:cs="Arial"/>
                <w:color w:val="000000" w:themeColor="text1"/>
                <w:sz w:val="16"/>
                <w:szCs w:val="18"/>
                <w:lang w:val="en-US"/>
              </w:rPr>
              <w:t xml:space="preserve"> robot</w:t>
            </w:r>
            <w:del w:id="1142" w:author="Author">
              <w:r w:rsidRPr="007F6843" w:rsidDel="00636863">
                <w:rPr>
                  <w:rFonts w:ascii="Verdana" w:hAnsi="Verdana" w:cs="Arial"/>
                  <w:color w:val="000000" w:themeColor="text1"/>
                  <w:sz w:val="16"/>
                  <w:szCs w:val="18"/>
                  <w:lang w:val="en-US"/>
                </w:rPr>
                <w:delText>s</w:delText>
              </w:r>
            </w:del>
            <w:r w:rsidRPr="007F6843">
              <w:rPr>
                <w:rFonts w:ascii="Verdana" w:hAnsi="Verdana" w:cs="Arial"/>
                <w:color w:val="000000" w:themeColor="text1"/>
                <w:sz w:val="16"/>
                <w:szCs w:val="18"/>
                <w:lang w:val="en-US"/>
              </w:rPr>
              <w:t xml:space="preserve"> will send notification email to </w:t>
            </w:r>
            <w:ins w:id="1143" w:author="Author">
              <w:r w:rsidR="008114B9">
                <w:rPr>
                  <w:rFonts w:ascii="Verdana" w:eastAsia="Times New Roman" w:hAnsi="Verdana"/>
                  <w:color w:val="000000"/>
                  <w:sz w:val="18"/>
                  <w:szCs w:val="18"/>
                </w:rPr>
                <w:fldChar w:fldCharType="begin"/>
              </w:r>
              <w:r w:rsidR="008114B9">
                <w:rPr>
                  <w:rFonts w:ascii="Verdana" w:eastAsia="Times New Roman" w:hAnsi="Verdana"/>
                  <w:color w:val="000000"/>
                  <w:sz w:val="18"/>
                  <w:szCs w:val="18"/>
                </w:rPr>
                <w:instrText xml:space="preserve"> HYPERLINK "mailto:</w:instrText>
              </w:r>
              <w:r w:rsidR="008114B9" w:rsidRPr="008114B9">
                <w:rPr>
                  <w:color w:val="000000"/>
                  <w:rPrChange w:id="1144" w:author="Author">
                    <w:rPr>
                      <w:rStyle w:val="Hyperlink"/>
                      <w:rFonts w:ascii="Verdana" w:eastAsia="Times New Roman" w:hAnsi="Verdana"/>
                      <w:sz w:val="18"/>
                      <w:szCs w:val="18"/>
                    </w:rPr>
                  </w:rPrChange>
                </w:rPr>
                <w:instrText>Global-Payment-Transparency@astrazeneca.com</w:instrText>
              </w:r>
              <w:r w:rsidR="008114B9">
                <w:rPr>
                  <w:rFonts w:ascii="Verdana" w:eastAsia="Times New Roman" w:hAnsi="Verdana"/>
                  <w:color w:val="000000"/>
                  <w:sz w:val="18"/>
                  <w:szCs w:val="18"/>
                </w:rPr>
                <w:instrText xml:space="preserve">" </w:instrText>
              </w:r>
              <w:r w:rsidR="008114B9">
                <w:rPr>
                  <w:rFonts w:ascii="Verdana" w:eastAsia="Times New Roman" w:hAnsi="Verdana"/>
                  <w:color w:val="000000"/>
                  <w:sz w:val="18"/>
                  <w:szCs w:val="18"/>
                </w:rPr>
                <w:fldChar w:fldCharType="separate"/>
              </w:r>
              <w:del w:id="1145" w:author="Author">
                <w:r w:rsidR="008114B9" w:rsidRPr="008114B9" w:rsidDel="008114B9">
                  <w:rPr>
                    <w:rStyle w:val="Hyperlink"/>
                    <w:rFonts w:ascii="Verdana" w:eastAsia="Times New Roman" w:hAnsi="Verdana"/>
                    <w:sz w:val="18"/>
                    <w:szCs w:val="18"/>
                  </w:rPr>
                  <w:delText>team</w:delText>
                </w:r>
              </w:del>
              <w:r w:rsidR="008114B9" w:rsidRPr="008114B9">
                <w:rPr>
                  <w:rStyle w:val="Hyperlink"/>
                  <w:rFonts w:ascii="Verdana" w:eastAsia="Times New Roman" w:hAnsi="Verdana"/>
                  <w:sz w:val="18"/>
                  <w:szCs w:val="18"/>
                </w:rPr>
                <w:t>Global-Payment-Transparency@astrazeneca.com</w:t>
              </w:r>
              <w:r w:rsidR="008114B9">
                <w:rPr>
                  <w:rFonts w:ascii="Verdana" w:eastAsia="Times New Roman" w:hAnsi="Verdana"/>
                  <w:color w:val="000000"/>
                  <w:sz w:val="18"/>
                  <w:szCs w:val="18"/>
                </w:rPr>
                <w:fldChar w:fldCharType="end"/>
              </w:r>
              <w:r w:rsidR="007650DA">
                <w:rPr>
                  <w:rFonts w:cs="Arial"/>
                  <w:color w:val="000000" w:themeColor="text1"/>
                  <w:sz w:val="18"/>
                  <w:szCs w:val="18"/>
                  <w:lang w:val="en-US"/>
                </w:rPr>
                <w:t xml:space="preserve">,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Megan.Dalaya@astrazeneca.com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Megan.Dalaya@astrazeneca.com</w:t>
              </w:r>
              <w:r w:rsidR="007650DA">
                <w:rPr>
                  <w:rFonts w:cs="Arial"/>
                  <w:color w:val="000000" w:themeColor="text1"/>
                  <w:sz w:val="18"/>
                  <w:szCs w:val="18"/>
                  <w:lang w:val="en-US"/>
                </w:rPr>
                <w:fldChar w:fldCharType="end"/>
              </w:r>
              <w:r w:rsidR="008114B9">
                <w:rPr>
                  <w:rFonts w:cs="Arial"/>
                  <w:color w:val="000000" w:themeColor="text1"/>
                  <w:sz w:val="18"/>
                  <w:szCs w:val="18"/>
                  <w:lang w:val="en-US"/>
                </w:rPr>
                <w:t xml:space="preserve">, </w:t>
              </w:r>
              <w:r w:rsidR="008114B9" w:rsidRPr="008114B9">
                <w:rPr>
                  <w:rFonts w:cs="Arial"/>
                  <w:color w:val="000000" w:themeColor="text1"/>
                  <w:sz w:val="18"/>
                  <w:szCs w:val="18"/>
                  <w:lang w:val="en-US"/>
                </w:rPr>
                <w:t>radoslaw.orski@astrazeneca.com</w:t>
              </w:r>
              <w:r w:rsidR="008114B9">
                <w:rPr>
                  <w:rFonts w:cs="Arial"/>
                  <w:color w:val="000000" w:themeColor="text1"/>
                  <w:sz w:val="18"/>
                  <w:szCs w:val="18"/>
                  <w:lang w:val="en-US"/>
                </w:rPr>
                <w:t>,</w:t>
              </w:r>
              <w:r w:rsidR="007650DA">
                <w:rPr>
                  <w:rFonts w:cs="Arial"/>
                  <w:color w:val="000000" w:themeColor="text1"/>
                  <w:sz w:val="18"/>
                  <w:szCs w:val="18"/>
                  <w:lang w:val="en-US"/>
                </w:rPr>
                <w:t xml:space="preserve">  and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Christine.Fernandes1@astrazeneca.com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Christine.Fernandes1@astrazeneca.com</w:t>
              </w:r>
              <w:r w:rsidR="007650DA">
                <w:rPr>
                  <w:rFonts w:cs="Arial"/>
                  <w:color w:val="000000" w:themeColor="text1"/>
                  <w:sz w:val="18"/>
                  <w:szCs w:val="18"/>
                  <w:lang w:val="en-US"/>
                </w:rPr>
                <w:fldChar w:fldCharType="end"/>
              </w:r>
              <w:r w:rsidR="007650DA">
                <w:rPr>
                  <w:rFonts w:cs="Arial"/>
                  <w:color w:val="000000" w:themeColor="text1"/>
                  <w:sz w:val="18"/>
                  <w:szCs w:val="18"/>
                  <w:lang w:val="en-US"/>
                </w:rPr>
                <w:t xml:space="preserve"> </w:t>
              </w:r>
            </w:ins>
            <w:del w:id="1146" w:author="Author">
              <w:r w:rsidRPr="007F6843" w:rsidDel="007650DA">
                <w:rPr>
                  <w:rFonts w:ascii="Verdana" w:hAnsi="Verdana" w:cs="Arial"/>
                  <w:color w:val="000000" w:themeColor="text1"/>
                  <w:sz w:val="16"/>
                  <w:szCs w:val="18"/>
                  <w:lang w:val="en-US"/>
                </w:rPr>
                <w:delText xml:space="preserve">Global Transparency Team </w:delText>
              </w:r>
            </w:del>
            <w:r w:rsidRPr="007F6843">
              <w:rPr>
                <w:rFonts w:ascii="Verdana" w:hAnsi="Verdana" w:cs="Arial"/>
                <w:color w:val="000000" w:themeColor="text1"/>
                <w:sz w:val="16"/>
                <w:szCs w:val="18"/>
                <w:lang w:val="en-US"/>
              </w:rPr>
              <w:t>with ‘Columns [names] are not available in the CSR data report [name]’ and move to the next report</w:t>
            </w:r>
          </w:p>
          <w:p w14:paraId="7BCB0DD5" w14:textId="77777777" w:rsidR="00F733DB" w:rsidRPr="000F672E" w:rsidRDefault="00F733DB" w:rsidP="000F672E">
            <w:pPr>
              <w:rPr>
                <w:rFonts w:cs="Arial"/>
                <w:b/>
                <w:color w:val="000000" w:themeColor="text1"/>
                <w:sz w:val="18"/>
                <w:szCs w:val="18"/>
                <w:lang w:val="en-US"/>
              </w:rPr>
            </w:pPr>
          </w:p>
        </w:tc>
        <w:tc>
          <w:tcPr>
            <w:tcW w:w="10938" w:type="dxa"/>
          </w:tcPr>
          <w:p w14:paraId="37DEA03C" w14:textId="77777777" w:rsidR="00F733DB" w:rsidRDefault="00F733DB" w:rsidP="00DA4947">
            <w:pPr>
              <w:rPr>
                <w:noProof/>
              </w:rPr>
            </w:pPr>
          </w:p>
          <w:p w14:paraId="72B60160" w14:textId="77777777" w:rsidR="00F733DB" w:rsidRDefault="00F733DB" w:rsidP="00DA4947">
            <w:pPr>
              <w:rPr>
                <w:noProof/>
              </w:rPr>
            </w:pPr>
          </w:p>
          <w:p w14:paraId="4B5FA913" w14:textId="77777777" w:rsidR="000F672E" w:rsidRDefault="00293F54" w:rsidP="00DA4947">
            <w:pPr>
              <w:rPr>
                <w:noProof/>
              </w:rPr>
            </w:pPr>
            <w:r>
              <w:rPr>
                <w:noProof/>
                <w:lang w:val="en-US"/>
              </w:rPr>
              <w:drawing>
                <wp:anchor distT="0" distB="0" distL="114300" distR="114300" simplePos="0" relativeHeight="251659264" behindDoc="0" locked="0" layoutInCell="1" allowOverlap="1" wp14:anchorId="468A544F" wp14:editId="43D145C6">
                  <wp:simplePos x="0" y="0"/>
                  <wp:positionH relativeFrom="column">
                    <wp:posOffset>65405</wp:posOffset>
                  </wp:positionH>
                  <wp:positionV relativeFrom="page">
                    <wp:posOffset>160655</wp:posOffset>
                  </wp:positionV>
                  <wp:extent cx="4724400" cy="92392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24400" cy="923925"/>
                          </a:xfrm>
                          <a:prstGeom prst="rect">
                            <a:avLst/>
                          </a:prstGeom>
                        </pic:spPr>
                      </pic:pic>
                    </a:graphicData>
                  </a:graphic>
                  <wp14:sizeRelH relativeFrom="margin">
                    <wp14:pctWidth>0</wp14:pctWidth>
                  </wp14:sizeRelH>
                </wp:anchor>
              </w:drawing>
            </w:r>
          </w:p>
        </w:tc>
      </w:tr>
      <w:tr w:rsidR="00293F54" w:rsidRPr="005335B1" w14:paraId="1612E17C" w14:textId="77777777" w:rsidTr="00FA4F51">
        <w:trPr>
          <w:cantSplit/>
          <w:trHeight w:val="20"/>
        </w:trPr>
        <w:tc>
          <w:tcPr>
            <w:tcW w:w="1843" w:type="dxa"/>
          </w:tcPr>
          <w:p w14:paraId="294C2425" w14:textId="77777777" w:rsidR="001F7CAC" w:rsidRDefault="00293F54" w:rsidP="000F672E">
            <w:pPr>
              <w:pStyle w:val="steptext"/>
              <w:rPr>
                <w:rFonts w:ascii="Verdana" w:eastAsiaTheme="minorHAnsi" w:hAnsi="Verdana" w:cs="Arial"/>
                <w:color w:val="000000" w:themeColor="text1"/>
                <w:sz w:val="18"/>
                <w:szCs w:val="18"/>
              </w:rPr>
            </w:pPr>
            <w:r w:rsidRPr="00293F54">
              <w:rPr>
                <w:rFonts w:ascii="Verdana" w:eastAsiaTheme="minorHAnsi" w:hAnsi="Verdana" w:cs="Arial"/>
                <w:b/>
                <w:color w:val="000000" w:themeColor="text1"/>
                <w:sz w:val="18"/>
                <w:szCs w:val="18"/>
              </w:rPr>
              <w:lastRenderedPageBreak/>
              <w:t xml:space="preserve">3.1.3 </w:t>
            </w:r>
            <w:r w:rsidR="0047120B" w:rsidRPr="00293F54">
              <w:rPr>
                <w:rFonts w:ascii="Verdana" w:eastAsiaTheme="minorHAnsi" w:hAnsi="Verdana" w:cs="Arial"/>
                <w:color w:val="000000" w:themeColor="text1"/>
                <w:sz w:val="18"/>
                <w:szCs w:val="18"/>
              </w:rPr>
              <w:t>Preparation of NAM CSR report</w:t>
            </w:r>
            <w:r w:rsidR="0047120B">
              <w:rPr>
                <w:rFonts w:ascii="Verdana" w:eastAsiaTheme="minorHAnsi" w:hAnsi="Verdana" w:cs="Arial"/>
                <w:color w:val="000000" w:themeColor="text1"/>
                <w:sz w:val="18"/>
                <w:szCs w:val="18"/>
              </w:rPr>
              <w:t>. Populate Global Template columns</w:t>
            </w:r>
            <w:r w:rsidR="001F7CAC">
              <w:rPr>
                <w:rFonts w:ascii="Verdana" w:eastAsiaTheme="minorHAnsi" w:hAnsi="Verdana" w:cs="Arial"/>
                <w:color w:val="000000" w:themeColor="text1"/>
                <w:sz w:val="18"/>
                <w:szCs w:val="18"/>
              </w:rPr>
              <w:t xml:space="preserve">. </w:t>
            </w:r>
          </w:p>
          <w:p w14:paraId="69136DBD" w14:textId="77777777" w:rsidR="00293F54" w:rsidRPr="00293F54"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color w:val="000000" w:themeColor="text1"/>
                <w:sz w:val="18"/>
                <w:szCs w:val="18"/>
              </w:rPr>
              <w:t>*</w:t>
            </w:r>
            <w:r w:rsidRPr="001F7CAC">
              <w:rPr>
                <w:rFonts w:ascii="Verdana" w:eastAsiaTheme="minorHAnsi" w:hAnsi="Verdana" w:cs="Arial"/>
                <w:b/>
                <w:color w:val="000000" w:themeColor="text1"/>
                <w:sz w:val="18"/>
                <w:szCs w:val="18"/>
              </w:rPr>
              <w:t>Only applicable for Iteration 1</w:t>
            </w:r>
          </w:p>
        </w:tc>
        <w:tc>
          <w:tcPr>
            <w:tcW w:w="5103" w:type="dxa"/>
          </w:tcPr>
          <w:p w14:paraId="2965E4BF" w14:textId="77777777" w:rsidR="00293F54" w:rsidRPr="006B2EB0" w:rsidRDefault="00293F54" w:rsidP="00293F54">
            <w:pPr>
              <w:rPr>
                <w:rFonts w:ascii="Verdana" w:hAnsi="Verdana" w:cs="Arial"/>
                <w:b/>
                <w:color w:val="70AD47" w:themeColor="accent6"/>
                <w:sz w:val="18"/>
                <w:szCs w:val="18"/>
              </w:rPr>
            </w:pPr>
            <w:r w:rsidRPr="006B2EB0">
              <w:rPr>
                <w:rFonts w:ascii="Verdana" w:hAnsi="Verdana" w:cs="Arial"/>
                <w:b/>
                <w:color w:val="70AD47" w:themeColor="accent6"/>
                <w:sz w:val="18"/>
                <w:szCs w:val="18"/>
              </w:rPr>
              <w:t>Populate column ‘</w:t>
            </w:r>
            <w:r w:rsidR="001823BB">
              <w:rPr>
                <w:rFonts w:ascii="Verdana" w:hAnsi="Verdana" w:cs="Arial"/>
                <w:b/>
                <w:color w:val="70AD47" w:themeColor="accent6"/>
                <w:sz w:val="18"/>
                <w:szCs w:val="18"/>
              </w:rPr>
              <w:t xml:space="preserve">NAM – TH Match?’ </w:t>
            </w:r>
            <w:r w:rsidRPr="006B2EB0">
              <w:rPr>
                <w:rFonts w:ascii="Verdana" w:hAnsi="Verdana" w:cs="Arial"/>
                <w:b/>
                <w:color w:val="70AD47" w:themeColor="accent6"/>
                <w:sz w:val="18"/>
                <w:szCs w:val="18"/>
              </w:rPr>
              <w:t xml:space="preserve">in the Global Template </w:t>
            </w:r>
          </w:p>
          <w:p w14:paraId="45053B3E" w14:textId="77777777" w:rsidR="00293F54" w:rsidRPr="006B2EB0" w:rsidRDefault="00293F54" w:rsidP="00293F54">
            <w:pPr>
              <w:rPr>
                <w:rFonts w:ascii="Verdana" w:hAnsi="Verdana" w:cs="Arial"/>
                <w:color w:val="70AD47" w:themeColor="accent6"/>
                <w:sz w:val="18"/>
                <w:szCs w:val="18"/>
              </w:rPr>
            </w:pPr>
          </w:p>
          <w:p w14:paraId="74BE9AC7" w14:textId="2A01739C" w:rsidR="00293F54" w:rsidRPr="006B2EB0" w:rsidRDefault="00293F54" w:rsidP="000571AB">
            <w:pPr>
              <w:pStyle w:val="steptext"/>
              <w:numPr>
                <w:ilvl w:val="0"/>
                <w:numId w:val="28"/>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Go to shared path folder using link</w:t>
            </w:r>
            <w:ins w:id="1147" w:author="Author">
              <w:r w:rsidR="00636863">
                <w:rPr>
                  <w:rFonts w:ascii="Verdana" w:eastAsiaTheme="minorHAnsi" w:hAnsi="Verdana" w:cs="Arial"/>
                  <w:color w:val="70AD47" w:themeColor="accent6"/>
                  <w:sz w:val="18"/>
                  <w:szCs w:val="18"/>
                </w:rPr>
                <w:t xml:space="preserve"> </w:t>
              </w:r>
              <w:r w:rsidR="00636863">
                <w:rPr>
                  <w:rFonts w:ascii="Verdana" w:eastAsiaTheme="minorHAnsi" w:hAnsi="Verdana" w:cs="Arial"/>
                  <w:color w:val="70AD47" w:themeColor="accent6"/>
                  <w:sz w:val="18"/>
                  <w:szCs w:val="18"/>
                </w:rPr>
                <w:fldChar w:fldCharType="begin"/>
              </w:r>
              <w:r w:rsidR="00636863">
                <w:rPr>
                  <w:rFonts w:ascii="Verdana" w:eastAsiaTheme="minorHAnsi" w:hAnsi="Verdana" w:cs="Arial"/>
                  <w:color w:val="70AD47" w:themeColor="accent6"/>
                  <w:sz w:val="18"/>
                  <w:szCs w:val="18"/>
                </w:rPr>
                <w:instrText xml:space="preserve"> HYPERLINK "</w:instrText>
              </w:r>
              <w:r w:rsidR="00636863" w:rsidRPr="00636863">
                <w:rPr>
                  <w:rFonts w:ascii="Verdana" w:eastAsiaTheme="minorHAnsi" w:hAnsi="Verdana" w:cs="Arial"/>
                  <w:color w:val="70AD47" w:themeColor="accent6"/>
                  <w:sz w:val="18"/>
                  <w:szCs w:val="18"/>
                </w:rPr>
                <w:instrText>\\\\seskcifssvm01\\GPT_RPA\\Dictionaries</w:instrText>
              </w:r>
              <w:r w:rsidR="00636863">
                <w:rPr>
                  <w:rFonts w:ascii="Verdana" w:eastAsiaTheme="minorHAnsi" w:hAnsi="Verdana" w:cs="Arial"/>
                  <w:color w:val="70AD47" w:themeColor="accent6"/>
                  <w:sz w:val="18"/>
                  <w:szCs w:val="18"/>
                </w:rPr>
                <w:instrText xml:space="preserve">" </w:instrText>
              </w:r>
              <w:r w:rsidR="00636863">
                <w:rPr>
                  <w:rFonts w:ascii="Verdana" w:eastAsiaTheme="minorHAnsi" w:hAnsi="Verdana" w:cs="Arial"/>
                  <w:color w:val="70AD47" w:themeColor="accent6"/>
                  <w:sz w:val="18"/>
                  <w:szCs w:val="18"/>
                </w:rPr>
                <w:fldChar w:fldCharType="separate"/>
              </w:r>
              <w:r w:rsidR="00636863" w:rsidRPr="003B724C">
                <w:rPr>
                  <w:rStyle w:val="Hyperlink"/>
                  <w:rFonts w:ascii="Verdana" w:eastAsiaTheme="minorHAnsi" w:hAnsi="Verdana" w:cs="Arial"/>
                  <w:sz w:val="18"/>
                  <w:szCs w:val="18"/>
                </w:rPr>
                <w:t>\\seskcifssvm01\GPT_RPA\Dictionaries</w:t>
              </w:r>
              <w:r w:rsidR="00636863">
                <w:rPr>
                  <w:rFonts w:ascii="Verdana" w:eastAsiaTheme="minorHAnsi" w:hAnsi="Verdana" w:cs="Arial"/>
                  <w:color w:val="70AD47" w:themeColor="accent6"/>
                  <w:sz w:val="18"/>
                  <w:szCs w:val="18"/>
                </w:rPr>
                <w:fldChar w:fldCharType="end"/>
              </w:r>
              <w:r w:rsidR="00636863">
                <w:rPr>
                  <w:rFonts w:ascii="Verdana" w:eastAsiaTheme="minorHAnsi" w:hAnsi="Verdana" w:cs="Arial"/>
                  <w:color w:val="70AD47" w:themeColor="accent6"/>
                  <w:sz w:val="18"/>
                  <w:szCs w:val="18"/>
                </w:rPr>
                <w:t xml:space="preserve"> </w:t>
              </w:r>
            </w:ins>
            <w:r w:rsidRPr="006B2EB0">
              <w:rPr>
                <w:rFonts w:ascii="Verdana" w:eastAsiaTheme="minorHAnsi" w:hAnsi="Verdana" w:cs="Arial"/>
                <w:color w:val="70AD47" w:themeColor="accent6"/>
                <w:sz w:val="18"/>
                <w:szCs w:val="18"/>
              </w:rPr>
              <w:t xml:space="preserve"> to download and open the ‘</w:t>
            </w:r>
            <w:del w:id="1148" w:author="Author">
              <w:r w:rsidRPr="006B2EB0" w:rsidDel="002F53C6">
                <w:rPr>
                  <w:rFonts w:ascii="Verdana" w:eastAsiaTheme="minorHAnsi" w:hAnsi="Verdana" w:cs="Arial"/>
                  <w:color w:val="70AD47" w:themeColor="accent6"/>
                  <w:sz w:val="18"/>
                  <w:szCs w:val="18"/>
                </w:rPr>
                <w:delText>2019-Reporting Cycle Teaching Hospital List</w:delText>
              </w:r>
            </w:del>
            <w:ins w:id="1149" w:author="Author">
              <w:r w:rsidR="000571AB">
                <w:t xml:space="preserve"> ‘</w:t>
              </w:r>
              <w:r w:rsidR="000571AB" w:rsidRPr="000571AB">
                <w:rPr>
                  <w:rFonts w:ascii="Verdana" w:eastAsiaTheme="minorHAnsi" w:hAnsi="Verdana" w:cs="Arial"/>
                  <w:color w:val="70AD47" w:themeColor="accent6"/>
                  <w:sz w:val="18"/>
                  <w:szCs w:val="18"/>
                </w:rPr>
                <w:t>2019_Teaching_Hospital_List_MASTER</w:t>
              </w:r>
              <w:del w:id="1150" w:author="Author">
                <w:r w:rsidR="002F53C6" w:rsidRPr="009D4C05" w:rsidDel="000571AB">
                  <w:rPr>
                    <w:rFonts w:ascii="Verdana" w:eastAsiaTheme="minorHAnsi" w:hAnsi="Verdana" w:cs="Arial"/>
                    <w:color w:val="70AD47" w:themeColor="accent6"/>
                    <w:sz w:val="18"/>
                    <w:szCs w:val="18"/>
                    <w:rPrChange w:id="1151" w:author="Author">
                      <w:rPr>
                        <w:rFonts w:ascii="Verdana" w:hAnsi="Verdana" w:cs="Arial"/>
                      </w:rPr>
                    </w:rPrChange>
                  </w:rPr>
                  <w:delText>Teaching_Hospital_List_MASTER</w:delText>
                </w:r>
              </w:del>
            </w:ins>
            <w:del w:id="1152" w:author="Author">
              <w:r w:rsidRPr="006B2EB0" w:rsidDel="000571AB">
                <w:rPr>
                  <w:rFonts w:ascii="Verdana" w:eastAsiaTheme="minorHAnsi" w:hAnsi="Verdana" w:cs="Arial"/>
                  <w:color w:val="70AD47" w:themeColor="accent6"/>
                  <w:sz w:val="18"/>
                  <w:szCs w:val="18"/>
                </w:rPr>
                <w:delText xml:space="preserve">’ </w:delText>
              </w:r>
            </w:del>
            <w:ins w:id="1153" w:author="Author">
              <w:r w:rsidR="000571AB">
                <w:rPr>
                  <w:rFonts w:ascii="Verdana" w:eastAsiaTheme="minorHAnsi" w:hAnsi="Verdana" w:cs="Arial"/>
                  <w:color w:val="70AD47" w:themeColor="accent6"/>
                  <w:sz w:val="18"/>
                  <w:szCs w:val="18"/>
                </w:rPr>
                <w:t xml:space="preserve">’ </w:t>
              </w:r>
            </w:ins>
            <w:r w:rsidRPr="006B2EB0">
              <w:rPr>
                <w:rFonts w:ascii="Verdana" w:eastAsiaTheme="minorHAnsi" w:hAnsi="Verdana" w:cs="Arial"/>
                <w:color w:val="70AD47" w:themeColor="accent6"/>
                <w:sz w:val="18"/>
                <w:szCs w:val="18"/>
              </w:rPr>
              <w:t>file</w:t>
            </w:r>
          </w:p>
          <w:p w14:paraId="4F44BBA7" w14:textId="77777777" w:rsidR="00293F54" w:rsidRPr="00015E32" w:rsidRDefault="00293F54" w:rsidP="00293F54">
            <w:pPr>
              <w:pStyle w:val="ListParagraph"/>
              <w:rPr>
                <w:rFonts w:ascii="Verdana" w:hAnsi="Verdana" w:cs="Arial"/>
                <w:color w:val="70AD47" w:themeColor="accent6"/>
                <w:sz w:val="18"/>
                <w:szCs w:val="18"/>
                <w:lang w:val="en-US"/>
                <w:rPrChange w:id="1154" w:author="Author">
                  <w:rPr>
                    <w:rFonts w:ascii="Verdana" w:hAnsi="Verdana" w:cs="Arial"/>
                    <w:color w:val="70AD47" w:themeColor="accent6"/>
                    <w:sz w:val="18"/>
                    <w:szCs w:val="18"/>
                  </w:rPr>
                </w:rPrChange>
              </w:rPr>
            </w:pPr>
          </w:p>
          <w:p w14:paraId="1ADFDD26" w14:textId="40CF8EC2" w:rsidR="00293F54" w:rsidRPr="006B2EB0" w:rsidRDefault="00293F54" w:rsidP="00F61385">
            <w:pPr>
              <w:pStyle w:val="steptext"/>
              <w:numPr>
                <w:ilvl w:val="0"/>
                <w:numId w:val="28"/>
              </w:numPr>
              <w:rPr>
                <w:rFonts w:ascii="Verdana" w:eastAsiaTheme="minorHAnsi" w:hAnsi="Verdana" w:cs="Arial"/>
                <w:b/>
                <w:i/>
                <w:color w:val="70AD47" w:themeColor="accent6"/>
                <w:sz w:val="18"/>
                <w:szCs w:val="18"/>
              </w:rPr>
            </w:pPr>
            <w:del w:id="1155" w:author="Author">
              <w:r w:rsidRPr="006B2EB0" w:rsidDel="00F61385">
                <w:rPr>
                  <w:rFonts w:ascii="Verdana" w:eastAsiaTheme="minorHAnsi" w:hAnsi="Verdana" w:cs="Arial"/>
                  <w:color w:val="70AD47" w:themeColor="accent6"/>
                  <w:sz w:val="18"/>
                  <w:szCs w:val="18"/>
                  <w:lang w:val="en-AU"/>
                </w:rPr>
                <w:delText xml:space="preserve">Go to the Global Template data </w:delText>
              </w:r>
              <w:r w:rsidRPr="006B2EB0" w:rsidDel="00F61385">
                <w:rPr>
                  <w:rFonts w:ascii="Verdana" w:eastAsiaTheme="minorHAnsi" w:hAnsi="Verdana" w:cs="Arial"/>
                  <w:color w:val="70AD47" w:themeColor="accent6"/>
                  <w:sz w:val="18"/>
                  <w:szCs w:val="18"/>
                </w:rPr>
                <w:delText>column ‘</w:delText>
              </w:r>
              <w:r w:rsidR="00B61D82" w:rsidRPr="006B2EB0" w:rsidDel="00F61385">
                <w:rPr>
                  <w:rFonts w:ascii="Verdana" w:eastAsiaTheme="minorHAnsi" w:hAnsi="Verdana" w:cs="Arial"/>
                  <w:color w:val="70AD47" w:themeColor="accent6"/>
                  <w:sz w:val="18"/>
                  <w:szCs w:val="18"/>
                </w:rPr>
                <w:delText xml:space="preserve">NAM - TH Match?’ </w:delText>
              </w:r>
              <w:r w:rsidR="003111CF" w:rsidRPr="006B2EB0" w:rsidDel="00F61385">
                <w:rPr>
                  <w:rFonts w:ascii="Verdana" w:eastAsiaTheme="minorHAnsi" w:hAnsi="Verdana" w:cs="Arial"/>
                  <w:color w:val="70AD47" w:themeColor="accent6"/>
                  <w:sz w:val="18"/>
                  <w:szCs w:val="18"/>
                </w:rPr>
                <w:delText>and</w:delText>
              </w:r>
            </w:del>
            <w:ins w:id="1156" w:author="Author">
              <w:r w:rsidR="00F61385">
                <w:rPr>
                  <w:rFonts w:ascii="Verdana" w:eastAsiaTheme="minorHAnsi" w:hAnsi="Verdana" w:cs="Arial"/>
                  <w:color w:val="70AD47" w:themeColor="accent6"/>
                  <w:sz w:val="18"/>
                  <w:szCs w:val="18"/>
                  <w:lang w:val="en-AU"/>
                </w:rPr>
                <w:t>S</w:t>
              </w:r>
              <w:r w:rsidR="00F85A8F">
                <w:rPr>
                  <w:rFonts w:ascii="Verdana" w:eastAsiaTheme="minorHAnsi" w:hAnsi="Verdana" w:cs="Arial"/>
                  <w:color w:val="70AD47" w:themeColor="accent6"/>
                  <w:sz w:val="18"/>
                  <w:szCs w:val="18"/>
                </w:rPr>
                <w:t>earch in the dictionary using CSR column</w:t>
              </w:r>
            </w:ins>
            <w:del w:id="1157" w:author="Author">
              <w:r w:rsidR="003111CF" w:rsidRPr="006B2EB0" w:rsidDel="00F85A8F">
                <w:rPr>
                  <w:rFonts w:ascii="Verdana" w:eastAsiaTheme="minorHAnsi" w:hAnsi="Verdana" w:cs="Arial"/>
                  <w:color w:val="70AD47" w:themeColor="accent6"/>
                  <w:sz w:val="18"/>
                  <w:szCs w:val="18"/>
                </w:rPr>
                <w:delText xml:space="preserve"> vlookup the</w:delText>
              </w:r>
            </w:del>
            <w:r w:rsidR="003111CF" w:rsidRPr="006B2EB0">
              <w:rPr>
                <w:rFonts w:ascii="Verdana" w:eastAsiaTheme="minorHAnsi" w:hAnsi="Verdana" w:cs="Arial"/>
                <w:color w:val="70AD47" w:themeColor="accent6"/>
                <w:sz w:val="18"/>
                <w:szCs w:val="18"/>
              </w:rPr>
              <w:t xml:space="preserve"> ‘Vendor </w:t>
            </w:r>
            <w:r w:rsidRPr="006B2EB0">
              <w:rPr>
                <w:rFonts w:ascii="Verdana" w:eastAsiaTheme="minorHAnsi" w:hAnsi="Verdana" w:cs="Arial"/>
                <w:color w:val="70AD47" w:themeColor="accent6"/>
                <w:sz w:val="18"/>
                <w:szCs w:val="18"/>
              </w:rPr>
              <w:t xml:space="preserve">Tax ID 2’ </w:t>
            </w:r>
            <w:del w:id="1158" w:author="Author">
              <w:r w:rsidRPr="006B2EB0" w:rsidDel="00F61385">
                <w:rPr>
                  <w:rFonts w:ascii="Verdana" w:eastAsiaTheme="minorHAnsi" w:hAnsi="Verdana" w:cs="Arial"/>
                  <w:color w:val="70AD47" w:themeColor="accent6"/>
                  <w:sz w:val="18"/>
                  <w:szCs w:val="18"/>
                </w:rPr>
                <w:delText xml:space="preserve">column </w:delText>
              </w:r>
            </w:del>
            <w:ins w:id="1159" w:author="Author">
              <w:r w:rsidR="00F61385">
                <w:rPr>
                  <w:rFonts w:ascii="Verdana" w:eastAsiaTheme="minorHAnsi" w:hAnsi="Verdana" w:cs="Arial"/>
                  <w:color w:val="70AD47" w:themeColor="accent6"/>
                  <w:sz w:val="18"/>
                  <w:szCs w:val="18"/>
                </w:rPr>
                <w:t xml:space="preserve">and the EIN number in the dictionary </w:t>
              </w:r>
            </w:ins>
            <w:del w:id="1160" w:author="Author">
              <w:r w:rsidRPr="006B2EB0" w:rsidDel="00F61385">
                <w:rPr>
                  <w:rFonts w:ascii="Verdana" w:eastAsiaTheme="minorHAnsi" w:hAnsi="Verdana" w:cs="Arial"/>
                  <w:color w:val="70AD47" w:themeColor="accent6"/>
                  <w:sz w:val="18"/>
                  <w:szCs w:val="18"/>
                </w:rPr>
                <w:delText xml:space="preserve">content  in the file </w:delText>
              </w:r>
            </w:del>
            <w:r w:rsidRPr="006B2EB0">
              <w:rPr>
                <w:rFonts w:ascii="Verdana" w:eastAsiaTheme="minorHAnsi" w:hAnsi="Verdana" w:cs="Arial"/>
                <w:color w:val="70AD47" w:themeColor="accent6"/>
                <w:sz w:val="18"/>
                <w:szCs w:val="18"/>
              </w:rPr>
              <w:t>‘</w:t>
            </w:r>
            <w:ins w:id="1161" w:author="Author">
              <w:r w:rsidR="000571AB" w:rsidRPr="000571AB">
                <w:rPr>
                  <w:rFonts w:ascii="Verdana" w:eastAsiaTheme="minorHAnsi" w:hAnsi="Verdana" w:cs="Arial"/>
                  <w:color w:val="70AD47" w:themeColor="accent6"/>
                  <w:sz w:val="18"/>
                  <w:szCs w:val="18"/>
                </w:rPr>
                <w:t>2019_Teaching_Hospital_List_MASTER</w:t>
              </w:r>
              <w:del w:id="1162" w:author="Author">
                <w:r w:rsidR="002F53C6" w:rsidRPr="00492894" w:rsidDel="000571AB">
                  <w:rPr>
                    <w:rFonts w:ascii="Verdana" w:eastAsiaTheme="minorHAnsi" w:hAnsi="Verdana" w:cs="Arial"/>
                    <w:color w:val="70AD47" w:themeColor="accent6"/>
                    <w:sz w:val="18"/>
                    <w:szCs w:val="18"/>
                  </w:rPr>
                  <w:delText>Teaching_Hospital_List_MASTER</w:delText>
                </w:r>
              </w:del>
            </w:ins>
            <w:del w:id="1163" w:author="Author">
              <w:r w:rsidRPr="006B2EB0" w:rsidDel="000571AB">
                <w:rPr>
                  <w:rFonts w:ascii="Verdana" w:eastAsiaTheme="minorHAnsi" w:hAnsi="Verdana" w:cs="Arial"/>
                  <w:color w:val="70AD47" w:themeColor="accent6"/>
                  <w:sz w:val="18"/>
                  <w:szCs w:val="18"/>
                </w:rPr>
                <w:delText xml:space="preserve">2019-Reporting Cycle Teaching Hospital List’ </w:delText>
              </w:r>
            </w:del>
            <w:ins w:id="1164" w:author="Author">
              <w:r w:rsidR="000571AB">
                <w:rPr>
                  <w:rFonts w:ascii="Verdana" w:eastAsiaTheme="minorHAnsi" w:hAnsi="Verdana" w:cs="Arial"/>
                  <w:color w:val="70AD47" w:themeColor="accent6"/>
                  <w:sz w:val="18"/>
                  <w:szCs w:val="18"/>
                </w:rPr>
                <w:t xml:space="preserve">’ </w:t>
              </w:r>
            </w:ins>
            <w:del w:id="1165" w:author="Author">
              <w:r w:rsidRPr="006B2EB0" w:rsidDel="00F61385">
                <w:rPr>
                  <w:rFonts w:ascii="Verdana" w:eastAsiaTheme="minorHAnsi" w:hAnsi="Verdana" w:cs="Arial"/>
                  <w:color w:val="70AD47" w:themeColor="accent6"/>
                  <w:sz w:val="18"/>
                  <w:szCs w:val="18"/>
                </w:rPr>
                <w:delText>in column E</w:delText>
              </w:r>
            </w:del>
            <w:ins w:id="1166" w:author="Author">
              <w:del w:id="1167" w:author="Author">
                <w:r w:rsidR="002F53C6" w:rsidDel="00F61385">
                  <w:rPr>
                    <w:rFonts w:ascii="Verdana" w:eastAsiaTheme="minorHAnsi" w:hAnsi="Verdana" w:cs="Arial"/>
                    <w:color w:val="70AD47" w:themeColor="accent6"/>
                    <w:sz w:val="18"/>
                    <w:szCs w:val="18"/>
                  </w:rPr>
                  <w:delText>D</w:delText>
                </w:r>
              </w:del>
            </w:ins>
            <w:del w:id="1168" w:author="Author">
              <w:r w:rsidRPr="006B2EB0" w:rsidDel="00F61385">
                <w:rPr>
                  <w:rFonts w:ascii="Verdana" w:eastAsiaTheme="minorHAnsi" w:hAnsi="Verdana" w:cs="Arial"/>
                  <w:color w:val="70AD47" w:themeColor="accent6"/>
                  <w:sz w:val="18"/>
                  <w:szCs w:val="18"/>
                </w:rPr>
                <w:delText xml:space="preserve"> </w:delText>
              </w:r>
              <w:r w:rsidR="003111CF" w:rsidRPr="006B2EB0" w:rsidDel="00F61385">
                <w:rPr>
                  <w:rFonts w:ascii="Verdana" w:eastAsiaTheme="minorHAnsi" w:hAnsi="Verdana" w:cs="Arial"/>
                  <w:color w:val="70AD47" w:themeColor="accent6"/>
                  <w:sz w:val="18"/>
                  <w:szCs w:val="18"/>
                </w:rPr>
                <w:delText xml:space="preserve">‘EIN’. </w:delText>
              </w:r>
            </w:del>
            <w:ins w:id="1169" w:author="Author">
              <w:r w:rsidR="00F61385">
                <w:rPr>
                  <w:rFonts w:ascii="Verdana" w:eastAsiaTheme="minorHAnsi" w:hAnsi="Verdana" w:cs="Arial"/>
                  <w:color w:val="70AD47" w:themeColor="accent6"/>
                  <w:sz w:val="18"/>
                  <w:szCs w:val="18"/>
                </w:rPr>
                <w:t xml:space="preserve">and bring in the content within column </w:t>
              </w:r>
              <w:r w:rsidR="00F61385" w:rsidRPr="00F61385">
                <w:rPr>
                  <w:rFonts w:ascii="Verdana" w:eastAsiaTheme="minorHAnsi" w:hAnsi="Verdana" w:cs="Arial"/>
                  <w:color w:val="70AD47" w:themeColor="accent6"/>
                  <w:sz w:val="18"/>
                  <w:szCs w:val="18"/>
                </w:rPr>
                <w:t>Hub_Vlookup</w:t>
              </w:r>
              <w:r w:rsidR="00F61385">
                <w:rPr>
                  <w:rFonts w:ascii="Verdana" w:eastAsiaTheme="minorHAnsi" w:hAnsi="Verdana" w:cs="Arial"/>
                  <w:color w:val="70AD47" w:themeColor="accent6"/>
                  <w:sz w:val="18"/>
                  <w:szCs w:val="18"/>
                </w:rPr>
                <w:t xml:space="preserve"> (Q) in the </w:t>
              </w:r>
              <w:r w:rsidR="00F61385" w:rsidRPr="006B2EB0">
                <w:rPr>
                  <w:rFonts w:ascii="Verdana" w:hAnsi="Verdana" w:cs="Arial"/>
                  <w:b/>
                  <w:color w:val="70AD47" w:themeColor="accent6"/>
                  <w:sz w:val="18"/>
                  <w:szCs w:val="18"/>
                </w:rPr>
                <w:t>‘</w:t>
              </w:r>
              <w:r w:rsidR="00F61385">
                <w:rPr>
                  <w:rFonts w:ascii="Verdana" w:hAnsi="Verdana" w:cs="Arial"/>
                  <w:b/>
                  <w:color w:val="70AD47" w:themeColor="accent6"/>
                  <w:sz w:val="18"/>
                  <w:szCs w:val="18"/>
                </w:rPr>
                <w:t xml:space="preserve">NAM – TH Match?’ </w:t>
              </w:r>
            </w:ins>
          </w:p>
          <w:p w14:paraId="1933A85D" w14:textId="77777777" w:rsidR="003111CF" w:rsidRPr="000571AB" w:rsidRDefault="003111CF" w:rsidP="003111CF">
            <w:pPr>
              <w:pStyle w:val="ListParagraph"/>
              <w:rPr>
                <w:rFonts w:ascii="Verdana" w:hAnsi="Verdana" w:cs="Arial"/>
                <w:b/>
                <w:color w:val="70AD47" w:themeColor="accent6"/>
                <w:sz w:val="18"/>
                <w:szCs w:val="18"/>
                <w:lang w:val="en-US"/>
                <w:rPrChange w:id="1170" w:author="Author">
                  <w:rPr>
                    <w:rFonts w:ascii="Verdana" w:hAnsi="Verdana" w:cs="Arial"/>
                    <w:b/>
                    <w:color w:val="70AD47" w:themeColor="accent6"/>
                    <w:sz w:val="18"/>
                    <w:szCs w:val="18"/>
                  </w:rPr>
                </w:rPrChange>
              </w:rPr>
            </w:pPr>
          </w:p>
          <w:p w14:paraId="6DCEBC0B" w14:textId="3E57BC5D" w:rsidR="003111CF" w:rsidRPr="006B2EB0" w:rsidRDefault="003111CF" w:rsidP="003111CF">
            <w:pPr>
              <w:pStyle w:val="steptext"/>
              <w:rPr>
                <w:rFonts w:ascii="Verdana" w:eastAsiaTheme="minorHAnsi" w:hAnsi="Verdana" w:cs="Arial"/>
                <w:color w:val="70AD47" w:themeColor="accent6"/>
                <w:sz w:val="18"/>
                <w:szCs w:val="18"/>
              </w:rPr>
            </w:pPr>
            <w:r w:rsidRPr="006B2EB0">
              <w:rPr>
                <w:rFonts w:ascii="Verdana" w:eastAsiaTheme="minorHAnsi" w:hAnsi="Verdana" w:cs="Arial"/>
                <w:b/>
                <w:color w:val="70AD47" w:themeColor="accent6"/>
                <w:sz w:val="18"/>
                <w:szCs w:val="18"/>
              </w:rPr>
              <w:t>NOTE:</w:t>
            </w:r>
            <w:ins w:id="1171" w:author="Author">
              <w:r w:rsidR="00F61385">
                <w:rPr>
                  <w:rFonts w:ascii="Verdana" w:eastAsiaTheme="minorHAnsi" w:hAnsi="Verdana" w:cs="Arial"/>
                  <w:b/>
                  <w:color w:val="70AD47" w:themeColor="accent6"/>
                  <w:sz w:val="18"/>
                  <w:szCs w:val="18"/>
                </w:rPr>
                <w:t xml:space="preserve"> </w:t>
              </w:r>
              <w:r w:rsidR="00F61385" w:rsidRPr="00F61385">
                <w:rPr>
                  <w:rFonts w:ascii="Verdana" w:eastAsiaTheme="minorHAnsi" w:hAnsi="Verdana" w:cs="Arial"/>
                  <w:color w:val="70AD47" w:themeColor="accent6"/>
                  <w:sz w:val="18"/>
                  <w:szCs w:val="18"/>
                  <w:rPrChange w:id="1172" w:author="Author">
                    <w:rPr>
                      <w:rFonts w:ascii="Verdana" w:eastAsiaTheme="minorHAnsi" w:hAnsi="Verdana" w:cs="Arial"/>
                      <w:b/>
                      <w:color w:val="70AD47" w:themeColor="accent6"/>
                      <w:sz w:val="18"/>
                      <w:szCs w:val="18"/>
                    </w:rPr>
                  </w:rPrChange>
                </w:rPr>
                <w:t xml:space="preserve">The column </w:t>
              </w:r>
              <w:r w:rsidR="00F61385" w:rsidRPr="00F61385">
                <w:rPr>
                  <w:rFonts w:ascii="Verdana" w:hAnsi="Verdana" w:cs="Arial"/>
                  <w:color w:val="70AD47" w:themeColor="accent6"/>
                  <w:sz w:val="18"/>
                  <w:szCs w:val="18"/>
                  <w:rPrChange w:id="1173" w:author="Author">
                    <w:rPr>
                      <w:rFonts w:ascii="Verdana" w:hAnsi="Verdana" w:cs="Arial"/>
                      <w:b/>
                      <w:color w:val="70AD47" w:themeColor="accent6"/>
                      <w:sz w:val="18"/>
                      <w:szCs w:val="18"/>
                    </w:rPr>
                  </w:rPrChange>
                </w:rPr>
                <w:t xml:space="preserve">‘NAM – TH Match?’ </w:t>
              </w:r>
              <w:r w:rsidR="00F61385" w:rsidRPr="00F61385">
                <w:rPr>
                  <w:rFonts w:ascii="Verdana" w:eastAsiaTheme="minorHAnsi" w:hAnsi="Verdana" w:cs="Arial"/>
                  <w:color w:val="70AD47" w:themeColor="accent6"/>
                  <w:sz w:val="18"/>
                  <w:szCs w:val="18"/>
                  <w:rPrChange w:id="1174" w:author="Author">
                    <w:rPr>
                      <w:rFonts w:ascii="Verdana" w:eastAsiaTheme="minorHAnsi" w:hAnsi="Verdana" w:cs="Arial"/>
                      <w:b/>
                      <w:color w:val="70AD47" w:themeColor="accent6"/>
                      <w:sz w:val="18"/>
                      <w:szCs w:val="18"/>
                    </w:rPr>
                  </w:rPrChange>
                </w:rPr>
                <w:t>will be populated with ‘Yes’ and ‘N/A’</w:t>
              </w:r>
              <w:r w:rsidR="00F61385">
                <w:rPr>
                  <w:rFonts w:ascii="Verdana" w:eastAsiaTheme="minorHAnsi" w:hAnsi="Verdana" w:cs="Arial"/>
                  <w:b/>
                  <w:color w:val="70AD47" w:themeColor="accent6"/>
                  <w:sz w:val="18"/>
                  <w:szCs w:val="18"/>
                </w:rPr>
                <w:t xml:space="preserve">. </w:t>
              </w:r>
            </w:ins>
            <w:r w:rsidRPr="006B2EB0">
              <w:rPr>
                <w:rFonts w:ascii="Verdana" w:eastAsiaTheme="minorHAnsi" w:hAnsi="Verdana" w:cs="Arial"/>
                <w:b/>
                <w:color w:val="70AD47" w:themeColor="accent6"/>
                <w:sz w:val="18"/>
                <w:szCs w:val="18"/>
              </w:rPr>
              <w:t xml:space="preserve"> </w:t>
            </w:r>
            <w:r w:rsidRPr="006B2EB0">
              <w:rPr>
                <w:rFonts w:ascii="Verdana" w:eastAsiaTheme="minorHAnsi" w:hAnsi="Verdana" w:cs="Arial"/>
                <w:color w:val="70AD47" w:themeColor="accent6"/>
                <w:sz w:val="18"/>
                <w:szCs w:val="18"/>
              </w:rPr>
              <w:t>Leave #N/A for any non-matches</w:t>
            </w:r>
          </w:p>
          <w:p w14:paraId="2F10DE0B" w14:textId="47B6280B" w:rsidR="00751C84" w:rsidRDefault="00751C84" w:rsidP="003111CF">
            <w:pPr>
              <w:pStyle w:val="steptext"/>
              <w:rPr>
                <w:ins w:id="1175" w:author="Author"/>
                <w:rFonts w:ascii="Verdana" w:eastAsiaTheme="minorHAnsi" w:hAnsi="Verdana" w:cs="Arial"/>
                <w:sz w:val="18"/>
                <w:szCs w:val="18"/>
              </w:rPr>
            </w:pPr>
          </w:p>
          <w:p w14:paraId="322B0570" w14:textId="04604DC3" w:rsidR="00277A52" w:rsidRPr="001F7CAC" w:rsidRDefault="00277A52" w:rsidP="003111CF">
            <w:pPr>
              <w:pStyle w:val="steptext"/>
              <w:rPr>
                <w:rFonts w:ascii="Verdana" w:eastAsiaTheme="minorHAnsi" w:hAnsi="Verdana" w:cs="Arial"/>
                <w:sz w:val="18"/>
                <w:szCs w:val="18"/>
              </w:rPr>
            </w:pPr>
            <w:ins w:id="1176" w:author="Author">
              <w:r>
                <w:rPr>
                  <w:rFonts w:ascii="Verdana" w:hAnsi="Verdana" w:cs="Arial"/>
                  <w:color w:val="FF0000"/>
                  <w:sz w:val="18"/>
                  <w:szCs w:val="18"/>
                </w:rPr>
                <w:t xml:space="preserve">Step updated in 16.07.2019 to include the vlookup returns from column Q </w:t>
              </w:r>
              <w:r w:rsidRPr="00277A52">
                <w:rPr>
                  <w:rFonts w:ascii="Verdana" w:hAnsi="Verdana" w:cs="Arial"/>
                  <w:color w:val="FF0000"/>
                  <w:sz w:val="18"/>
                  <w:szCs w:val="18"/>
                </w:rPr>
                <w:t>Hub_Vlookup</w:t>
              </w:r>
              <w:r>
                <w:rPr>
                  <w:rFonts w:ascii="Verdana" w:hAnsi="Verdana" w:cs="Arial"/>
                  <w:color w:val="FF0000"/>
                  <w:sz w:val="18"/>
                  <w:szCs w:val="18"/>
                </w:rPr>
                <w:t xml:space="preserve"> included in the dictionary</w:t>
              </w:r>
            </w:ins>
          </w:p>
          <w:p w14:paraId="35232324" w14:textId="77777777" w:rsidR="00751C84" w:rsidRPr="0088163B" w:rsidRDefault="00751C84" w:rsidP="003111CF">
            <w:pPr>
              <w:pStyle w:val="steptext"/>
              <w:rPr>
                <w:rFonts w:ascii="Verdana" w:eastAsiaTheme="minorHAnsi" w:hAnsi="Verdana" w:cs="Arial"/>
                <w:b/>
                <w:color w:val="000000" w:themeColor="text1"/>
                <w:sz w:val="18"/>
                <w:szCs w:val="18"/>
              </w:rPr>
            </w:pPr>
          </w:p>
        </w:tc>
        <w:tc>
          <w:tcPr>
            <w:tcW w:w="1418" w:type="dxa"/>
          </w:tcPr>
          <w:p w14:paraId="2007D912" w14:textId="77777777" w:rsidR="00293F54" w:rsidRPr="000F672E" w:rsidRDefault="00293F54" w:rsidP="000F672E">
            <w:pPr>
              <w:rPr>
                <w:rFonts w:cs="Arial"/>
                <w:b/>
                <w:color w:val="000000" w:themeColor="text1"/>
                <w:sz w:val="18"/>
                <w:szCs w:val="18"/>
                <w:lang w:val="en-US"/>
              </w:rPr>
            </w:pPr>
          </w:p>
        </w:tc>
        <w:tc>
          <w:tcPr>
            <w:tcW w:w="10938" w:type="dxa"/>
          </w:tcPr>
          <w:p w14:paraId="681F5BD5" w14:textId="77777777" w:rsidR="00293F54" w:rsidRDefault="003729A7" w:rsidP="00DA4947">
            <w:pPr>
              <w:rPr>
                <w:noProof/>
              </w:rPr>
            </w:pPr>
            <w:r>
              <w:rPr>
                <w:noProof/>
                <w:lang w:val="en-US"/>
              </w:rPr>
              <w:drawing>
                <wp:anchor distT="0" distB="0" distL="114300" distR="114300" simplePos="0" relativeHeight="251662336" behindDoc="0" locked="0" layoutInCell="1" allowOverlap="1" wp14:anchorId="4E6E860F" wp14:editId="0119D215">
                  <wp:simplePos x="0" y="0"/>
                  <wp:positionH relativeFrom="column">
                    <wp:posOffset>-3175</wp:posOffset>
                  </wp:positionH>
                  <wp:positionV relativeFrom="paragraph">
                    <wp:posOffset>3175</wp:posOffset>
                  </wp:positionV>
                  <wp:extent cx="2238375" cy="2261870"/>
                  <wp:effectExtent l="0" t="0" r="9525" b="5080"/>
                  <wp:wrapThrough wrapText="bothSides">
                    <wp:wrapPolygon edited="0">
                      <wp:start x="0" y="0"/>
                      <wp:lineTo x="0" y="21467"/>
                      <wp:lineTo x="21508" y="21467"/>
                      <wp:lineTo x="21508"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238375" cy="22618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inline distT="0" distB="0" distL="0" distR="0" wp14:anchorId="569D20EE" wp14:editId="6505383B">
                  <wp:extent cx="2074545" cy="2261870"/>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25221" cy="2317122"/>
                          </a:xfrm>
                          <a:prstGeom prst="rect">
                            <a:avLst/>
                          </a:prstGeom>
                        </pic:spPr>
                      </pic:pic>
                    </a:graphicData>
                  </a:graphic>
                </wp:inline>
              </w:drawing>
            </w:r>
            <w:r>
              <w:rPr>
                <w:noProof/>
              </w:rPr>
              <w:t xml:space="preserve"> </w:t>
            </w:r>
          </w:p>
        </w:tc>
      </w:tr>
      <w:tr w:rsidR="00E37526" w:rsidRPr="005335B1" w14:paraId="2A306DF8" w14:textId="77777777" w:rsidTr="00FA4F51">
        <w:trPr>
          <w:cantSplit/>
          <w:trHeight w:val="20"/>
        </w:trPr>
        <w:tc>
          <w:tcPr>
            <w:tcW w:w="1843" w:type="dxa"/>
          </w:tcPr>
          <w:p w14:paraId="6D61031F" w14:textId="77777777" w:rsidR="001F7CAC" w:rsidRDefault="00E37526"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3.1.4</w:t>
            </w:r>
            <w:r w:rsidR="005103A7">
              <w:rPr>
                <w:rFonts w:ascii="Verdana" w:eastAsiaTheme="minorHAnsi" w:hAnsi="Verdana" w:cs="Arial"/>
                <w:b/>
                <w:color w:val="000000" w:themeColor="text1"/>
                <w:sz w:val="18"/>
                <w:szCs w:val="18"/>
              </w:rPr>
              <w:t xml:space="preserve"> </w:t>
            </w:r>
            <w:r w:rsidR="0047120B" w:rsidRPr="00293F54">
              <w:rPr>
                <w:rFonts w:ascii="Verdana" w:eastAsiaTheme="minorHAnsi" w:hAnsi="Verdana" w:cs="Arial"/>
                <w:color w:val="000000" w:themeColor="text1"/>
                <w:sz w:val="18"/>
                <w:szCs w:val="18"/>
              </w:rPr>
              <w:t>Preparation of NAM CSR report</w:t>
            </w:r>
            <w:r w:rsidR="0047120B">
              <w:rPr>
                <w:rFonts w:ascii="Verdana" w:eastAsiaTheme="minorHAnsi" w:hAnsi="Verdana" w:cs="Arial"/>
                <w:color w:val="000000" w:themeColor="text1"/>
                <w:sz w:val="18"/>
                <w:szCs w:val="18"/>
              </w:rPr>
              <w:t>. Populate Global Template columns</w:t>
            </w:r>
            <w:r w:rsidR="001F7CAC">
              <w:rPr>
                <w:rFonts w:ascii="Verdana" w:eastAsiaTheme="minorHAnsi" w:hAnsi="Verdana" w:cs="Arial"/>
                <w:color w:val="000000" w:themeColor="text1"/>
                <w:sz w:val="18"/>
                <w:szCs w:val="18"/>
              </w:rPr>
              <w:t xml:space="preserve">. </w:t>
            </w:r>
          </w:p>
          <w:p w14:paraId="3DC1BB7E" w14:textId="77777777" w:rsidR="00E37526" w:rsidRPr="00293F54"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color w:val="000000" w:themeColor="text1"/>
                <w:sz w:val="18"/>
                <w:szCs w:val="18"/>
              </w:rPr>
              <w:t>*</w:t>
            </w:r>
            <w:r w:rsidRPr="001F7CAC">
              <w:rPr>
                <w:rFonts w:ascii="Verdana" w:eastAsiaTheme="minorHAnsi" w:hAnsi="Verdana" w:cs="Arial"/>
                <w:b/>
                <w:color w:val="000000" w:themeColor="text1"/>
                <w:sz w:val="18"/>
                <w:szCs w:val="18"/>
              </w:rPr>
              <w:t>Only applicable for Iteration 1</w:t>
            </w:r>
          </w:p>
        </w:tc>
        <w:tc>
          <w:tcPr>
            <w:tcW w:w="5103" w:type="dxa"/>
          </w:tcPr>
          <w:p w14:paraId="4C4294BC" w14:textId="77777777" w:rsidR="00E37526" w:rsidRPr="006B2EB0" w:rsidRDefault="005103A7" w:rsidP="005103A7">
            <w:pPr>
              <w:pStyle w:val="steptext"/>
              <w:rPr>
                <w:rFonts w:ascii="Verdana" w:eastAsiaTheme="minorHAnsi" w:hAnsi="Verdana" w:cs="Arial"/>
                <w:b/>
                <w:color w:val="70AD47" w:themeColor="accent6"/>
                <w:sz w:val="18"/>
                <w:szCs w:val="18"/>
              </w:rPr>
            </w:pPr>
            <w:bookmarkStart w:id="1177" w:name="_Hlk10461752"/>
            <w:r w:rsidRPr="006B2EB0">
              <w:rPr>
                <w:rFonts w:ascii="Verdana" w:eastAsiaTheme="minorHAnsi" w:hAnsi="Verdana" w:cs="Arial"/>
                <w:b/>
                <w:color w:val="70AD47" w:themeColor="accent6"/>
                <w:sz w:val="18"/>
                <w:szCs w:val="18"/>
              </w:rPr>
              <w:t>Populate column ‘</w:t>
            </w:r>
            <w:r w:rsidR="003729A7" w:rsidRPr="006B2EB0">
              <w:rPr>
                <w:rFonts w:ascii="Verdana" w:eastAsiaTheme="minorHAnsi" w:hAnsi="Verdana" w:cs="Arial"/>
                <w:b/>
                <w:color w:val="70AD47" w:themeColor="accent6"/>
                <w:sz w:val="18"/>
                <w:szCs w:val="18"/>
              </w:rPr>
              <w:t xml:space="preserve">NAM </w:t>
            </w:r>
            <w:r w:rsidR="00B61D82" w:rsidRPr="006B2EB0">
              <w:rPr>
                <w:rFonts w:ascii="Verdana" w:eastAsiaTheme="minorHAnsi" w:hAnsi="Verdana" w:cs="Arial"/>
                <w:b/>
                <w:color w:val="70AD47" w:themeColor="accent6"/>
                <w:sz w:val="18"/>
                <w:szCs w:val="18"/>
              </w:rPr>
              <w:t>–</w:t>
            </w:r>
            <w:r w:rsidR="003729A7" w:rsidRPr="006B2EB0">
              <w:rPr>
                <w:rFonts w:ascii="Verdana" w:eastAsiaTheme="minorHAnsi" w:hAnsi="Verdana" w:cs="Arial"/>
                <w:b/>
                <w:color w:val="70AD47" w:themeColor="accent6"/>
                <w:sz w:val="18"/>
                <w:szCs w:val="18"/>
              </w:rPr>
              <w:t xml:space="preserve"> </w:t>
            </w:r>
            <w:r w:rsidR="00B61D82" w:rsidRPr="006B2EB0">
              <w:rPr>
                <w:rFonts w:ascii="Verdana" w:eastAsiaTheme="minorHAnsi" w:hAnsi="Verdana" w:cs="Arial"/>
                <w:b/>
                <w:color w:val="70AD47" w:themeColor="accent6"/>
                <w:sz w:val="18"/>
                <w:szCs w:val="18"/>
              </w:rPr>
              <w:t>IS_</w:t>
            </w:r>
            <w:r w:rsidRPr="006B2EB0">
              <w:rPr>
                <w:rFonts w:ascii="Verdana" w:eastAsiaTheme="minorHAnsi" w:hAnsi="Verdana" w:cs="Arial"/>
                <w:b/>
                <w:color w:val="70AD47" w:themeColor="accent6"/>
                <w:sz w:val="18"/>
                <w:szCs w:val="18"/>
              </w:rPr>
              <w:t xml:space="preserve">VWP’ </w:t>
            </w:r>
            <w:bookmarkEnd w:id="1177"/>
            <w:r w:rsidRPr="006B2EB0">
              <w:rPr>
                <w:rFonts w:ascii="Verdana" w:eastAsiaTheme="minorHAnsi" w:hAnsi="Verdana" w:cs="Arial"/>
                <w:b/>
                <w:color w:val="70AD47" w:themeColor="accent6"/>
                <w:sz w:val="18"/>
                <w:szCs w:val="18"/>
              </w:rPr>
              <w:t>in Global Template</w:t>
            </w:r>
          </w:p>
          <w:p w14:paraId="3150C079" w14:textId="77777777" w:rsidR="00751C84" w:rsidRPr="006B2EB0" w:rsidRDefault="00751C84" w:rsidP="005103A7">
            <w:pPr>
              <w:pStyle w:val="steptext"/>
              <w:rPr>
                <w:rFonts w:ascii="Verdana" w:eastAsiaTheme="minorHAnsi" w:hAnsi="Verdana" w:cs="Arial"/>
                <w:b/>
                <w:color w:val="70AD47" w:themeColor="accent6"/>
                <w:sz w:val="18"/>
                <w:szCs w:val="18"/>
              </w:rPr>
            </w:pPr>
          </w:p>
          <w:p w14:paraId="01F4A313" w14:textId="77777777" w:rsidR="00751C84" w:rsidRPr="006B2EB0" w:rsidRDefault="00751C84" w:rsidP="005103A7">
            <w:pPr>
              <w:pStyle w:val="steptext"/>
              <w:rPr>
                <w:rFonts w:ascii="Verdana" w:eastAsiaTheme="minorHAnsi" w:hAnsi="Verdana" w:cs="Arial"/>
                <w:b/>
                <w:color w:val="70AD47" w:themeColor="accent6"/>
                <w:sz w:val="18"/>
                <w:szCs w:val="18"/>
              </w:rPr>
            </w:pPr>
          </w:p>
          <w:p w14:paraId="2120BD76" w14:textId="01FFFA40" w:rsidR="005103A7" w:rsidRPr="006B2EB0" w:rsidRDefault="005103A7" w:rsidP="005103A7">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 xml:space="preserve">Go to column ‘Payment Method Supplement’ </w:t>
            </w:r>
            <w:del w:id="1178" w:author="Author">
              <w:r w:rsidRPr="006B2EB0" w:rsidDel="00FF4FA5">
                <w:rPr>
                  <w:rFonts w:ascii="Verdana" w:eastAsiaTheme="minorHAnsi" w:hAnsi="Verdana" w:cs="Arial"/>
                  <w:color w:val="70AD47" w:themeColor="accent6"/>
                  <w:sz w:val="18"/>
                  <w:szCs w:val="18"/>
                </w:rPr>
                <w:delText xml:space="preserve">column </w:delText>
              </w:r>
            </w:del>
            <w:r w:rsidRPr="006B2EB0">
              <w:rPr>
                <w:rFonts w:ascii="Verdana" w:eastAsiaTheme="minorHAnsi" w:hAnsi="Verdana" w:cs="Arial"/>
                <w:color w:val="70AD47" w:themeColor="accent6"/>
                <w:sz w:val="18"/>
                <w:szCs w:val="18"/>
              </w:rPr>
              <w:t>from CSR report and filter on ‘PR’ and</w:t>
            </w:r>
            <w:ins w:id="1179" w:author="Author">
              <w:r w:rsidR="00144DE8">
                <w:rPr>
                  <w:rFonts w:ascii="Verdana" w:eastAsiaTheme="minorHAnsi" w:hAnsi="Verdana" w:cs="Arial"/>
                  <w:color w:val="70AD47" w:themeColor="accent6"/>
                  <w:sz w:val="18"/>
                  <w:szCs w:val="18"/>
                </w:rPr>
                <w:t xml:space="preserve">/or </w:t>
              </w:r>
            </w:ins>
            <w:r w:rsidRPr="006B2EB0">
              <w:rPr>
                <w:rFonts w:ascii="Verdana" w:eastAsiaTheme="minorHAnsi" w:hAnsi="Verdana" w:cs="Arial"/>
                <w:color w:val="70AD47" w:themeColor="accent6"/>
                <w:sz w:val="18"/>
                <w:szCs w:val="18"/>
              </w:rPr>
              <w:t xml:space="preserve"> ‘EM’ </w:t>
            </w:r>
          </w:p>
          <w:p w14:paraId="00111C22" w14:textId="77777777" w:rsidR="005103A7" w:rsidRPr="006B2EB0" w:rsidRDefault="005103A7" w:rsidP="005103A7">
            <w:pPr>
              <w:pStyle w:val="ListParagraph"/>
              <w:rPr>
                <w:rFonts w:ascii="Verdana" w:hAnsi="Verdana" w:cs="Arial"/>
                <w:color w:val="70AD47" w:themeColor="accent6"/>
                <w:sz w:val="18"/>
                <w:szCs w:val="18"/>
              </w:rPr>
            </w:pPr>
          </w:p>
          <w:p w14:paraId="2B70FAAD" w14:textId="26732B29" w:rsidR="005103A7" w:rsidRDefault="005103A7" w:rsidP="005103A7">
            <w:pPr>
              <w:pStyle w:val="steptext"/>
              <w:numPr>
                <w:ilvl w:val="0"/>
                <w:numId w:val="29"/>
              </w:numPr>
              <w:rPr>
                <w:ins w:id="1180" w:author="Autho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 xml:space="preserve">Then go to column ‘Vendor Text’ from CSR report and filter on values that ‘Begin with’ </w:t>
            </w:r>
            <w:ins w:id="1181" w:author="Author">
              <w:r w:rsidR="00506C7D">
                <w:rPr>
                  <w:rFonts w:ascii="Verdana" w:eastAsiaTheme="minorHAnsi" w:hAnsi="Verdana" w:cs="Arial"/>
                  <w:color w:val="70AD47" w:themeColor="accent6"/>
                  <w:sz w:val="18"/>
                  <w:szCs w:val="18"/>
                </w:rPr>
                <w:t>~</w:t>
              </w:r>
            </w:ins>
            <w:r w:rsidRPr="006B2EB0">
              <w:rPr>
                <w:rFonts w:ascii="Verdana" w:eastAsiaTheme="minorHAnsi" w:hAnsi="Verdana" w:cs="Arial"/>
                <w:color w:val="70AD47" w:themeColor="accent6"/>
                <w:sz w:val="18"/>
                <w:szCs w:val="18"/>
              </w:rPr>
              <w:t>*00000</w:t>
            </w:r>
          </w:p>
          <w:p w14:paraId="0CA7813A" w14:textId="77777777" w:rsidR="00506C7D" w:rsidRDefault="00506C7D">
            <w:pPr>
              <w:pStyle w:val="ListParagraph"/>
              <w:rPr>
                <w:ins w:id="1182" w:author="Author"/>
                <w:rFonts w:ascii="Verdana" w:hAnsi="Verdana" w:cs="Arial"/>
                <w:color w:val="70AD47" w:themeColor="accent6"/>
                <w:sz w:val="18"/>
                <w:szCs w:val="18"/>
              </w:rPr>
              <w:pPrChange w:id="1183" w:author="Author">
                <w:pPr>
                  <w:pStyle w:val="steptext"/>
                  <w:numPr>
                    <w:numId w:val="29"/>
                  </w:numPr>
                  <w:ind w:left="720" w:hanging="360"/>
                </w:pPr>
              </w:pPrChange>
            </w:pPr>
          </w:p>
          <w:p w14:paraId="2B4B8E86" w14:textId="77777777" w:rsidR="00506C7D" w:rsidRPr="006B2EB0" w:rsidRDefault="00506C7D">
            <w:pPr>
              <w:pStyle w:val="steptext"/>
              <w:ind w:left="720"/>
              <w:rPr>
                <w:rFonts w:ascii="Verdana" w:eastAsiaTheme="minorHAnsi" w:hAnsi="Verdana" w:cs="Arial"/>
                <w:color w:val="70AD47" w:themeColor="accent6"/>
                <w:sz w:val="18"/>
                <w:szCs w:val="18"/>
              </w:rPr>
              <w:pPrChange w:id="1184" w:author="Author">
                <w:pPr>
                  <w:pStyle w:val="steptext"/>
                  <w:numPr>
                    <w:numId w:val="29"/>
                  </w:numPr>
                  <w:ind w:left="720" w:hanging="360"/>
                </w:pPr>
              </w:pPrChange>
            </w:pPr>
          </w:p>
          <w:p w14:paraId="7179A566" w14:textId="77777777" w:rsidR="00506C7D" w:rsidRPr="004C63F5" w:rsidRDefault="00506C7D" w:rsidP="00506C7D">
            <w:pPr>
              <w:pStyle w:val="steptext"/>
              <w:ind w:left="720"/>
              <w:rPr>
                <w:ins w:id="1185" w:author="Author"/>
                <w:rFonts w:ascii="Verdana" w:eastAsiaTheme="minorHAnsi" w:hAnsi="Verdana" w:cs="Arial"/>
                <w:color w:val="70AD47" w:themeColor="accent6"/>
                <w:sz w:val="18"/>
                <w:szCs w:val="18"/>
              </w:rPr>
            </w:pPr>
            <w:ins w:id="1186" w:author="Author">
              <w:r>
                <w:rPr>
                  <w:rFonts w:ascii="Verdana" w:eastAsiaTheme="minorHAnsi" w:hAnsi="Verdana" w:cs="Arial"/>
                  <w:color w:val="70AD47" w:themeColor="accent6"/>
                  <w:sz w:val="18"/>
                  <w:szCs w:val="18"/>
                </w:rPr>
                <w:t>NOTE: Tilde symbol (~) added in front of * in this step because some excel programs consider * as a wildcard.</w:t>
              </w:r>
            </w:ins>
          </w:p>
          <w:p w14:paraId="284D8CC7" w14:textId="77777777" w:rsidR="005103A7" w:rsidRPr="006B2EB0" w:rsidRDefault="005103A7" w:rsidP="005103A7">
            <w:pPr>
              <w:pStyle w:val="ListParagraph"/>
              <w:rPr>
                <w:rFonts w:ascii="Verdana" w:hAnsi="Verdana" w:cs="Arial"/>
                <w:color w:val="70AD47" w:themeColor="accent6"/>
                <w:sz w:val="18"/>
                <w:szCs w:val="18"/>
              </w:rPr>
            </w:pPr>
          </w:p>
          <w:p w14:paraId="421E6BCF" w14:textId="77777777" w:rsidR="005103A7" w:rsidRPr="004C63F5" w:rsidRDefault="005103A7" w:rsidP="005103A7">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lang w:val="en-AU"/>
              </w:rPr>
              <w:t>Then go to column ‘</w:t>
            </w:r>
            <w:r w:rsidR="00B61D82" w:rsidRPr="006B2EB0">
              <w:rPr>
                <w:rFonts w:ascii="Verdana" w:eastAsiaTheme="minorHAnsi" w:hAnsi="Verdana" w:cs="Arial"/>
                <w:color w:val="70AD47" w:themeColor="accent6"/>
                <w:sz w:val="18"/>
                <w:szCs w:val="18"/>
                <w:lang w:val="en-AU"/>
              </w:rPr>
              <w:t>NAM – IS_</w:t>
            </w:r>
            <w:r w:rsidRPr="006B2EB0">
              <w:rPr>
                <w:rFonts w:ascii="Verdana" w:eastAsiaTheme="minorHAnsi" w:hAnsi="Verdana" w:cs="Arial"/>
                <w:color w:val="70AD47" w:themeColor="accent6"/>
                <w:sz w:val="18"/>
                <w:szCs w:val="18"/>
                <w:lang w:val="en-AU"/>
              </w:rPr>
              <w:t xml:space="preserve">VWP’ from </w:t>
            </w:r>
            <w:r w:rsidRPr="006B2EB0">
              <w:rPr>
                <w:rFonts w:ascii="Verdana" w:eastAsiaTheme="minorHAnsi" w:hAnsi="Verdana" w:cs="Arial"/>
                <w:color w:val="70AD47" w:themeColor="accent6"/>
                <w:sz w:val="18"/>
                <w:szCs w:val="18"/>
              </w:rPr>
              <w:t>Global Template</w:t>
            </w:r>
            <w:r w:rsidRPr="006B2EB0">
              <w:rPr>
                <w:rFonts w:ascii="Verdana" w:eastAsiaTheme="minorHAnsi" w:hAnsi="Verdana" w:cs="Arial"/>
                <w:color w:val="70AD47" w:themeColor="accent6"/>
                <w:sz w:val="18"/>
                <w:szCs w:val="18"/>
                <w:lang w:val="en-AU"/>
              </w:rPr>
              <w:t xml:space="preserve"> and fill in ‘Yes’ in the filtered cells</w:t>
            </w:r>
          </w:p>
          <w:p w14:paraId="241AC2E9" w14:textId="77777777" w:rsidR="004C63F5" w:rsidRDefault="004C63F5" w:rsidP="004C63F5">
            <w:pPr>
              <w:pStyle w:val="ListParagraph"/>
              <w:rPr>
                <w:rFonts w:ascii="Verdana" w:hAnsi="Verdana" w:cs="Arial"/>
                <w:color w:val="70AD47" w:themeColor="accent6"/>
                <w:sz w:val="18"/>
                <w:szCs w:val="18"/>
              </w:rPr>
            </w:pPr>
          </w:p>
          <w:p w14:paraId="31B42EE6" w14:textId="77777777" w:rsidR="004C63F5" w:rsidRDefault="004C63F5" w:rsidP="005103A7">
            <w:pPr>
              <w:pStyle w:val="steptext"/>
              <w:numPr>
                <w:ilvl w:val="0"/>
                <w:numId w:val="29"/>
              </w:numPr>
              <w:rPr>
                <w:rFonts w:ascii="Verdana" w:eastAsiaTheme="minorHAnsi" w:hAnsi="Verdana" w:cs="Arial"/>
                <w:color w:val="70AD47" w:themeColor="accent6"/>
                <w:sz w:val="18"/>
                <w:szCs w:val="18"/>
              </w:rPr>
            </w:pPr>
            <w:r>
              <w:rPr>
                <w:rFonts w:ascii="Verdana" w:eastAsiaTheme="minorHAnsi" w:hAnsi="Verdana" w:cs="Arial"/>
                <w:color w:val="70AD47" w:themeColor="accent6"/>
                <w:sz w:val="18"/>
                <w:szCs w:val="18"/>
              </w:rPr>
              <w:t>Remove all filters</w:t>
            </w:r>
          </w:p>
          <w:p w14:paraId="6878079E" w14:textId="77777777" w:rsidR="004C63F5" w:rsidRDefault="004C63F5" w:rsidP="004C63F5">
            <w:pPr>
              <w:pStyle w:val="ListParagraph"/>
              <w:rPr>
                <w:rFonts w:ascii="Verdana" w:hAnsi="Verdana" w:cs="Arial"/>
                <w:color w:val="70AD47" w:themeColor="accent6"/>
                <w:sz w:val="18"/>
                <w:szCs w:val="18"/>
              </w:rPr>
            </w:pPr>
          </w:p>
          <w:p w14:paraId="5FC91EF9" w14:textId="30A74D15" w:rsidR="005103A7" w:rsidRDefault="004C63F5" w:rsidP="004C63F5">
            <w:pPr>
              <w:pStyle w:val="steptext"/>
              <w:numPr>
                <w:ilvl w:val="0"/>
                <w:numId w:val="29"/>
              </w:numPr>
              <w:rPr>
                <w:ins w:id="1187" w:author="Author"/>
                <w:rFonts w:ascii="Verdana" w:eastAsiaTheme="minorHAnsi" w:hAnsi="Verdana" w:cs="Arial"/>
                <w:color w:val="70AD47" w:themeColor="accent6"/>
                <w:sz w:val="18"/>
                <w:szCs w:val="18"/>
              </w:rPr>
            </w:pPr>
            <w:r>
              <w:rPr>
                <w:rFonts w:ascii="Verdana" w:eastAsiaTheme="minorHAnsi" w:hAnsi="Verdana" w:cs="Arial"/>
                <w:color w:val="70AD47" w:themeColor="accent6"/>
                <w:sz w:val="18"/>
                <w:szCs w:val="18"/>
                <w:lang w:val="en-AU"/>
              </w:rPr>
              <w:t>G</w:t>
            </w:r>
            <w:r w:rsidRPr="006B2EB0">
              <w:rPr>
                <w:rFonts w:ascii="Verdana" w:eastAsiaTheme="minorHAnsi" w:hAnsi="Verdana" w:cs="Arial"/>
                <w:color w:val="70AD47" w:themeColor="accent6"/>
                <w:sz w:val="18"/>
                <w:szCs w:val="18"/>
              </w:rPr>
              <w:t xml:space="preserve">o to column ‘Vendor Text’ from CSR report and filter on values that ‘Begin with’ </w:t>
            </w:r>
            <w:ins w:id="1188" w:author="Author">
              <w:r w:rsidR="00506C7D">
                <w:rPr>
                  <w:rFonts w:ascii="Verdana" w:eastAsiaTheme="minorHAnsi" w:hAnsi="Verdana" w:cs="Arial"/>
                  <w:color w:val="70AD47" w:themeColor="accent6"/>
                  <w:sz w:val="18"/>
                  <w:szCs w:val="18"/>
                </w:rPr>
                <w:t>~</w:t>
              </w:r>
            </w:ins>
            <w:r w:rsidRPr="006B2EB0">
              <w:rPr>
                <w:rFonts w:ascii="Verdana" w:eastAsiaTheme="minorHAnsi" w:hAnsi="Verdana" w:cs="Arial"/>
                <w:color w:val="70AD47" w:themeColor="accent6"/>
                <w:sz w:val="18"/>
                <w:szCs w:val="18"/>
              </w:rPr>
              <w:t>*00000</w:t>
            </w:r>
          </w:p>
          <w:p w14:paraId="773CA4F3" w14:textId="77777777" w:rsidR="00506C7D" w:rsidRDefault="00506C7D">
            <w:pPr>
              <w:pStyle w:val="ListParagraph"/>
              <w:rPr>
                <w:ins w:id="1189" w:author="Author"/>
                <w:rFonts w:ascii="Verdana" w:hAnsi="Verdana" w:cs="Arial"/>
                <w:color w:val="70AD47" w:themeColor="accent6"/>
                <w:sz w:val="18"/>
                <w:szCs w:val="18"/>
              </w:rPr>
              <w:pPrChange w:id="1190" w:author="Author">
                <w:pPr>
                  <w:pStyle w:val="steptext"/>
                  <w:numPr>
                    <w:numId w:val="29"/>
                  </w:numPr>
                  <w:ind w:left="720" w:hanging="360"/>
                </w:pPr>
              </w:pPrChange>
            </w:pPr>
          </w:p>
          <w:p w14:paraId="1D44E61D" w14:textId="2CB78A41" w:rsidR="00506C7D" w:rsidRPr="004C63F5" w:rsidRDefault="00506C7D">
            <w:pPr>
              <w:pStyle w:val="steptext"/>
              <w:ind w:left="720"/>
              <w:rPr>
                <w:rFonts w:ascii="Verdana" w:eastAsiaTheme="minorHAnsi" w:hAnsi="Verdana" w:cs="Arial"/>
                <w:color w:val="70AD47" w:themeColor="accent6"/>
                <w:sz w:val="18"/>
                <w:szCs w:val="18"/>
              </w:rPr>
              <w:pPrChange w:id="1191" w:author="Author">
                <w:pPr>
                  <w:pStyle w:val="steptext"/>
                  <w:numPr>
                    <w:numId w:val="29"/>
                  </w:numPr>
                  <w:ind w:left="720" w:hanging="360"/>
                </w:pPr>
              </w:pPrChange>
            </w:pPr>
            <w:ins w:id="1192" w:author="Author">
              <w:r>
                <w:rPr>
                  <w:rFonts w:ascii="Verdana" w:eastAsiaTheme="minorHAnsi" w:hAnsi="Verdana" w:cs="Arial"/>
                  <w:color w:val="70AD47" w:themeColor="accent6"/>
                  <w:sz w:val="18"/>
                  <w:szCs w:val="18"/>
                </w:rPr>
                <w:t>NOTE: Tilde symbol (~) added in front of * in this step because some excel programs consider * as a wildcard.</w:t>
              </w:r>
            </w:ins>
          </w:p>
          <w:p w14:paraId="41B629D9" w14:textId="77777777" w:rsidR="005103A7" w:rsidRPr="006B2EB0" w:rsidRDefault="005103A7" w:rsidP="005103A7">
            <w:pPr>
              <w:pStyle w:val="ListParagraph"/>
              <w:rPr>
                <w:rFonts w:ascii="Verdana" w:hAnsi="Verdana" w:cs="Arial"/>
                <w:color w:val="70AD47" w:themeColor="accent6"/>
                <w:sz w:val="18"/>
                <w:szCs w:val="18"/>
              </w:rPr>
            </w:pPr>
          </w:p>
          <w:p w14:paraId="0470392F" w14:textId="77777777" w:rsidR="005103A7" w:rsidRPr="006B2EB0" w:rsidRDefault="004C63F5" w:rsidP="005103A7">
            <w:pPr>
              <w:pStyle w:val="steptext"/>
              <w:numPr>
                <w:ilvl w:val="0"/>
                <w:numId w:val="29"/>
              </w:numPr>
              <w:rPr>
                <w:rFonts w:ascii="Verdana" w:eastAsiaTheme="minorHAnsi" w:hAnsi="Verdana" w:cs="Arial"/>
                <w:color w:val="70AD47" w:themeColor="accent6"/>
                <w:sz w:val="18"/>
                <w:szCs w:val="18"/>
              </w:rPr>
            </w:pPr>
            <w:r>
              <w:rPr>
                <w:rFonts w:ascii="Verdana" w:eastAsiaTheme="minorHAnsi" w:hAnsi="Verdana" w:cs="Arial"/>
                <w:color w:val="70AD47" w:themeColor="accent6"/>
                <w:sz w:val="18"/>
                <w:szCs w:val="18"/>
                <w:lang w:val="en-AU"/>
              </w:rPr>
              <w:t>Then g</w:t>
            </w:r>
            <w:r w:rsidR="005103A7" w:rsidRPr="006B2EB0">
              <w:rPr>
                <w:rFonts w:ascii="Verdana" w:eastAsiaTheme="minorHAnsi" w:hAnsi="Verdana" w:cs="Arial"/>
                <w:color w:val="70AD47" w:themeColor="accent6"/>
                <w:sz w:val="18"/>
                <w:szCs w:val="18"/>
              </w:rPr>
              <w:t xml:space="preserve">o to column ‘Payment Method Supplement’ from CSR report </w:t>
            </w:r>
            <w:r>
              <w:rPr>
                <w:rFonts w:ascii="Verdana" w:eastAsiaTheme="minorHAnsi" w:hAnsi="Verdana" w:cs="Arial"/>
                <w:color w:val="70AD47" w:themeColor="accent6"/>
                <w:sz w:val="18"/>
                <w:szCs w:val="18"/>
              </w:rPr>
              <w:t>and apply</w:t>
            </w:r>
            <w:r w:rsidR="005103A7" w:rsidRPr="006B2EB0">
              <w:rPr>
                <w:rFonts w:ascii="Verdana" w:eastAsiaTheme="minorHAnsi" w:hAnsi="Verdana" w:cs="Arial"/>
                <w:color w:val="70AD47" w:themeColor="accent6"/>
                <w:sz w:val="18"/>
                <w:szCs w:val="18"/>
              </w:rPr>
              <w:t xml:space="preserve"> filters on ‘#’ cells only </w:t>
            </w:r>
          </w:p>
          <w:p w14:paraId="604E8143" w14:textId="77777777" w:rsidR="005103A7" w:rsidRPr="006B2EB0" w:rsidRDefault="005103A7" w:rsidP="005103A7">
            <w:pPr>
              <w:pStyle w:val="steptext"/>
              <w:rPr>
                <w:rFonts w:ascii="Verdana" w:eastAsiaTheme="minorHAnsi" w:hAnsi="Verdana" w:cs="Arial"/>
                <w:color w:val="70AD47" w:themeColor="accent6"/>
                <w:sz w:val="18"/>
                <w:szCs w:val="18"/>
              </w:rPr>
            </w:pPr>
          </w:p>
          <w:p w14:paraId="3EC1C23A" w14:textId="77108CC9" w:rsidR="005103A7" w:rsidRPr="006B2EB0" w:rsidRDefault="005103A7" w:rsidP="00B61D82">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Then g</w:t>
            </w:r>
            <w:r w:rsidR="004C63F5">
              <w:rPr>
                <w:rFonts w:ascii="Verdana" w:eastAsiaTheme="minorHAnsi" w:hAnsi="Verdana" w:cs="Arial"/>
                <w:color w:val="70AD47" w:themeColor="accent6"/>
                <w:sz w:val="18"/>
                <w:szCs w:val="18"/>
              </w:rPr>
              <w:t>o to column ‘Name 1</w:t>
            </w:r>
            <w:r w:rsidRPr="006B2EB0">
              <w:rPr>
                <w:rFonts w:ascii="Verdana" w:eastAsiaTheme="minorHAnsi" w:hAnsi="Verdana" w:cs="Arial"/>
                <w:color w:val="70AD47" w:themeColor="accent6"/>
                <w:sz w:val="18"/>
                <w:szCs w:val="18"/>
              </w:rPr>
              <w:t>’ from CSR report and filter only the ‘AHM NOVUS COMMUNICATION</w:t>
            </w:r>
            <w:ins w:id="1193" w:author="Author">
              <w:r w:rsidR="00CF43E9" w:rsidRPr="003D5BE3">
                <w:rPr>
                  <w:rFonts w:ascii="Verdana" w:eastAsiaTheme="minorHAnsi" w:hAnsi="Verdana" w:cs="Arial"/>
                  <w:color w:val="FF0000"/>
                  <w:sz w:val="18"/>
                  <w:szCs w:val="18"/>
                  <w:rPrChange w:id="1194" w:author="Author">
                    <w:rPr>
                      <w:rFonts w:ascii="Verdana" w:eastAsiaTheme="minorHAnsi" w:hAnsi="Verdana" w:cs="Arial"/>
                      <w:color w:val="70AD47" w:themeColor="accent6"/>
                      <w:sz w:val="18"/>
                      <w:szCs w:val="18"/>
                    </w:rPr>
                  </w:rPrChange>
                </w:rPr>
                <w:t>S</w:t>
              </w:r>
            </w:ins>
            <w:r w:rsidRPr="006B2EB0">
              <w:rPr>
                <w:rFonts w:ascii="Verdana" w:eastAsiaTheme="minorHAnsi" w:hAnsi="Verdana" w:cs="Arial"/>
                <w:color w:val="70AD47" w:themeColor="accent6"/>
                <w:sz w:val="18"/>
                <w:szCs w:val="18"/>
              </w:rPr>
              <w:t>’</w:t>
            </w:r>
            <w:r w:rsidR="00B61D82" w:rsidRPr="006B2EB0">
              <w:rPr>
                <w:rFonts w:ascii="Verdana" w:eastAsiaTheme="minorHAnsi" w:hAnsi="Verdana" w:cs="Arial"/>
                <w:color w:val="70AD47" w:themeColor="accent6"/>
                <w:sz w:val="18"/>
                <w:szCs w:val="18"/>
              </w:rPr>
              <w:t xml:space="preserve"> or ‘IQVIA INC’</w:t>
            </w:r>
            <w:r w:rsidRPr="006B2EB0">
              <w:rPr>
                <w:rFonts w:ascii="Verdana" w:eastAsiaTheme="minorHAnsi" w:hAnsi="Verdana" w:cs="Arial"/>
                <w:color w:val="70AD47" w:themeColor="accent6"/>
                <w:sz w:val="18"/>
                <w:szCs w:val="18"/>
              </w:rPr>
              <w:t xml:space="preserve"> data</w:t>
            </w:r>
          </w:p>
          <w:p w14:paraId="2A451193" w14:textId="77777777" w:rsidR="005103A7" w:rsidRPr="006B2EB0" w:rsidRDefault="005103A7" w:rsidP="005103A7">
            <w:pPr>
              <w:pStyle w:val="ListParagraph"/>
              <w:rPr>
                <w:rFonts w:ascii="Verdana" w:hAnsi="Verdana" w:cs="Arial"/>
                <w:color w:val="70AD47" w:themeColor="accent6"/>
                <w:sz w:val="18"/>
                <w:szCs w:val="18"/>
              </w:rPr>
            </w:pPr>
          </w:p>
          <w:p w14:paraId="36BFFA76" w14:textId="77777777" w:rsidR="005103A7" w:rsidRPr="006B2EB0" w:rsidRDefault="005103A7" w:rsidP="005103A7">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lang w:val="en-AU"/>
              </w:rPr>
              <w:lastRenderedPageBreak/>
              <w:t>Go to column ‘</w:t>
            </w:r>
            <w:r w:rsidR="00B61D82" w:rsidRPr="006B2EB0">
              <w:rPr>
                <w:rFonts w:ascii="Verdana" w:eastAsiaTheme="minorHAnsi" w:hAnsi="Verdana" w:cs="Arial"/>
                <w:color w:val="70AD47" w:themeColor="accent6"/>
                <w:sz w:val="18"/>
                <w:szCs w:val="18"/>
                <w:lang w:val="en-AU"/>
              </w:rPr>
              <w:t xml:space="preserve">NAM - </w:t>
            </w:r>
            <w:r w:rsidRPr="006B2EB0">
              <w:rPr>
                <w:rFonts w:ascii="Verdana" w:eastAsiaTheme="minorHAnsi" w:hAnsi="Verdana" w:cs="Arial"/>
                <w:color w:val="70AD47" w:themeColor="accent6"/>
                <w:sz w:val="18"/>
                <w:szCs w:val="18"/>
                <w:lang w:val="en-AU"/>
              </w:rPr>
              <w:t xml:space="preserve">IS_VWP’ from </w:t>
            </w:r>
            <w:r w:rsidRPr="006B2EB0">
              <w:rPr>
                <w:rFonts w:ascii="Verdana" w:eastAsiaTheme="minorHAnsi" w:hAnsi="Verdana" w:cs="Arial"/>
                <w:color w:val="70AD47" w:themeColor="accent6"/>
                <w:sz w:val="18"/>
                <w:szCs w:val="18"/>
              </w:rPr>
              <w:t xml:space="preserve">Global Template </w:t>
            </w:r>
            <w:r w:rsidRPr="006B2EB0">
              <w:rPr>
                <w:rFonts w:ascii="Verdana" w:eastAsiaTheme="minorHAnsi" w:hAnsi="Verdana" w:cs="Arial"/>
                <w:color w:val="70AD47" w:themeColor="accent6"/>
                <w:sz w:val="18"/>
                <w:szCs w:val="18"/>
                <w:lang w:val="en-AU"/>
              </w:rPr>
              <w:t>and fill in ‘Yes’ in the filtered cells</w:t>
            </w:r>
          </w:p>
          <w:p w14:paraId="7DF85455" w14:textId="77777777" w:rsidR="005103A7" w:rsidRPr="006B2EB0" w:rsidRDefault="005103A7" w:rsidP="005103A7">
            <w:pPr>
              <w:pStyle w:val="ListParagraph"/>
              <w:rPr>
                <w:rFonts w:ascii="Verdana" w:hAnsi="Verdana" w:cs="Arial"/>
                <w:color w:val="70AD47" w:themeColor="accent6"/>
                <w:sz w:val="18"/>
                <w:szCs w:val="18"/>
                <w:lang w:val="en-US"/>
              </w:rPr>
            </w:pPr>
          </w:p>
          <w:p w14:paraId="3AC84E6B" w14:textId="77777777" w:rsidR="005103A7" w:rsidRDefault="004C63F5" w:rsidP="005103A7">
            <w:pPr>
              <w:pStyle w:val="steptext"/>
              <w:numPr>
                <w:ilvl w:val="0"/>
                <w:numId w:val="29"/>
              </w:numPr>
              <w:rPr>
                <w:rFonts w:ascii="Verdana" w:eastAsiaTheme="minorHAnsi" w:hAnsi="Verdana" w:cs="Arial"/>
                <w:color w:val="70AD47" w:themeColor="accent6"/>
                <w:sz w:val="18"/>
                <w:szCs w:val="18"/>
              </w:rPr>
            </w:pPr>
            <w:r>
              <w:rPr>
                <w:rFonts w:ascii="Verdana" w:eastAsiaTheme="minorHAnsi" w:hAnsi="Verdana" w:cs="Arial"/>
                <w:color w:val="70AD47" w:themeColor="accent6"/>
                <w:sz w:val="18"/>
                <w:szCs w:val="18"/>
              </w:rPr>
              <w:t>Remove all filters</w:t>
            </w:r>
          </w:p>
          <w:p w14:paraId="31753D5B" w14:textId="77777777" w:rsidR="0081586D" w:rsidRDefault="0081586D" w:rsidP="0081586D">
            <w:pPr>
              <w:pStyle w:val="ListParagraph"/>
              <w:rPr>
                <w:rFonts w:ascii="Verdana" w:hAnsi="Verdana" w:cs="Arial"/>
                <w:color w:val="70AD47" w:themeColor="accent6"/>
                <w:sz w:val="18"/>
                <w:szCs w:val="18"/>
              </w:rPr>
            </w:pPr>
          </w:p>
          <w:p w14:paraId="575A378B" w14:textId="77777777" w:rsidR="00EB559B" w:rsidRDefault="0081586D" w:rsidP="00EB559B">
            <w:pPr>
              <w:pStyle w:val="steptext"/>
              <w:numPr>
                <w:ilvl w:val="0"/>
                <w:numId w:val="29"/>
              </w:numPr>
              <w:rPr>
                <w:ins w:id="1195" w:author="Author"/>
                <w:rFonts w:ascii="Verdana" w:eastAsiaTheme="minorHAnsi" w:hAnsi="Verdana" w:cs="Arial"/>
                <w:color w:val="70AD47" w:themeColor="accent6"/>
                <w:sz w:val="18"/>
                <w:szCs w:val="18"/>
              </w:rPr>
            </w:pPr>
            <w:r>
              <w:rPr>
                <w:rFonts w:ascii="Verdana" w:eastAsiaTheme="minorHAnsi" w:hAnsi="Verdana" w:cs="Arial"/>
                <w:color w:val="70AD47" w:themeColor="accent6"/>
                <w:sz w:val="18"/>
                <w:szCs w:val="18"/>
                <w:lang w:val="en-AU"/>
              </w:rPr>
              <w:t>G</w:t>
            </w:r>
            <w:r w:rsidRPr="006B2EB0">
              <w:rPr>
                <w:rFonts w:ascii="Verdana" w:eastAsiaTheme="minorHAnsi" w:hAnsi="Verdana" w:cs="Arial"/>
                <w:color w:val="70AD47" w:themeColor="accent6"/>
                <w:sz w:val="18"/>
                <w:szCs w:val="18"/>
              </w:rPr>
              <w:t xml:space="preserve">o to column ‘Vendor Text’ from CSR report and filter on values that ‘Begin with’ </w:t>
            </w:r>
            <w:del w:id="1196" w:author="Author">
              <w:r w:rsidRPr="006B2EB0" w:rsidDel="00EB559B">
                <w:rPr>
                  <w:rFonts w:ascii="Verdana" w:eastAsiaTheme="minorHAnsi" w:hAnsi="Verdana" w:cs="Arial"/>
                  <w:color w:val="70AD47" w:themeColor="accent6"/>
                  <w:sz w:val="18"/>
                  <w:szCs w:val="18"/>
                </w:rPr>
                <w:delText>*00000</w:delText>
              </w:r>
            </w:del>
            <w:ins w:id="1197" w:author="Author">
              <w:r w:rsidR="00EB559B">
                <w:rPr>
                  <w:rFonts w:ascii="Verdana" w:eastAsiaTheme="minorHAnsi" w:hAnsi="Verdana" w:cs="Arial"/>
                  <w:color w:val="70AD47" w:themeColor="accent6"/>
                  <w:sz w:val="18"/>
                  <w:szCs w:val="18"/>
                </w:rPr>
                <w:t>~</w:t>
              </w:r>
              <w:r w:rsidR="00EB559B" w:rsidRPr="006B2EB0">
                <w:rPr>
                  <w:rFonts w:ascii="Verdana" w:eastAsiaTheme="minorHAnsi" w:hAnsi="Verdana" w:cs="Arial"/>
                  <w:color w:val="70AD47" w:themeColor="accent6"/>
                  <w:sz w:val="18"/>
                  <w:szCs w:val="18"/>
                </w:rPr>
                <w:t>*00000</w:t>
              </w:r>
            </w:ins>
          </w:p>
          <w:p w14:paraId="3B11A776" w14:textId="77777777" w:rsidR="00EB559B" w:rsidRDefault="00EB559B" w:rsidP="00EB559B">
            <w:pPr>
              <w:pStyle w:val="ListParagraph"/>
              <w:rPr>
                <w:ins w:id="1198" w:author="Author"/>
                <w:rFonts w:ascii="Verdana" w:hAnsi="Verdana" w:cs="Arial"/>
                <w:color w:val="70AD47" w:themeColor="accent6"/>
                <w:sz w:val="18"/>
                <w:szCs w:val="18"/>
              </w:rPr>
            </w:pPr>
          </w:p>
          <w:p w14:paraId="79BFA7C5" w14:textId="0100A823" w:rsidR="0081586D" w:rsidRPr="004C63F5" w:rsidRDefault="00EB559B">
            <w:pPr>
              <w:pStyle w:val="steptext"/>
              <w:ind w:left="720"/>
              <w:rPr>
                <w:rFonts w:ascii="Verdana" w:eastAsiaTheme="minorHAnsi" w:hAnsi="Verdana" w:cs="Arial"/>
                <w:color w:val="70AD47" w:themeColor="accent6"/>
                <w:sz w:val="18"/>
                <w:szCs w:val="18"/>
              </w:rPr>
              <w:pPrChange w:id="1199" w:author="Author">
                <w:pPr>
                  <w:pStyle w:val="steptext"/>
                  <w:numPr>
                    <w:numId w:val="29"/>
                  </w:numPr>
                  <w:ind w:left="720" w:hanging="360"/>
                </w:pPr>
              </w:pPrChange>
            </w:pPr>
            <w:ins w:id="1200" w:author="Author">
              <w:r>
                <w:rPr>
                  <w:rFonts w:ascii="Verdana" w:eastAsiaTheme="minorHAnsi" w:hAnsi="Verdana" w:cs="Arial"/>
                  <w:color w:val="70AD47" w:themeColor="accent6"/>
                  <w:sz w:val="18"/>
                  <w:szCs w:val="18"/>
                </w:rPr>
                <w:t>NOTE: Tilde symbol (~) added in front of * in this step because some excel programs consider * as a wildcard.</w:t>
              </w:r>
            </w:ins>
          </w:p>
          <w:p w14:paraId="489416FE" w14:textId="77777777" w:rsidR="0081586D" w:rsidRPr="006B2EB0" w:rsidRDefault="0081586D" w:rsidP="0081586D">
            <w:pPr>
              <w:pStyle w:val="ListParagraph"/>
              <w:rPr>
                <w:rFonts w:ascii="Verdana" w:hAnsi="Verdana" w:cs="Arial"/>
                <w:color w:val="70AD47" w:themeColor="accent6"/>
                <w:sz w:val="18"/>
                <w:szCs w:val="18"/>
              </w:rPr>
            </w:pPr>
          </w:p>
          <w:p w14:paraId="7442F3CC" w14:textId="77777777" w:rsidR="0081586D" w:rsidRPr="0081586D" w:rsidRDefault="0081586D" w:rsidP="0081586D">
            <w:pPr>
              <w:pStyle w:val="steptext"/>
              <w:numPr>
                <w:ilvl w:val="0"/>
                <w:numId w:val="29"/>
              </w:numPr>
              <w:rPr>
                <w:rFonts w:ascii="Verdana" w:eastAsiaTheme="minorHAnsi" w:hAnsi="Verdana" w:cs="Arial"/>
                <w:color w:val="70AD47" w:themeColor="accent6"/>
                <w:sz w:val="18"/>
                <w:szCs w:val="18"/>
              </w:rPr>
            </w:pPr>
            <w:r>
              <w:rPr>
                <w:rFonts w:ascii="Verdana" w:eastAsiaTheme="minorHAnsi" w:hAnsi="Verdana" w:cs="Arial"/>
                <w:color w:val="70AD47" w:themeColor="accent6"/>
                <w:sz w:val="18"/>
                <w:szCs w:val="18"/>
                <w:lang w:val="en-AU"/>
              </w:rPr>
              <w:t>Then g</w:t>
            </w:r>
            <w:r w:rsidRPr="006B2EB0">
              <w:rPr>
                <w:rFonts w:ascii="Verdana" w:eastAsiaTheme="minorHAnsi" w:hAnsi="Verdana" w:cs="Arial"/>
                <w:color w:val="70AD47" w:themeColor="accent6"/>
                <w:sz w:val="18"/>
                <w:szCs w:val="18"/>
              </w:rPr>
              <w:t xml:space="preserve">o to column ‘Payment Method Supplement’ from CSR report </w:t>
            </w:r>
            <w:r>
              <w:rPr>
                <w:rFonts w:ascii="Verdana" w:eastAsiaTheme="minorHAnsi" w:hAnsi="Verdana" w:cs="Arial"/>
                <w:color w:val="70AD47" w:themeColor="accent6"/>
                <w:sz w:val="18"/>
                <w:szCs w:val="18"/>
              </w:rPr>
              <w:t>and apply</w:t>
            </w:r>
            <w:r w:rsidRPr="006B2EB0">
              <w:rPr>
                <w:rFonts w:ascii="Verdana" w:eastAsiaTheme="minorHAnsi" w:hAnsi="Verdana" w:cs="Arial"/>
                <w:color w:val="70AD47" w:themeColor="accent6"/>
                <w:sz w:val="18"/>
                <w:szCs w:val="18"/>
              </w:rPr>
              <w:t xml:space="preserve"> filters on ‘#’ cells only </w:t>
            </w:r>
          </w:p>
          <w:p w14:paraId="478FDE08" w14:textId="77777777" w:rsidR="005103A7" w:rsidRPr="006B2EB0" w:rsidRDefault="005103A7" w:rsidP="005103A7">
            <w:pPr>
              <w:pStyle w:val="ListParagraph"/>
              <w:rPr>
                <w:rFonts w:ascii="Verdana" w:hAnsi="Verdana" w:cs="Arial"/>
                <w:color w:val="70AD47" w:themeColor="accent6"/>
                <w:sz w:val="18"/>
                <w:szCs w:val="18"/>
              </w:rPr>
            </w:pPr>
          </w:p>
          <w:p w14:paraId="7545BBBC" w14:textId="77777777" w:rsidR="005103A7" w:rsidRPr="006B2EB0" w:rsidRDefault="005103A7" w:rsidP="005103A7">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lang w:val="en-AU"/>
              </w:rPr>
              <w:t>Then go to column ‘Signed Amount’ from CSR report and apply filter on the values that are ‘less than or equal to’ 0</w:t>
            </w:r>
          </w:p>
          <w:p w14:paraId="0F400B8B" w14:textId="77777777" w:rsidR="005103A7" w:rsidRPr="006B2EB0" w:rsidRDefault="005103A7" w:rsidP="005103A7">
            <w:pPr>
              <w:pStyle w:val="ListParagraph"/>
              <w:rPr>
                <w:rFonts w:ascii="Verdana" w:hAnsi="Verdana" w:cs="Arial"/>
                <w:color w:val="70AD47" w:themeColor="accent6"/>
                <w:sz w:val="18"/>
                <w:szCs w:val="18"/>
              </w:rPr>
            </w:pPr>
          </w:p>
          <w:p w14:paraId="27078ADF" w14:textId="77777777" w:rsidR="005103A7" w:rsidRPr="006B2EB0" w:rsidRDefault="005103A7" w:rsidP="005103A7">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Go to column ‘</w:t>
            </w:r>
            <w:r w:rsidR="00B61D82" w:rsidRPr="006B2EB0">
              <w:rPr>
                <w:rFonts w:ascii="Verdana" w:eastAsiaTheme="minorHAnsi" w:hAnsi="Verdana" w:cs="Arial"/>
                <w:color w:val="70AD47" w:themeColor="accent6"/>
                <w:sz w:val="18"/>
                <w:szCs w:val="18"/>
              </w:rPr>
              <w:t xml:space="preserve">NAM - </w:t>
            </w:r>
            <w:r w:rsidRPr="006B2EB0">
              <w:rPr>
                <w:rFonts w:ascii="Verdana" w:eastAsiaTheme="minorHAnsi" w:hAnsi="Verdana" w:cs="Arial"/>
                <w:color w:val="70AD47" w:themeColor="accent6"/>
                <w:sz w:val="18"/>
                <w:szCs w:val="18"/>
              </w:rPr>
              <w:t>IS_VWP’ from Global Template and fill in ‘Yes’ for the filtered values</w:t>
            </w:r>
          </w:p>
          <w:p w14:paraId="67674967" w14:textId="77777777" w:rsidR="005103A7" w:rsidRPr="006B2EB0" w:rsidRDefault="005103A7" w:rsidP="005103A7">
            <w:pPr>
              <w:pStyle w:val="ListParagraph"/>
              <w:rPr>
                <w:rFonts w:ascii="Verdana" w:hAnsi="Verdana" w:cs="Arial"/>
                <w:color w:val="70AD47" w:themeColor="accent6"/>
                <w:sz w:val="18"/>
                <w:szCs w:val="18"/>
                <w:lang w:val="en-US"/>
              </w:rPr>
            </w:pPr>
          </w:p>
          <w:p w14:paraId="0077DDB2" w14:textId="77777777" w:rsidR="005103A7" w:rsidRPr="006B2EB0" w:rsidRDefault="005103A7" w:rsidP="005103A7">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Remove all filters</w:t>
            </w:r>
          </w:p>
          <w:p w14:paraId="1180B103" w14:textId="77777777" w:rsidR="00571F92" w:rsidRPr="006B2EB0" w:rsidRDefault="00571F92" w:rsidP="00571F92">
            <w:pPr>
              <w:pStyle w:val="ListParagraph"/>
              <w:rPr>
                <w:rFonts w:ascii="Verdana" w:hAnsi="Verdana" w:cs="Arial"/>
                <w:color w:val="70AD47" w:themeColor="accent6"/>
                <w:sz w:val="18"/>
                <w:szCs w:val="18"/>
              </w:rPr>
            </w:pPr>
          </w:p>
          <w:p w14:paraId="11136E2D" w14:textId="77777777" w:rsidR="005103A7" w:rsidRPr="006B2EB0" w:rsidRDefault="005103A7" w:rsidP="005103A7">
            <w:pPr>
              <w:pStyle w:val="ListParagraph"/>
              <w:rPr>
                <w:rFonts w:ascii="Verdana" w:hAnsi="Verdana" w:cs="Arial"/>
                <w:color w:val="70AD47" w:themeColor="accent6"/>
                <w:sz w:val="18"/>
                <w:szCs w:val="18"/>
              </w:rPr>
            </w:pPr>
          </w:p>
          <w:p w14:paraId="31766829" w14:textId="77777777" w:rsidR="005103A7" w:rsidRPr="006B2EB0" w:rsidRDefault="005103A7" w:rsidP="005103A7">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Go to column ‘Payment Method Supplement’ from CSR report and filter on ‘VP’ and ‘VR’</w:t>
            </w:r>
          </w:p>
          <w:p w14:paraId="2686CABE" w14:textId="77777777" w:rsidR="005103A7" w:rsidRPr="006B2EB0" w:rsidRDefault="005103A7" w:rsidP="005103A7">
            <w:pPr>
              <w:pStyle w:val="ListParagraph"/>
              <w:rPr>
                <w:rFonts w:ascii="Verdana" w:hAnsi="Verdana" w:cs="Arial"/>
                <w:color w:val="70AD47" w:themeColor="accent6"/>
                <w:sz w:val="18"/>
                <w:szCs w:val="18"/>
              </w:rPr>
            </w:pPr>
          </w:p>
          <w:p w14:paraId="1C1CB50D" w14:textId="77777777" w:rsidR="005103A7" w:rsidRPr="006B2EB0" w:rsidRDefault="005103A7" w:rsidP="005103A7">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Go to column ‘</w:t>
            </w:r>
            <w:r w:rsidR="00B61D82" w:rsidRPr="006B2EB0">
              <w:rPr>
                <w:rFonts w:ascii="Verdana" w:eastAsiaTheme="minorHAnsi" w:hAnsi="Verdana" w:cs="Arial"/>
                <w:color w:val="70AD47" w:themeColor="accent6"/>
                <w:sz w:val="18"/>
                <w:szCs w:val="18"/>
              </w:rPr>
              <w:t xml:space="preserve">NAM - </w:t>
            </w:r>
            <w:r w:rsidRPr="006B2EB0">
              <w:rPr>
                <w:rFonts w:ascii="Verdana" w:eastAsiaTheme="minorHAnsi" w:hAnsi="Verdana" w:cs="Arial"/>
                <w:color w:val="70AD47" w:themeColor="accent6"/>
                <w:sz w:val="18"/>
                <w:szCs w:val="18"/>
              </w:rPr>
              <w:t>IS_VWP’ from Global Template and fill in ‘Yes’ for the filtered data</w:t>
            </w:r>
          </w:p>
          <w:p w14:paraId="145A83A3" w14:textId="77777777" w:rsidR="005103A7" w:rsidRPr="006B2EB0" w:rsidRDefault="005103A7" w:rsidP="005103A7">
            <w:pPr>
              <w:pStyle w:val="ListParagraph"/>
              <w:rPr>
                <w:rFonts w:ascii="Verdana" w:hAnsi="Verdana" w:cs="Arial"/>
                <w:color w:val="70AD47" w:themeColor="accent6"/>
                <w:sz w:val="18"/>
                <w:szCs w:val="18"/>
                <w:lang w:val="en-US"/>
              </w:rPr>
            </w:pPr>
          </w:p>
          <w:p w14:paraId="6F78C01E" w14:textId="77777777" w:rsidR="005103A7" w:rsidRPr="006B2EB0" w:rsidRDefault="005103A7" w:rsidP="005103A7">
            <w:pPr>
              <w:pStyle w:val="steptext"/>
              <w:numPr>
                <w:ilvl w:val="0"/>
                <w:numId w:val="29"/>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Remove all filters</w:t>
            </w:r>
          </w:p>
          <w:p w14:paraId="066F346D" w14:textId="77777777" w:rsidR="00534FA7" w:rsidRPr="006B2EB0" w:rsidRDefault="00534FA7" w:rsidP="00534FA7">
            <w:pPr>
              <w:pStyle w:val="ListParagraph"/>
              <w:rPr>
                <w:rFonts w:ascii="Verdana" w:hAnsi="Verdana" w:cs="Arial"/>
                <w:color w:val="70AD47" w:themeColor="accent6"/>
                <w:sz w:val="18"/>
                <w:szCs w:val="18"/>
              </w:rPr>
            </w:pPr>
          </w:p>
          <w:p w14:paraId="733AFCA8" w14:textId="77777777" w:rsidR="00534FA7" w:rsidRPr="006B2EB0" w:rsidRDefault="00534FA7" w:rsidP="00534FA7">
            <w:pPr>
              <w:pStyle w:val="steptext"/>
              <w:rPr>
                <w:rFonts w:ascii="Verdana" w:eastAsiaTheme="minorHAnsi" w:hAnsi="Verdana" w:cs="Arial"/>
                <w:color w:val="70AD47" w:themeColor="accent6"/>
                <w:sz w:val="18"/>
                <w:szCs w:val="18"/>
              </w:rPr>
            </w:pPr>
            <w:r w:rsidRPr="006B2EB0">
              <w:rPr>
                <w:rFonts w:ascii="Verdana" w:hAnsi="Verdana" w:cs="Arial"/>
                <w:b/>
                <w:color w:val="70AD47" w:themeColor="accent6"/>
                <w:sz w:val="18"/>
                <w:szCs w:val="18"/>
              </w:rPr>
              <w:t xml:space="preserve">NOTE: </w:t>
            </w:r>
            <w:r w:rsidRPr="006B2EB0">
              <w:rPr>
                <w:rFonts w:ascii="Verdana" w:hAnsi="Verdana" w:cs="Arial"/>
                <w:color w:val="70AD47" w:themeColor="accent6"/>
                <w:sz w:val="18"/>
                <w:szCs w:val="18"/>
              </w:rPr>
              <w:t>Not all the data</w:t>
            </w:r>
            <w:r w:rsidR="009C6F18" w:rsidRPr="006B2EB0">
              <w:rPr>
                <w:rFonts w:ascii="Verdana" w:hAnsi="Verdana" w:cs="Arial"/>
                <w:color w:val="70AD47" w:themeColor="accent6"/>
                <w:sz w:val="18"/>
                <w:szCs w:val="18"/>
              </w:rPr>
              <w:t xml:space="preserve"> mentioned above</w:t>
            </w:r>
            <w:r w:rsidRPr="006B2EB0">
              <w:rPr>
                <w:rFonts w:ascii="Verdana" w:hAnsi="Verdana" w:cs="Arial"/>
                <w:color w:val="70AD47" w:themeColor="accent6"/>
                <w:sz w:val="18"/>
                <w:szCs w:val="18"/>
              </w:rPr>
              <w:t xml:space="preserve"> may be available in the report. The robot should filter the available ones.</w:t>
            </w:r>
          </w:p>
          <w:p w14:paraId="38FBA8AD" w14:textId="77777777" w:rsidR="005103A7" w:rsidRPr="006B2EB0" w:rsidRDefault="005103A7" w:rsidP="005103A7">
            <w:pPr>
              <w:pStyle w:val="steptext"/>
              <w:rPr>
                <w:rFonts w:ascii="Verdana" w:hAnsi="Verdana" w:cs="Arial"/>
                <w:b/>
                <w:color w:val="70AD47" w:themeColor="accent6"/>
                <w:sz w:val="18"/>
                <w:szCs w:val="18"/>
              </w:rPr>
            </w:pPr>
          </w:p>
        </w:tc>
        <w:tc>
          <w:tcPr>
            <w:tcW w:w="1418" w:type="dxa"/>
          </w:tcPr>
          <w:p w14:paraId="2982C134" w14:textId="77777777" w:rsidR="00534FA7" w:rsidRPr="00FA4F51" w:rsidRDefault="00534FA7" w:rsidP="00534FA7">
            <w:pPr>
              <w:rPr>
                <w:rFonts w:ascii="Verdana" w:hAnsi="Verdana" w:cs="Arial"/>
                <w:color w:val="000000" w:themeColor="text1"/>
                <w:sz w:val="18"/>
                <w:szCs w:val="18"/>
                <w:lang w:val="en-US"/>
              </w:rPr>
            </w:pPr>
            <w:r w:rsidRPr="00FA4F51">
              <w:rPr>
                <w:rFonts w:ascii="Verdana" w:hAnsi="Verdana" w:cs="Arial"/>
                <w:b/>
                <w:color w:val="000000" w:themeColor="text1"/>
                <w:sz w:val="18"/>
                <w:szCs w:val="18"/>
                <w:lang w:val="en-US"/>
              </w:rPr>
              <w:lastRenderedPageBreak/>
              <w:t>IF</w:t>
            </w:r>
            <w:r w:rsidRPr="00FA4F51">
              <w:rPr>
                <w:rFonts w:ascii="Verdana" w:hAnsi="Verdana" w:cs="Arial"/>
                <w:color w:val="000000" w:themeColor="text1"/>
                <w:sz w:val="18"/>
                <w:szCs w:val="18"/>
                <w:lang w:val="en-US"/>
              </w:rPr>
              <w:t xml:space="preserve"> the values to be filtered are not available</w:t>
            </w:r>
          </w:p>
          <w:p w14:paraId="183A9EE4" w14:textId="60EB3A36" w:rsidR="00534FA7" w:rsidRPr="00FA4F51" w:rsidRDefault="00534FA7" w:rsidP="00534FA7">
            <w:pPr>
              <w:rPr>
                <w:rFonts w:ascii="Verdana" w:hAnsi="Verdana" w:cs="Arial"/>
                <w:color w:val="000000" w:themeColor="text1"/>
                <w:sz w:val="18"/>
                <w:szCs w:val="18"/>
                <w:lang w:val="en-US"/>
              </w:rPr>
            </w:pPr>
            <w:r w:rsidRPr="00FA4F51">
              <w:rPr>
                <w:rFonts w:ascii="Verdana" w:hAnsi="Verdana" w:cs="Arial"/>
                <w:b/>
                <w:color w:val="000000" w:themeColor="text1"/>
                <w:sz w:val="18"/>
                <w:szCs w:val="18"/>
                <w:lang w:val="en-US"/>
              </w:rPr>
              <w:t>THEN</w:t>
            </w:r>
            <w:r w:rsidRPr="00FA4F51">
              <w:rPr>
                <w:rFonts w:ascii="Verdana" w:hAnsi="Verdana" w:cs="Arial"/>
                <w:color w:val="000000" w:themeColor="text1"/>
                <w:sz w:val="18"/>
                <w:szCs w:val="18"/>
                <w:lang w:val="en-US"/>
              </w:rPr>
              <w:t xml:space="preserve"> ignore the step</w:t>
            </w:r>
            <w:r>
              <w:rPr>
                <w:rFonts w:ascii="Verdana" w:hAnsi="Verdana" w:cs="Arial"/>
                <w:color w:val="000000" w:themeColor="text1"/>
                <w:sz w:val="18"/>
                <w:szCs w:val="18"/>
                <w:lang w:val="en-US"/>
              </w:rPr>
              <w:t xml:space="preserve"> and move to the next one</w:t>
            </w:r>
            <w:ins w:id="1201" w:author="Author">
              <w:r w:rsidR="00015E32">
                <w:rPr>
                  <w:rFonts w:ascii="Verdana" w:hAnsi="Verdana" w:cs="Arial"/>
                  <w:color w:val="000000" w:themeColor="text1"/>
                  <w:sz w:val="18"/>
                  <w:szCs w:val="18"/>
                  <w:lang w:val="en-US"/>
                </w:rPr>
                <w:t xml:space="preserve"> that would not be dependent on that particular step.</w:t>
              </w:r>
            </w:ins>
          </w:p>
          <w:p w14:paraId="1BEE50BF" w14:textId="77777777" w:rsidR="00E37526" w:rsidRPr="000F672E" w:rsidRDefault="00E37526" w:rsidP="000F672E">
            <w:pPr>
              <w:rPr>
                <w:rFonts w:cs="Arial"/>
                <w:b/>
                <w:color w:val="000000" w:themeColor="text1"/>
                <w:sz w:val="18"/>
                <w:szCs w:val="18"/>
                <w:lang w:val="en-US"/>
              </w:rPr>
            </w:pPr>
          </w:p>
        </w:tc>
        <w:tc>
          <w:tcPr>
            <w:tcW w:w="10938" w:type="dxa"/>
          </w:tcPr>
          <w:p w14:paraId="209C608B" w14:textId="77777777" w:rsidR="00E37526" w:rsidRDefault="002D3647" w:rsidP="00DA4947">
            <w:pPr>
              <w:rPr>
                <w:noProof/>
              </w:rPr>
            </w:pPr>
            <w:r>
              <w:rPr>
                <w:noProof/>
                <w:lang w:val="en-US"/>
              </w:rPr>
              <w:drawing>
                <wp:anchor distT="0" distB="0" distL="114300" distR="114300" simplePos="0" relativeHeight="251665408" behindDoc="1" locked="0" layoutInCell="1" allowOverlap="1" wp14:anchorId="144B18B6" wp14:editId="1FFFB976">
                  <wp:simplePos x="0" y="0"/>
                  <wp:positionH relativeFrom="column">
                    <wp:posOffset>0</wp:posOffset>
                  </wp:positionH>
                  <wp:positionV relativeFrom="paragraph">
                    <wp:posOffset>4081145</wp:posOffset>
                  </wp:positionV>
                  <wp:extent cx="4619625" cy="1552575"/>
                  <wp:effectExtent l="0" t="0" r="9525" b="9525"/>
                  <wp:wrapTight wrapText="bothSides">
                    <wp:wrapPolygon edited="0">
                      <wp:start x="0" y="0"/>
                      <wp:lineTo x="0" y="21467"/>
                      <wp:lineTo x="21555" y="21467"/>
                      <wp:lineTo x="2155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619625" cy="155257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63360" behindDoc="1" locked="0" layoutInCell="1" allowOverlap="1" wp14:anchorId="307AB850" wp14:editId="6EFDA3BC">
                  <wp:simplePos x="0" y="0"/>
                  <wp:positionH relativeFrom="column">
                    <wp:posOffset>0</wp:posOffset>
                  </wp:positionH>
                  <wp:positionV relativeFrom="page">
                    <wp:posOffset>2195830</wp:posOffset>
                  </wp:positionV>
                  <wp:extent cx="4619625" cy="1800225"/>
                  <wp:effectExtent l="0" t="0" r="9525" b="9525"/>
                  <wp:wrapThrough wrapText="bothSides">
                    <wp:wrapPolygon edited="0">
                      <wp:start x="0" y="0"/>
                      <wp:lineTo x="0" y="21486"/>
                      <wp:lineTo x="21555" y="21486"/>
                      <wp:lineTo x="2155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619625" cy="1800225"/>
                          </a:xfrm>
                          <a:prstGeom prst="rect">
                            <a:avLst/>
                          </a:prstGeom>
                        </pic:spPr>
                      </pic:pic>
                    </a:graphicData>
                  </a:graphic>
                  <wp14:sizeRelH relativeFrom="margin">
                    <wp14:pctWidth>0</wp14:pctWidth>
                  </wp14:sizeRelH>
                  <wp14:sizeRelV relativeFrom="margin">
                    <wp14:pctHeight>0</wp14:pctHeight>
                  </wp14:sizeRelV>
                </wp:anchor>
              </w:drawing>
            </w:r>
            <w:r w:rsidR="00AA7D57">
              <w:rPr>
                <w:noProof/>
                <w:lang w:val="en-US"/>
              </w:rPr>
              <w:drawing>
                <wp:anchor distT="0" distB="0" distL="114300" distR="114300" simplePos="0" relativeHeight="251664384" behindDoc="0" locked="0" layoutInCell="1" allowOverlap="1" wp14:anchorId="137F58DD" wp14:editId="1780C99D">
                  <wp:simplePos x="0" y="0"/>
                  <wp:positionH relativeFrom="column">
                    <wp:posOffset>0</wp:posOffset>
                  </wp:positionH>
                  <wp:positionV relativeFrom="page">
                    <wp:posOffset>43180</wp:posOffset>
                  </wp:positionV>
                  <wp:extent cx="2809875" cy="2152650"/>
                  <wp:effectExtent l="0" t="0" r="9525" b="0"/>
                  <wp:wrapThrough wrapText="bothSides">
                    <wp:wrapPolygon edited="0">
                      <wp:start x="0" y="0"/>
                      <wp:lineTo x="0" y="21409"/>
                      <wp:lineTo x="21527" y="21409"/>
                      <wp:lineTo x="21527"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809875" cy="2152650"/>
                          </a:xfrm>
                          <a:prstGeom prst="rect">
                            <a:avLst/>
                          </a:prstGeom>
                        </pic:spPr>
                      </pic:pic>
                    </a:graphicData>
                  </a:graphic>
                  <wp14:sizeRelV relativeFrom="margin">
                    <wp14:pctHeight>0</wp14:pctHeight>
                  </wp14:sizeRelV>
                </wp:anchor>
              </w:drawing>
            </w:r>
          </w:p>
        </w:tc>
      </w:tr>
      <w:tr w:rsidR="005103A7" w:rsidRPr="005335B1" w14:paraId="25689013" w14:textId="77777777" w:rsidTr="00FA4F51">
        <w:trPr>
          <w:cantSplit/>
          <w:trHeight w:val="20"/>
        </w:trPr>
        <w:tc>
          <w:tcPr>
            <w:tcW w:w="1843" w:type="dxa"/>
          </w:tcPr>
          <w:p w14:paraId="1EF782C9" w14:textId="77777777" w:rsidR="005103A7" w:rsidRDefault="0032369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3.1.5</w:t>
            </w:r>
            <w:r w:rsidR="005103A7">
              <w:rPr>
                <w:rFonts w:ascii="Verdana" w:eastAsiaTheme="minorHAnsi" w:hAnsi="Verdana" w:cs="Arial"/>
                <w:b/>
                <w:color w:val="000000" w:themeColor="text1"/>
                <w:sz w:val="18"/>
                <w:szCs w:val="18"/>
              </w:rPr>
              <w:t xml:space="preserve"> </w:t>
            </w:r>
            <w:r w:rsidR="0047120B" w:rsidRPr="00293F54">
              <w:rPr>
                <w:rFonts w:ascii="Verdana" w:eastAsiaTheme="minorHAnsi" w:hAnsi="Verdana" w:cs="Arial"/>
                <w:color w:val="000000" w:themeColor="text1"/>
                <w:sz w:val="18"/>
                <w:szCs w:val="18"/>
              </w:rPr>
              <w:t>Preparation of NAM CSR report</w:t>
            </w:r>
            <w:r w:rsidR="0047120B">
              <w:rPr>
                <w:rFonts w:ascii="Verdana" w:eastAsiaTheme="minorHAnsi" w:hAnsi="Verdana" w:cs="Arial"/>
                <w:color w:val="000000" w:themeColor="text1"/>
                <w:sz w:val="18"/>
                <w:szCs w:val="18"/>
              </w:rPr>
              <w:t>. Populate Global Template columns</w:t>
            </w:r>
          </w:p>
          <w:p w14:paraId="18611BA2"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color w:val="000000" w:themeColor="text1"/>
                <w:sz w:val="18"/>
                <w:szCs w:val="18"/>
              </w:rPr>
              <w:t>*</w:t>
            </w:r>
            <w:r w:rsidRPr="001F7CAC">
              <w:rPr>
                <w:rFonts w:ascii="Verdana" w:eastAsiaTheme="minorHAnsi" w:hAnsi="Verdana" w:cs="Arial"/>
                <w:b/>
                <w:color w:val="000000" w:themeColor="text1"/>
                <w:sz w:val="18"/>
                <w:szCs w:val="18"/>
              </w:rPr>
              <w:t>Only applicable for Iteration 1</w:t>
            </w:r>
          </w:p>
        </w:tc>
        <w:tc>
          <w:tcPr>
            <w:tcW w:w="5103" w:type="dxa"/>
          </w:tcPr>
          <w:p w14:paraId="606DDBAF" w14:textId="77777777" w:rsidR="005103A7" w:rsidRPr="006B2EB0" w:rsidRDefault="005103A7" w:rsidP="005103A7">
            <w:pPr>
              <w:pStyle w:val="steptext"/>
              <w:rPr>
                <w:rFonts w:ascii="Verdana" w:hAnsi="Verdana" w:cs="Arial"/>
                <w:b/>
                <w:color w:val="70AD47" w:themeColor="accent6"/>
                <w:sz w:val="18"/>
                <w:szCs w:val="18"/>
              </w:rPr>
            </w:pPr>
            <w:bookmarkStart w:id="1202" w:name="_Hlk10461771"/>
            <w:r w:rsidRPr="006B2EB0">
              <w:rPr>
                <w:rFonts w:ascii="Verdana" w:hAnsi="Verdana" w:cs="Arial"/>
                <w:b/>
                <w:color w:val="70AD47" w:themeColor="accent6"/>
                <w:sz w:val="18"/>
                <w:szCs w:val="18"/>
              </w:rPr>
              <w:t xml:space="preserve">Populate column </w:t>
            </w:r>
            <w:r w:rsidR="00B61D82" w:rsidRPr="006B2EB0">
              <w:rPr>
                <w:rFonts w:ascii="Verdana" w:hAnsi="Verdana" w:cs="Arial"/>
                <w:b/>
                <w:color w:val="70AD47" w:themeColor="accent6"/>
                <w:sz w:val="18"/>
                <w:szCs w:val="18"/>
              </w:rPr>
              <w:t xml:space="preserve">‘NAM - </w:t>
            </w:r>
            <w:r w:rsidRPr="006B2EB0">
              <w:rPr>
                <w:rFonts w:ascii="Verdana" w:hAnsi="Verdana" w:cs="Arial"/>
                <w:b/>
                <w:color w:val="70AD47" w:themeColor="accent6"/>
                <w:sz w:val="18"/>
                <w:szCs w:val="18"/>
              </w:rPr>
              <w:t>IS_Grant</w:t>
            </w:r>
            <w:r w:rsidR="00B61D82" w:rsidRPr="006B2EB0">
              <w:rPr>
                <w:rFonts w:ascii="Verdana" w:hAnsi="Verdana" w:cs="Arial"/>
                <w:b/>
                <w:color w:val="70AD47" w:themeColor="accent6"/>
                <w:sz w:val="18"/>
                <w:szCs w:val="18"/>
              </w:rPr>
              <w:t>’</w:t>
            </w:r>
            <w:r w:rsidRPr="006B2EB0">
              <w:rPr>
                <w:rFonts w:ascii="Verdana" w:hAnsi="Verdana" w:cs="Arial"/>
                <w:b/>
                <w:color w:val="70AD47" w:themeColor="accent6"/>
                <w:sz w:val="18"/>
                <w:szCs w:val="18"/>
              </w:rPr>
              <w:t xml:space="preserve"> from Global Template</w:t>
            </w:r>
            <w:bookmarkEnd w:id="1202"/>
            <w:r w:rsidRPr="006B2EB0">
              <w:rPr>
                <w:rFonts w:ascii="Verdana" w:hAnsi="Verdana" w:cs="Arial"/>
                <w:b/>
                <w:color w:val="70AD47" w:themeColor="accent6"/>
                <w:sz w:val="18"/>
                <w:szCs w:val="18"/>
              </w:rPr>
              <w:t>:</w:t>
            </w:r>
          </w:p>
          <w:p w14:paraId="7191AD80" w14:textId="77777777" w:rsidR="00751C84" w:rsidRPr="006B2EB0" w:rsidRDefault="00751C84" w:rsidP="005103A7">
            <w:pPr>
              <w:pStyle w:val="steptext"/>
              <w:rPr>
                <w:rFonts w:ascii="Verdana" w:hAnsi="Verdana" w:cs="Arial"/>
                <w:b/>
                <w:color w:val="70AD47" w:themeColor="accent6"/>
                <w:sz w:val="18"/>
                <w:szCs w:val="18"/>
              </w:rPr>
            </w:pPr>
          </w:p>
          <w:p w14:paraId="7CB9FB09" w14:textId="77777777" w:rsidR="005103A7" w:rsidRPr="006B2EB0" w:rsidRDefault="005103A7" w:rsidP="005103A7">
            <w:pPr>
              <w:rPr>
                <w:rFonts w:ascii="Verdana" w:hAnsi="Verdana" w:cs="Arial"/>
                <w:color w:val="70AD47" w:themeColor="accent6"/>
                <w:sz w:val="18"/>
                <w:szCs w:val="18"/>
              </w:rPr>
            </w:pPr>
          </w:p>
          <w:p w14:paraId="12222771" w14:textId="13836B20" w:rsidR="00506C7D" w:rsidDel="00BE53D6" w:rsidRDefault="00506C7D" w:rsidP="0081586D">
            <w:pPr>
              <w:pStyle w:val="steptext"/>
              <w:numPr>
                <w:ilvl w:val="0"/>
                <w:numId w:val="30"/>
              </w:numPr>
              <w:rPr>
                <w:ins w:id="1203" w:author="Author"/>
                <w:del w:id="1204" w:author="Author"/>
                <w:rFonts w:ascii="Verdana" w:eastAsiaTheme="minorHAnsi" w:hAnsi="Verdana" w:cs="Arial"/>
                <w:color w:val="70AD47" w:themeColor="accent6"/>
                <w:sz w:val="18"/>
                <w:szCs w:val="18"/>
              </w:rPr>
            </w:pPr>
            <w:ins w:id="1205" w:author="Author">
              <w:del w:id="1206" w:author="Author">
                <w:r w:rsidDel="00BE53D6">
                  <w:rPr>
                    <w:rFonts w:ascii="Verdana" w:eastAsiaTheme="minorHAnsi" w:hAnsi="Verdana" w:cs="Arial"/>
                    <w:color w:val="70AD47" w:themeColor="accent6"/>
                    <w:sz w:val="18"/>
                    <w:szCs w:val="18"/>
                  </w:rPr>
                  <w:delText>Convert column ‘GL Account’ to number format by highlighting whole column and executing “text to column” function</w:delText>
                </w:r>
              </w:del>
            </w:ins>
          </w:p>
          <w:p w14:paraId="3A3D02C5" w14:textId="33B158B5" w:rsidR="00506C7D" w:rsidDel="00BE53D6" w:rsidRDefault="00506C7D">
            <w:pPr>
              <w:pStyle w:val="steptext"/>
              <w:ind w:left="720"/>
              <w:rPr>
                <w:ins w:id="1207" w:author="Author"/>
                <w:del w:id="1208" w:author="Author"/>
                <w:rFonts w:ascii="Verdana" w:eastAsiaTheme="minorHAnsi" w:hAnsi="Verdana" w:cs="Arial"/>
                <w:color w:val="70AD47" w:themeColor="accent6"/>
                <w:sz w:val="18"/>
                <w:szCs w:val="18"/>
              </w:rPr>
              <w:pPrChange w:id="1209" w:author="Author">
                <w:pPr>
                  <w:pStyle w:val="steptext"/>
                  <w:numPr>
                    <w:numId w:val="30"/>
                  </w:numPr>
                  <w:ind w:left="720" w:hanging="360"/>
                </w:pPr>
              </w:pPrChange>
            </w:pPr>
          </w:p>
          <w:p w14:paraId="05E08C13" w14:textId="0925889E" w:rsidR="005103A7" w:rsidRPr="006B2EB0" w:rsidRDefault="005103A7" w:rsidP="0081586D">
            <w:pPr>
              <w:pStyle w:val="steptext"/>
              <w:numPr>
                <w:ilvl w:val="0"/>
                <w:numId w:val="30"/>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 xml:space="preserve">Go to column ‘GL Account’ from CSR report and filter on the GL number </w:t>
            </w:r>
            <w:del w:id="1210" w:author="Author">
              <w:r w:rsidR="0081586D" w:rsidDel="00506C7D">
                <w:rPr>
                  <w:rFonts w:ascii="Verdana" w:eastAsiaTheme="minorHAnsi" w:hAnsi="Verdana" w:cs="Arial"/>
                  <w:color w:val="70AD47" w:themeColor="accent6"/>
                  <w:sz w:val="18"/>
                  <w:szCs w:val="18"/>
                </w:rPr>
                <w:delText>‘</w:delText>
              </w:r>
              <w:r w:rsidR="0081586D" w:rsidRPr="0081586D" w:rsidDel="00506C7D">
                <w:rPr>
                  <w:rFonts w:ascii="Verdana" w:eastAsiaTheme="minorHAnsi" w:hAnsi="Verdana" w:cs="Arial"/>
                  <w:color w:val="70AD47" w:themeColor="accent6"/>
                  <w:sz w:val="18"/>
                  <w:szCs w:val="18"/>
                </w:rPr>
                <w:delText>0073180100</w:delText>
              </w:r>
              <w:r w:rsidR="0081586D" w:rsidDel="00506C7D">
                <w:rPr>
                  <w:rFonts w:ascii="Verdana" w:eastAsiaTheme="minorHAnsi" w:hAnsi="Verdana" w:cs="Arial"/>
                  <w:color w:val="70AD47" w:themeColor="accent6"/>
                  <w:sz w:val="18"/>
                  <w:szCs w:val="18"/>
                </w:rPr>
                <w:delText>’ or</w:delText>
              </w:r>
              <w:r w:rsidR="0081586D" w:rsidRPr="0081586D" w:rsidDel="00506C7D">
                <w:rPr>
                  <w:rFonts w:ascii="Verdana" w:eastAsiaTheme="minorHAnsi" w:hAnsi="Verdana" w:cs="Arial"/>
                  <w:color w:val="70AD47" w:themeColor="accent6"/>
                  <w:sz w:val="18"/>
                  <w:szCs w:val="18"/>
                </w:rPr>
                <w:delText xml:space="preserve"> </w:delText>
              </w:r>
            </w:del>
            <w:r w:rsidR="0081586D">
              <w:rPr>
                <w:rFonts w:ascii="Verdana" w:eastAsiaTheme="minorHAnsi" w:hAnsi="Verdana" w:cs="Arial"/>
                <w:color w:val="70AD47" w:themeColor="accent6"/>
                <w:sz w:val="18"/>
                <w:szCs w:val="18"/>
              </w:rPr>
              <w:t>‘</w:t>
            </w:r>
            <w:r w:rsidR="0081586D" w:rsidRPr="0081586D">
              <w:rPr>
                <w:rFonts w:ascii="Verdana" w:eastAsiaTheme="minorHAnsi" w:hAnsi="Verdana" w:cs="Arial"/>
                <w:color w:val="70AD47" w:themeColor="accent6"/>
                <w:sz w:val="18"/>
                <w:szCs w:val="18"/>
              </w:rPr>
              <w:t>73180100</w:t>
            </w:r>
            <w:r w:rsidR="0081586D">
              <w:rPr>
                <w:rFonts w:ascii="Verdana" w:eastAsiaTheme="minorHAnsi" w:hAnsi="Verdana" w:cs="Arial"/>
                <w:color w:val="70AD47" w:themeColor="accent6"/>
                <w:sz w:val="18"/>
                <w:szCs w:val="18"/>
              </w:rPr>
              <w:t>’</w:t>
            </w:r>
            <w:ins w:id="1211" w:author="Author">
              <w:r w:rsidR="00144DE8">
                <w:rPr>
                  <w:rFonts w:ascii="Verdana" w:eastAsiaTheme="minorHAnsi" w:hAnsi="Verdana" w:cs="Arial"/>
                  <w:color w:val="70AD47" w:themeColor="accent6"/>
                  <w:sz w:val="18"/>
                  <w:szCs w:val="18"/>
                </w:rPr>
                <w:t xml:space="preserve"> </w:t>
              </w:r>
              <w:del w:id="1212" w:author="Author">
                <w:r w:rsidR="00144DE8" w:rsidDel="00506C7D">
                  <w:rPr>
                    <w:rFonts w:ascii="Verdana" w:eastAsiaTheme="minorHAnsi" w:hAnsi="Verdana" w:cs="Arial"/>
                    <w:color w:val="FF0000"/>
                    <w:sz w:val="18"/>
                    <w:szCs w:val="18"/>
                  </w:rPr>
                  <w:delText>based on the format in the column</w:delText>
                </w:r>
              </w:del>
            </w:ins>
          </w:p>
          <w:p w14:paraId="126A5580" w14:textId="77777777" w:rsidR="005103A7" w:rsidRPr="006B2EB0" w:rsidRDefault="005103A7" w:rsidP="005103A7">
            <w:pPr>
              <w:pStyle w:val="steptext"/>
              <w:ind w:left="720"/>
              <w:rPr>
                <w:rFonts w:ascii="Verdana" w:eastAsiaTheme="minorHAnsi" w:hAnsi="Verdana" w:cs="Arial"/>
                <w:color w:val="70AD47" w:themeColor="accent6"/>
                <w:sz w:val="18"/>
                <w:szCs w:val="18"/>
              </w:rPr>
            </w:pPr>
          </w:p>
          <w:p w14:paraId="145EC381" w14:textId="77777777" w:rsidR="005103A7" w:rsidRPr="006B2EB0" w:rsidRDefault="002D3647" w:rsidP="005103A7">
            <w:pPr>
              <w:pStyle w:val="steptext"/>
              <w:numPr>
                <w:ilvl w:val="0"/>
                <w:numId w:val="30"/>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Then g</w:t>
            </w:r>
            <w:r w:rsidR="005103A7" w:rsidRPr="006B2EB0">
              <w:rPr>
                <w:rFonts w:ascii="Verdana" w:eastAsiaTheme="minorHAnsi" w:hAnsi="Verdana" w:cs="Arial"/>
                <w:color w:val="70AD47" w:themeColor="accent6"/>
                <w:sz w:val="18"/>
                <w:szCs w:val="18"/>
              </w:rPr>
              <w:t>o to ‘Vendor Text’ column from CSR report and filter on everything that starts with ‘*CME’ and ‘*Non CME’</w:t>
            </w:r>
          </w:p>
          <w:p w14:paraId="127EE197" w14:textId="77777777" w:rsidR="005103A7" w:rsidRPr="006B2EB0" w:rsidRDefault="005103A7" w:rsidP="005103A7">
            <w:pPr>
              <w:pStyle w:val="ListParagraph"/>
              <w:rPr>
                <w:rFonts w:ascii="Verdana" w:hAnsi="Verdana" w:cs="Arial"/>
                <w:color w:val="70AD47" w:themeColor="accent6"/>
                <w:sz w:val="18"/>
                <w:szCs w:val="18"/>
              </w:rPr>
            </w:pPr>
          </w:p>
          <w:p w14:paraId="28A11A66" w14:textId="77777777" w:rsidR="005103A7" w:rsidRPr="006B2EB0" w:rsidRDefault="005103A7" w:rsidP="005103A7">
            <w:pPr>
              <w:pStyle w:val="steptext"/>
              <w:numPr>
                <w:ilvl w:val="0"/>
                <w:numId w:val="30"/>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lang w:val="en-AU"/>
              </w:rPr>
              <w:t>Go to column ‘</w:t>
            </w:r>
            <w:r w:rsidR="00B61D82" w:rsidRPr="006B2EB0">
              <w:rPr>
                <w:rFonts w:ascii="Verdana" w:eastAsiaTheme="minorHAnsi" w:hAnsi="Verdana" w:cs="Arial"/>
                <w:color w:val="70AD47" w:themeColor="accent6"/>
                <w:sz w:val="18"/>
                <w:szCs w:val="18"/>
                <w:lang w:val="en-AU"/>
              </w:rPr>
              <w:t xml:space="preserve">NAM - </w:t>
            </w:r>
            <w:r w:rsidRPr="006B2EB0">
              <w:rPr>
                <w:rFonts w:ascii="Verdana" w:eastAsiaTheme="minorHAnsi" w:hAnsi="Verdana" w:cs="Arial"/>
                <w:color w:val="70AD47" w:themeColor="accent6"/>
                <w:sz w:val="18"/>
                <w:szCs w:val="18"/>
                <w:lang w:val="en-AU"/>
              </w:rPr>
              <w:t xml:space="preserve">IS_Grant’ from </w:t>
            </w:r>
            <w:r w:rsidRPr="006B2EB0">
              <w:rPr>
                <w:rFonts w:ascii="Verdana" w:eastAsiaTheme="minorHAnsi" w:hAnsi="Verdana" w:cs="Arial"/>
                <w:color w:val="70AD47" w:themeColor="accent6"/>
                <w:sz w:val="18"/>
                <w:szCs w:val="18"/>
              </w:rPr>
              <w:t xml:space="preserve">Global Template </w:t>
            </w:r>
            <w:r w:rsidRPr="006B2EB0">
              <w:rPr>
                <w:rFonts w:ascii="Verdana" w:eastAsiaTheme="minorHAnsi" w:hAnsi="Verdana" w:cs="Arial"/>
                <w:color w:val="70AD47" w:themeColor="accent6"/>
                <w:sz w:val="18"/>
                <w:szCs w:val="18"/>
                <w:lang w:val="en-AU"/>
              </w:rPr>
              <w:t>and fill in ‘Yes’ for the filtered data</w:t>
            </w:r>
          </w:p>
          <w:p w14:paraId="477E8BE7" w14:textId="77777777" w:rsidR="005103A7" w:rsidRPr="006B2EB0" w:rsidRDefault="005103A7" w:rsidP="005103A7">
            <w:pPr>
              <w:pStyle w:val="ListParagraph"/>
              <w:rPr>
                <w:rFonts w:ascii="Verdana" w:hAnsi="Verdana" w:cs="Arial"/>
                <w:color w:val="70AD47" w:themeColor="accent6"/>
                <w:sz w:val="18"/>
                <w:szCs w:val="18"/>
              </w:rPr>
            </w:pPr>
          </w:p>
          <w:p w14:paraId="5CC9F662" w14:textId="77777777" w:rsidR="005103A7" w:rsidRPr="006B2EB0" w:rsidRDefault="005103A7" w:rsidP="005103A7">
            <w:pPr>
              <w:pStyle w:val="steptext"/>
              <w:numPr>
                <w:ilvl w:val="0"/>
                <w:numId w:val="30"/>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Remove all filters</w:t>
            </w:r>
          </w:p>
          <w:p w14:paraId="4AFDE2CB" w14:textId="77777777" w:rsidR="005103A7" w:rsidRPr="006B2EB0" w:rsidRDefault="005103A7" w:rsidP="005103A7">
            <w:pPr>
              <w:pStyle w:val="steptext"/>
              <w:rPr>
                <w:rFonts w:ascii="Verdana" w:eastAsiaTheme="minorHAnsi" w:hAnsi="Verdana" w:cs="Arial"/>
                <w:b/>
                <w:color w:val="70AD47" w:themeColor="accent6"/>
                <w:sz w:val="18"/>
                <w:szCs w:val="18"/>
              </w:rPr>
            </w:pPr>
          </w:p>
        </w:tc>
        <w:tc>
          <w:tcPr>
            <w:tcW w:w="1418" w:type="dxa"/>
          </w:tcPr>
          <w:p w14:paraId="08F273BF" w14:textId="77777777" w:rsidR="005103A7" w:rsidRDefault="00FA4F51" w:rsidP="000F672E">
            <w:pPr>
              <w:rPr>
                <w:rFonts w:ascii="Verdana" w:hAnsi="Verdana" w:cs="Arial"/>
                <w:color w:val="000000" w:themeColor="text1"/>
                <w:sz w:val="18"/>
                <w:szCs w:val="18"/>
              </w:rPr>
            </w:pPr>
            <w:r>
              <w:rPr>
                <w:rFonts w:cs="Arial"/>
                <w:b/>
                <w:color w:val="000000" w:themeColor="text1"/>
                <w:sz w:val="18"/>
                <w:szCs w:val="18"/>
                <w:lang w:val="en-US"/>
              </w:rPr>
              <w:t xml:space="preserve">IF </w:t>
            </w:r>
            <w:r w:rsidRPr="00FA4F51">
              <w:rPr>
                <w:rFonts w:cs="Arial"/>
                <w:color w:val="000000" w:themeColor="text1"/>
                <w:sz w:val="18"/>
                <w:szCs w:val="18"/>
                <w:lang w:val="en-US"/>
              </w:rPr>
              <w:t xml:space="preserve">GL </w:t>
            </w:r>
            <w:r w:rsidRPr="0088163B">
              <w:rPr>
                <w:rFonts w:ascii="Verdana" w:hAnsi="Verdana" w:cs="Arial"/>
                <w:color w:val="000000" w:themeColor="text1"/>
                <w:sz w:val="18"/>
                <w:szCs w:val="18"/>
              </w:rPr>
              <w:t>‘73180100’</w:t>
            </w:r>
            <w:r>
              <w:rPr>
                <w:rFonts w:ascii="Verdana" w:hAnsi="Verdana" w:cs="Arial"/>
                <w:color w:val="000000" w:themeColor="text1"/>
                <w:sz w:val="18"/>
                <w:szCs w:val="18"/>
              </w:rPr>
              <w:t xml:space="preserve"> is not available in column GL Account</w:t>
            </w:r>
          </w:p>
          <w:p w14:paraId="584F0C60" w14:textId="77777777" w:rsidR="00FA4F51" w:rsidRPr="00FA4F51" w:rsidRDefault="00FA4F51" w:rsidP="000F672E">
            <w:pPr>
              <w:rPr>
                <w:rFonts w:cs="Arial"/>
                <w:b/>
                <w:color w:val="000000" w:themeColor="text1"/>
                <w:sz w:val="18"/>
                <w:szCs w:val="18"/>
                <w:lang w:val="en-US"/>
              </w:rPr>
            </w:pPr>
            <w:r w:rsidRPr="00FA4F51">
              <w:rPr>
                <w:rFonts w:ascii="Verdana" w:hAnsi="Verdana" w:cs="Arial"/>
                <w:b/>
                <w:color w:val="000000" w:themeColor="text1"/>
                <w:sz w:val="18"/>
                <w:szCs w:val="18"/>
              </w:rPr>
              <w:t>THEN</w:t>
            </w:r>
            <w:r>
              <w:rPr>
                <w:rFonts w:ascii="Verdana" w:hAnsi="Verdana" w:cs="Arial"/>
                <w:b/>
                <w:color w:val="000000" w:themeColor="text1"/>
                <w:sz w:val="18"/>
                <w:szCs w:val="18"/>
              </w:rPr>
              <w:t xml:space="preserve"> </w:t>
            </w:r>
            <w:r w:rsidRPr="00FA4F51">
              <w:rPr>
                <w:rFonts w:ascii="Verdana" w:hAnsi="Verdana" w:cs="Arial"/>
                <w:color w:val="000000" w:themeColor="text1"/>
                <w:sz w:val="18"/>
                <w:szCs w:val="18"/>
              </w:rPr>
              <w:t>the robot should</w:t>
            </w:r>
            <w:del w:id="1213" w:author="Author">
              <w:r w:rsidDel="00864646">
                <w:rPr>
                  <w:rFonts w:ascii="Verdana" w:hAnsi="Verdana" w:cs="Arial"/>
                  <w:color w:val="000000" w:themeColor="text1"/>
                  <w:sz w:val="18"/>
                  <w:szCs w:val="18"/>
                </w:rPr>
                <w:delText xml:space="preserve"> </w:delText>
              </w:r>
              <w:r w:rsidRPr="00FA4F51" w:rsidDel="00864646">
                <w:rPr>
                  <w:rFonts w:ascii="Verdana" w:hAnsi="Verdana" w:cs="Arial"/>
                  <w:color w:val="FF0000"/>
                  <w:sz w:val="18"/>
                  <w:szCs w:val="18"/>
                </w:rPr>
                <w:delText>TBC</w:delText>
              </w:r>
            </w:del>
            <w:r w:rsidR="00B1073A">
              <w:rPr>
                <w:rFonts w:ascii="Verdana" w:hAnsi="Verdana" w:cs="Arial"/>
                <w:color w:val="FF0000"/>
                <w:sz w:val="18"/>
                <w:szCs w:val="18"/>
              </w:rPr>
              <w:t xml:space="preserve"> </w:t>
            </w:r>
            <w:r w:rsidR="00B1073A" w:rsidRPr="00C77F3A">
              <w:rPr>
                <w:rFonts w:ascii="Verdana" w:hAnsi="Verdana" w:cs="Arial"/>
                <w:sz w:val="18"/>
                <w:szCs w:val="18"/>
                <w:rPrChange w:id="1214" w:author="Author">
                  <w:rPr>
                    <w:rFonts w:ascii="Verdana" w:hAnsi="Verdana" w:cs="Arial"/>
                    <w:color w:val="FF0000"/>
                    <w:sz w:val="18"/>
                    <w:szCs w:val="18"/>
                  </w:rPr>
                </w:rPrChange>
              </w:rPr>
              <w:t>ignore the step 3.1.5</w:t>
            </w:r>
            <w:r w:rsidR="007A6F48" w:rsidRPr="00C77F3A">
              <w:rPr>
                <w:rFonts w:ascii="Verdana" w:hAnsi="Verdana" w:cs="Arial"/>
                <w:sz w:val="18"/>
                <w:szCs w:val="18"/>
                <w:rPrChange w:id="1215" w:author="Author">
                  <w:rPr>
                    <w:rFonts w:ascii="Verdana" w:hAnsi="Verdana" w:cs="Arial"/>
                    <w:color w:val="FF0000"/>
                    <w:sz w:val="18"/>
                    <w:szCs w:val="18"/>
                  </w:rPr>
                </w:rPrChange>
              </w:rPr>
              <w:t xml:space="preserve"> and move to the next one</w:t>
            </w:r>
          </w:p>
        </w:tc>
        <w:tc>
          <w:tcPr>
            <w:tcW w:w="10938" w:type="dxa"/>
          </w:tcPr>
          <w:p w14:paraId="6B9A9C3C" w14:textId="77777777" w:rsidR="005103A7" w:rsidRDefault="002D3647" w:rsidP="00DA4947">
            <w:pPr>
              <w:rPr>
                <w:noProof/>
              </w:rPr>
            </w:pPr>
            <w:r>
              <w:rPr>
                <w:noProof/>
                <w:lang w:val="en-US"/>
              </w:rPr>
              <w:drawing>
                <wp:anchor distT="0" distB="0" distL="114300" distR="114300" simplePos="0" relativeHeight="251666432" behindDoc="1" locked="0" layoutInCell="1" allowOverlap="1" wp14:anchorId="42C34FC5" wp14:editId="59D81A32">
                  <wp:simplePos x="0" y="0"/>
                  <wp:positionH relativeFrom="column">
                    <wp:posOffset>0</wp:posOffset>
                  </wp:positionH>
                  <wp:positionV relativeFrom="paragraph">
                    <wp:posOffset>0</wp:posOffset>
                  </wp:positionV>
                  <wp:extent cx="2581275" cy="2524125"/>
                  <wp:effectExtent l="0" t="0" r="9525" b="9525"/>
                  <wp:wrapTight wrapText="bothSides">
                    <wp:wrapPolygon edited="0">
                      <wp:start x="0" y="0"/>
                      <wp:lineTo x="0" y="21518"/>
                      <wp:lineTo x="21520" y="21518"/>
                      <wp:lineTo x="2152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581275" cy="252412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inline distT="0" distB="0" distL="0" distR="0" wp14:anchorId="5271E401" wp14:editId="7644CD28">
                  <wp:extent cx="1971626" cy="26131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29487" cy="2689827"/>
                          </a:xfrm>
                          <a:prstGeom prst="rect">
                            <a:avLst/>
                          </a:prstGeom>
                        </pic:spPr>
                      </pic:pic>
                    </a:graphicData>
                  </a:graphic>
                </wp:inline>
              </w:drawing>
            </w:r>
          </w:p>
        </w:tc>
      </w:tr>
      <w:tr w:rsidR="005103A7" w:rsidRPr="005335B1" w14:paraId="6B156139" w14:textId="77777777" w:rsidTr="00FA4F51">
        <w:trPr>
          <w:cantSplit/>
          <w:trHeight w:val="20"/>
        </w:trPr>
        <w:tc>
          <w:tcPr>
            <w:tcW w:w="1843" w:type="dxa"/>
          </w:tcPr>
          <w:p w14:paraId="376C007F" w14:textId="77777777" w:rsidR="005103A7" w:rsidRDefault="0032369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3.1.6</w:t>
            </w:r>
            <w:r w:rsidR="005103A7">
              <w:rPr>
                <w:rFonts w:ascii="Verdana" w:eastAsiaTheme="minorHAnsi" w:hAnsi="Verdana" w:cs="Arial"/>
                <w:b/>
                <w:color w:val="000000" w:themeColor="text1"/>
                <w:sz w:val="18"/>
                <w:szCs w:val="18"/>
              </w:rPr>
              <w:t xml:space="preserve"> </w:t>
            </w:r>
            <w:r w:rsidR="0047120B" w:rsidRPr="00293F54">
              <w:rPr>
                <w:rFonts w:ascii="Verdana" w:eastAsiaTheme="minorHAnsi" w:hAnsi="Verdana" w:cs="Arial"/>
                <w:color w:val="000000" w:themeColor="text1"/>
                <w:sz w:val="18"/>
                <w:szCs w:val="18"/>
              </w:rPr>
              <w:t>Preparation of NAM CSR report</w:t>
            </w:r>
            <w:r w:rsidR="0047120B">
              <w:rPr>
                <w:rFonts w:ascii="Verdana" w:eastAsiaTheme="minorHAnsi" w:hAnsi="Verdana" w:cs="Arial"/>
                <w:color w:val="000000" w:themeColor="text1"/>
                <w:sz w:val="18"/>
                <w:szCs w:val="18"/>
              </w:rPr>
              <w:t>. Populate Global Template columns</w:t>
            </w:r>
            <w:r w:rsidR="001F7CAC">
              <w:rPr>
                <w:rFonts w:ascii="Verdana" w:eastAsiaTheme="minorHAnsi" w:hAnsi="Verdana" w:cs="Arial"/>
                <w:color w:val="000000" w:themeColor="text1"/>
                <w:sz w:val="18"/>
                <w:szCs w:val="18"/>
              </w:rPr>
              <w:t>.</w:t>
            </w:r>
          </w:p>
          <w:p w14:paraId="455BC893"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color w:val="000000" w:themeColor="text1"/>
                <w:sz w:val="18"/>
                <w:szCs w:val="18"/>
              </w:rPr>
              <w:t>*</w:t>
            </w:r>
            <w:r w:rsidRPr="001F7CAC">
              <w:rPr>
                <w:rFonts w:ascii="Verdana" w:eastAsiaTheme="minorHAnsi" w:hAnsi="Verdana" w:cs="Arial"/>
                <w:b/>
                <w:color w:val="000000" w:themeColor="text1"/>
                <w:sz w:val="18"/>
                <w:szCs w:val="18"/>
              </w:rPr>
              <w:t>Only applicable for Iteration 1</w:t>
            </w:r>
          </w:p>
        </w:tc>
        <w:tc>
          <w:tcPr>
            <w:tcW w:w="5103" w:type="dxa"/>
          </w:tcPr>
          <w:p w14:paraId="6D2A9155" w14:textId="77777777" w:rsidR="005103A7" w:rsidRPr="006B2EB0" w:rsidRDefault="005103A7" w:rsidP="005103A7">
            <w:pPr>
              <w:pStyle w:val="steptext"/>
              <w:rPr>
                <w:rFonts w:ascii="Verdana" w:eastAsiaTheme="minorHAnsi" w:hAnsi="Verdana" w:cs="Arial"/>
                <w:b/>
                <w:color w:val="70AD47" w:themeColor="accent6"/>
                <w:sz w:val="18"/>
                <w:szCs w:val="18"/>
              </w:rPr>
            </w:pPr>
            <w:r w:rsidRPr="006B2EB0">
              <w:rPr>
                <w:rFonts w:ascii="Verdana" w:eastAsiaTheme="minorHAnsi" w:hAnsi="Verdana" w:cs="Arial"/>
                <w:b/>
                <w:color w:val="70AD47" w:themeColor="accent6"/>
                <w:sz w:val="18"/>
                <w:szCs w:val="18"/>
              </w:rPr>
              <w:t>Populate column ‘</w:t>
            </w:r>
            <w:r w:rsidR="00216D74" w:rsidRPr="006B2EB0">
              <w:rPr>
                <w:rFonts w:ascii="Verdana" w:eastAsiaTheme="minorHAnsi" w:hAnsi="Verdana" w:cs="Arial"/>
                <w:b/>
                <w:color w:val="70AD47" w:themeColor="accent6"/>
                <w:sz w:val="18"/>
                <w:szCs w:val="18"/>
              </w:rPr>
              <w:t xml:space="preserve">NAM - </w:t>
            </w:r>
            <w:r w:rsidRPr="006B2EB0">
              <w:rPr>
                <w:rFonts w:ascii="Verdana" w:eastAsiaTheme="minorHAnsi" w:hAnsi="Verdana" w:cs="Arial"/>
                <w:b/>
                <w:color w:val="70AD47" w:themeColor="accent6"/>
                <w:sz w:val="18"/>
                <w:szCs w:val="18"/>
              </w:rPr>
              <w:t>IS_Contribution’ from Global Template:</w:t>
            </w:r>
          </w:p>
          <w:p w14:paraId="1516533B" w14:textId="77777777" w:rsidR="00751C84" w:rsidRPr="006B2EB0" w:rsidRDefault="00751C84" w:rsidP="005103A7">
            <w:pPr>
              <w:pStyle w:val="steptext"/>
              <w:rPr>
                <w:rFonts w:ascii="Verdana" w:eastAsiaTheme="minorHAnsi" w:hAnsi="Verdana" w:cs="Arial"/>
                <w:b/>
                <w:color w:val="70AD47" w:themeColor="accent6"/>
                <w:sz w:val="18"/>
                <w:szCs w:val="18"/>
              </w:rPr>
            </w:pPr>
          </w:p>
          <w:p w14:paraId="1483C0E6" w14:textId="77777777" w:rsidR="00751C84" w:rsidRPr="006B2EB0" w:rsidRDefault="00751C84" w:rsidP="005103A7">
            <w:pPr>
              <w:pStyle w:val="steptext"/>
              <w:rPr>
                <w:rFonts w:ascii="Verdana" w:eastAsiaTheme="minorHAnsi" w:hAnsi="Verdana" w:cs="Arial"/>
                <w:b/>
                <w:color w:val="70AD47" w:themeColor="accent6"/>
                <w:sz w:val="18"/>
                <w:szCs w:val="18"/>
              </w:rPr>
            </w:pPr>
          </w:p>
          <w:p w14:paraId="1D8BEF74" w14:textId="40210912" w:rsidR="005103A7" w:rsidRPr="006B2EB0" w:rsidRDefault="005103A7" w:rsidP="005103A7">
            <w:pPr>
              <w:pStyle w:val="steptext"/>
              <w:numPr>
                <w:ilvl w:val="0"/>
                <w:numId w:val="31"/>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 xml:space="preserve">Go to column GL Account from CSR report and filter on GL numbers </w:t>
            </w:r>
            <w:ins w:id="1216" w:author="Author">
              <w:r w:rsidR="00F73437">
                <w:rPr>
                  <w:rFonts w:ascii="Verdana" w:eastAsiaTheme="minorHAnsi" w:hAnsi="Verdana" w:cs="Arial"/>
                  <w:color w:val="70AD47" w:themeColor="accent6"/>
                  <w:sz w:val="18"/>
                  <w:szCs w:val="18"/>
                </w:rPr>
                <w:t xml:space="preserve">contains </w:t>
              </w:r>
            </w:ins>
            <w:r w:rsidRPr="006B2EB0">
              <w:rPr>
                <w:rFonts w:ascii="Verdana" w:eastAsiaTheme="minorHAnsi" w:hAnsi="Verdana" w:cs="Arial"/>
                <w:color w:val="70AD47" w:themeColor="accent6"/>
                <w:sz w:val="18"/>
                <w:szCs w:val="18"/>
              </w:rPr>
              <w:t>73110100, 73110110, 73160100, 73110210</w:t>
            </w:r>
          </w:p>
          <w:p w14:paraId="1C6DFBF3" w14:textId="77777777" w:rsidR="005103A7" w:rsidRPr="006B2EB0" w:rsidRDefault="005103A7" w:rsidP="005103A7">
            <w:pPr>
              <w:pStyle w:val="steptext"/>
              <w:ind w:left="720"/>
              <w:rPr>
                <w:rFonts w:ascii="Verdana" w:eastAsiaTheme="minorHAnsi" w:hAnsi="Verdana" w:cs="Arial"/>
                <w:color w:val="70AD47" w:themeColor="accent6"/>
                <w:sz w:val="18"/>
                <w:szCs w:val="18"/>
              </w:rPr>
            </w:pPr>
          </w:p>
          <w:p w14:paraId="426765B4" w14:textId="77777777" w:rsidR="005103A7" w:rsidRPr="006B2EB0" w:rsidRDefault="005103A7" w:rsidP="005103A7">
            <w:pPr>
              <w:pStyle w:val="steptext"/>
              <w:numPr>
                <w:ilvl w:val="0"/>
                <w:numId w:val="31"/>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Go to column ‘</w:t>
            </w:r>
            <w:r w:rsidR="00336690" w:rsidRPr="006B2EB0">
              <w:rPr>
                <w:rFonts w:ascii="Verdana" w:eastAsiaTheme="minorHAnsi" w:hAnsi="Verdana" w:cs="Arial"/>
                <w:color w:val="70AD47" w:themeColor="accent6"/>
                <w:sz w:val="18"/>
                <w:szCs w:val="18"/>
              </w:rPr>
              <w:t xml:space="preserve">NAM - </w:t>
            </w:r>
            <w:r w:rsidRPr="006B2EB0">
              <w:rPr>
                <w:rFonts w:ascii="Verdana" w:eastAsiaTheme="minorHAnsi" w:hAnsi="Verdana" w:cs="Arial"/>
                <w:color w:val="70AD47" w:themeColor="accent6"/>
                <w:sz w:val="18"/>
                <w:szCs w:val="18"/>
              </w:rPr>
              <w:t>IS_Contribution’ from Global Template and fill in ‘Yes’ for the filtered data</w:t>
            </w:r>
          </w:p>
          <w:p w14:paraId="13B58EB9" w14:textId="77777777" w:rsidR="005103A7" w:rsidRPr="006B2EB0" w:rsidRDefault="005103A7" w:rsidP="005103A7">
            <w:pPr>
              <w:pStyle w:val="ListParagraph"/>
              <w:rPr>
                <w:rFonts w:ascii="Verdana" w:hAnsi="Verdana" w:cs="Arial"/>
                <w:color w:val="70AD47" w:themeColor="accent6"/>
                <w:sz w:val="18"/>
                <w:szCs w:val="18"/>
              </w:rPr>
            </w:pPr>
          </w:p>
          <w:p w14:paraId="37310B00" w14:textId="77777777" w:rsidR="005103A7" w:rsidRPr="006B2EB0" w:rsidRDefault="005103A7" w:rsidP="005103A7">
            <w:pPr>
              <w:pStyle w:val="steptext"/>
              <w:numPr>
                <w:ilvl w:val="0"/>
                <w:numId w:val="31"/>
              </w:numPr>
              <w:rPr>
                <w:rFonts w:ascii="Verdana" w:eastAsiaTheme="minorHAnsi" w:hAnsi="Verdana" w:cs="Arial"/>
                <w:color w:val="70AD47" w:themeColor="accent6"/>
                <w:sz w:val="18"/>
                <w:szCs w:val="18"/>
              </w:rPr>
            </w:pPr>
            <w:r w:rsidRPr="006B2EB0">
              <w:rPr>
                <w:rFonts w:ascii="Verdana" w:eastAsiaTheme="minorHAnsi" w:hAnsi="Verdana" w:cs="Arial"/>
                <w:color w:val="70AD47" w:themeColor="accent6"/>
                <w:sz w:val="18"/>
                <w:szCs w:val="18"/>
              </w:rPr>
              <w:t>Remove all filters</w:t>
            </w:r>
          </w:p>
          <w:p w14:paraId="6F7FD6E3" w14:textId="77777777" w:rsidR="005103A7" w:rsidRPr="006B2EB0" w:rsidRDefault="005103A7" w:rsidP="005103A7">
            <w:pPr>
              <w:pStyle w:val="steptext"/>
              <w:rPr>
                <w:rFonts w:ascii="Verdana" w:hAnsi="Verdana" w:cs="Arial"/>
                <w:b/>
                <w:color w:val="70AD47" w:themeColor="accent6"/>
                <w:sz w:val="18"/>
                <w:szCs w:val="18"/>
              </w:rPr>
            </w:pPr>
          </w:p>
          <w:p w14:paraId="1663C525" w14:textId="291A5157" w:rsidR="00814900" w:rsidRPr="00814900" w:rsidRDefault="00814900" w:rsidP="005103A7">
            <w:pPr>
              <w:pStyle w:val="steptext"/>
              <w:rPr>
                <w:rFonts w:ascii="Verdana" w:hAnsi="Verdana" w:cs="Arial"/>
                <w:color w:val="000000" w:themeColor="text1"/>
                <w:sz w:val="18"/>
                <w:szCs w:val="18"/>
              </w:rPr>
            </w:pPr>
            <w:r w:rsidRPr="006B2EB0">
              <w:rPr>
                <w:rFonts w:ascii="Verdana" w:hAnsi="Verdana" w:cs="Arial"/>
                <w:b/>
                <w:color w:val="70AD47" w:themeColor="accent6"/>
                <w:sz w:val="18"/>
                <w:szCs w:val="18"/>
              </w:rPr>
              <w:t xml:space="preserve">NOTE: </w:t>
            </w:r>
            <w:r w:rsidRPr="006B2EB0">
              <w:rPr>
                <w:rFonts w:ascii="Verdana" w:hAnsi="Verdana" w:cs="Arial"/>
                <w:color w:val="70AD47" w:themeColor="accent6"/>
                <w:sz w:val="18"/>
                <w:szCs w:val="18"/>
              </w:rPr>
              <w:t xml:space="preserve">Not all GL account numbers may be available </w:t>
            </w:r>
            <w:r w:rsidR="009E10EC" w:rsidRPr="006B2EB0">
              <w:rPr>
                <w:rFonts w:ascii="Verdana" w:hAnsi="Verdana" w:cs="Arial"/>
                <w:color w:val="70AD47" w:themeColor="accent6"/>
                <w:sz w:val="18"/>
                <w:szCs w:val="18"/>
              </w:rPr>
              <w:t>i</w:t>
            </w:r>
            <w:r w:rsidRPr="006B2EB0">
              <w:rPr>
                <w:rFonts w:ascii="Verdana" w:hAnsi="Verdana" w:cs="Arial"/>
                <w:color w:val="70AD47" w:themeColor="accent6"/>
                <w:sz w:val="18"/>
                <w:szCs w:val="18"/>
              </w:rPr>
              <w:t xml:space="preserve">n the report. The robot should </w:t>
            </w:r>
            <w:r w:rsidR="009E10EC" w:rsidRPr="006B2EB0">
              <w:rPr>
                <w:rFonts w:ascii="Verdana" w:hAnsi="Verdana" w:cs="Arial"/>
                <w:color w:val="70AD47" w:themeColor="accent6"/>
                <w:sz w:val="18"/>
                <w:szCs w:val="18"/>
              </w:rPr>
              <w:t>filter</w:t>
            </w:r>
            <w:r w:rsidRPr="006B2EB0">
              <w:rPr>
                <w:rFonts w:ascii="Verdana" w:hAnsi="Verdana" w:cs="Arial"/>
                <w:color w:val="70AD47" w:themeColor="accent6"/>
                <w:sz w:val="18"/>
                <w:szCs w:val="18"/>
              </w:rPr>
              <w:t xml:space="preserve"> the available</w:t>
            </w:r>
            <w:r w:rsidR="009E10EC" w:rsidRPr="006B2EB0">
              <w:rPr>
                <w:rFonts w:ascii="Verdana" w:hAnsi="Verdana" w:cs="Arial"/>
                <w:color w:val="70AD47" w:themeColor="accent6"/>
                <w:sz w:val="18"/>
                <w:szCs w:val="18"/>
              </w:rPr>
              <w:t xml:space="preserve"> ones.</w:t>
            </w:r>
            <w:ins w:id="1217" w:author="Author">
              <w:r w:rsidR="003B4524">
                <w:rPr>
                  <w:rFonts w:ascii="Verdana" w:hAnsi="Verdana" w:cs="Arial"/>
                  <w:color w:val="70AD47" w:themeColor="accent6"/>
                  <w:sz w:val="18"/>
                  <w:szCs w:val="18"/>
                </w:rPr>
                <w:t xml:space="preserve">  </w:t>
              </w:r>
              <w:r w:rsidR="00B34024" w:rsidRPr="00651B49">
                <w:rPr>
                  <w:rFonts w:ascii="Verdana" w:hAnsi="Verdana" w:cs="Arial"/>
                  <w:color w:val="70AD47" w:themeColor="accent6"/>
                  <w:sz w:val="18"/>
                  <w:szCs w:val="18"/>
                  <w:rPrChange w:id="1218" w:author="Author">
                    <w:rPr>
                      <w:rFonts w:ascii="Verdana" w:eastAsiaTheme="minorHAnsi" w:hAnsi="Verdana" w:cs="Arial"/>
                      <w:color w:val="000000" w:themeColor="text1"/>
                      <w:sz w:val="18"/>
                      <w:szCs w:val="18"/>
                    </w:rPr>
                  </w:rPrChange>
                </w:rPr>
                <w:t>Change the f</w:t>
              </w:r>
              <w:del w:id="1219" w:author="Author">
                <w:r w:rsidR="003B4524" w:rsidRPr="00651B49" w:rsidDel="00B34024">
                  <w:rPr>
                    <w:rFonts w:ascii="Verdana" w:hAnsi="Verdana" w:cs="Arial"/>
                    <w:color w:val="70AD47" w:themeColor="accent6"/>
                    <w:sz w:val="18"/>
                    <w:szCs w:val="18"/>
                    <w:rPrChange w:id="1220" w:author="Author">
                      <w:rPr>
                        <w:rFonts w:ascii="Verdana" w:eastAsiaTheme="minorHAnsi" w:hAnsi="Verdana" w:cs="Arial"/>
                        <w:color w:val="000000" w:themeColor="text1"/>
                        <w:sz w:val="18"/>
                        <w:szCs w:val="18"/>
                      </w:rPr>
                    </w:rPrChange>
                  </w:rPr>
                  <w:delText>Note may need to f</w:delText>
                </w:r>
              </w:del>
              <w:r w:rsidR="003B4524" w:rsidRPr="00651B49">
                <w:rPr>
                  <w:rFonts w:ascii="Verdana" w:hAnsi="Verdana" w:cs="Arial"/>
                  <w:color w:val="70AD47" w:themeColor="accent6"/>
                  <w:sz w:val="18"/>
                  <w:szCs w:val="18"/>
                  <w:rPrChange w:id="1221" w:author="Author">
                    <w:rPr>
                      <w:rFonts w:ascii="Verdana" w:eastAsiaTheme="minorHAnsi" w:hAnsi="Verdana" w:cs="Arial"/>
                      <w:color w:val="000000" w:themeColor="text1"/>
                      <w:sz w:val="18"/>
                      <w:szCs w:val="18"/>
                    </w:rPr>
                  </w:rPrChange>
                </w:rPr>
                <w:t>ormat ‘GL Account’ column from CSR report to Number first!</w:t>
              </w:r>
            </w:ins>
          </w:p>
        </w:tc>
        <w:tc>
          <w:tcPr>
            <w:tcW w:w="1418" w:type="dxa"/>
          </w:tcPr>
          <w:p w14:paraId="0C8EC787" w14:textId="77777777" w:rsidR="00FA4F51" w:rsidRPr="00FA4F51" w:rsidRDefault="00FA4F51" w:rsidP="00FA4F51">
            <w:pPr>
              <w:rPr>
                <w:rFonts w:ascii="Verdana" w:hAnsi="Verdana" w:cs="Arial"/>
                <w:color w:val="000000" w:themeColor="text1"/>
                <w:sz w:val="18"/>
                <w:szCs w:val="18"/>
                <w:lang w:val="en-US"/>
              </w:rPr>
            </w:pPr>
            <w:r w:rsidRPr="00FA4F51">
              <w:rPr>
                <w:rFonts w:ascii="Verdana" w:hAnsi="Verdana" w:cs="Arial"/>
                <w:b/>
                <w:color w:val="000000" w:themeColor="text1"/>
                <w:sz w:val="18"/>
                <w:szCs w:val="18"/>
                <w:lang w:val="en-US"/>
              </w:rPr>
              <w:t>IF</w:t>
            </w:r>
            <w:r w:rsidRPr="00FA4F51">
              <w:rPr>
                <w:rFonts w:ascii="Verdana" w:hAnsi="Verdana" w:cs="Arial"/>
                <w:color w:val="000000" w:themeColor="text1"/>
                <w:sz w:val="18"/>
                <w:szCs w:val="18"/>
                <w:lang w:val="en-US"/>
              </w:rPr>
              <w:t xml:space="preserve"> the values to be filtered are not available</w:t>
            </w:r>
          </w:p>
          <w:p w14:paraId="5C894A87" w14:textId="1A98CE24" w:rsidR="00FA4F51" w:rsidRPr="00FA4F51" w:rsidRDefault="00FA4F51" w:rsidP="00FA4F51">
            <w:pPr>
              <w:rPr>
                <w:rFonts w:ascii="Verdana" w:hAnsi="Verdana" w:cs="Arial"/>
                <w:color w:val="000000" w:themeColor="text1"/>
                <w:sz w:val="18"/>
                <w:szCs w:val="18"/>
                <w:lang w:val="en-US"/>
              </w:rPr>
            </w:pPr>
            <w:r w:rsidRPr="00FA4F51">
              <w:rPr>
                <w:rFonts w:ascii="Verdana" w:hAnsi="Verdana" w:cs="Arial"/>
                <w:b/>
                <w:color w:val="000000" w:themeColor="text1"/>
                <w:sz w:val="18"/>
                <w:szCs w:val="18"/>
                <w:lang w:val="en-US"/>
              </w:rPr>
              <w:t>THEN</w:t>
            </w:r>
            <w:r w:rsidRPr="00FA4F51">
              <w:rPr>
                <w:rFonts w:ascii="Verdana" w:hAnsi="Verdana" w:cs="Arial"/>
                <w:color w:val="000000" w:themeColor="text1"/>
                <w:sz w:val="18"/>
                <w:szCs w:val="18"/>
                <w:lang w:val="en-US"/>
              </w:rPr>
              <w:t xml:space="preserve"> </w:t>
            </w:r>
            <w:r w:rsidRPr="00C77F3A">
              <w:rPr>
                <w:rFonts w:ascii="Verdana" w:hAnsi="Verdana" w:cs="Arial"/>
                <w:sz w:val="18"/>
                <w:szCs w:val="18"/>
                <w:lang w:val="en-US"/>
                <w:rPrChange w:id="1222" w:author="Author">
                  <w:rPr>
                    <w:rFonts w:ascii="Verdana" w:hAnsi="Verdana" w:cs="Arial"/>
                    <w:color w:val="FF0000"/>
                    <w:sz w:val="18"/>
                    <w:szCs w:val="18"/>
                    <w:lang w:val="en-US"/>
                  </w:rPr>
                </w:rPrChange>
              </w:rPr>
              <w:t>ignore the step</w:t>
            </w:r>
            <w:ins w:id="1223" w:author="Author">
              <w:r w:rsidR="00D35E72">
                <w:rPr>
                  <w:rFonts w:ascii="Verdana" w:hAnsi="Verdana" w:cs="Arial"/>
                  <w:sz w:val="18"/>
                  <w:szCs w:val="18"/>
                  <w:lang w:val="en-US"/>
                </w:rPr>
                <w:t xml:space="preserve"> 3.1.6</w:t>
              </w:r>
            </w:ins>
            <w:r w:rsidR="00534FA7" w:rsidRPr="00C77F3A">
              <w:rPr>
                <w:rFonts w:ascii="Verdana" w:hAnsi="Verdana" w:cs="Arial"/>
                <w:sz w:val="18"/>
                <w:szCs w:val="18"/>
                <w:lang w:val="en-US"/>
                <w:rPrChange w:id="1224" w:author="Author">
                  <w:rPr>
                    <w:rFonts w:ascii="Verdana" w:hAnsi="Verdana" w:cs="Arial"/>
                    <w:color w:val="FF0000"/>
                    <w:sz w:val="18"/>
                    <w:szCs w:val="18"/>
                    <w:lang w:val="en-US"/>
                  </w:rPr>
                </w:rPrChange>
              </w:rPr>
              <w:t xml:space="preserve"> and move to the next one</w:t>
            </w:r>
          </w:p>
          <w:p w14:paraId="19FCF7A2" w14:textId="77777777" w:rsidR="005103A7" w:rsidRPr="000F672E" w:rsidRDefault="005103A7" w:rsidP="000F672E">
            <w:pPr>
              <w:rPr>
                <w:rFonts w:cs="Arial"/>
                <w:b/>
                <w:color w:val="000000" w:themeColor="text1"/>
                <w:sz w:val="18"/>
                <w:szCs w:val="18"/>
                <w:lang w:val="en-US"/>
              </w:rPr>
            </w:pPr>
          </w:p>
        </w:tc>
        <w:tc>
          <w:tcPr>
            <w:tcW w:w="10938" w:type="dxa"/>
          </w:tcPr>
          <w:p w14:paraId="18B4CC7C" w14:textId="77777777" w:rsidR="005103A7" w:rsidRDefault="00814900" w:rsidP="00DA4947">
            <w:pPr>
              <w:rPr>
                <w:noProof/>
              </w:rPr>
            </w:pPr>
            <w:r>
              <w:rPr>
                <w:noProof/>
                <w:lang w:val="en-US"/>
              </w:rPr>
              <w:drawing>
                <wp:inline distT="0" distB="0" distL="0" distR="0" wp14:anchorId="487F6CB8" wp14:editId="5B7AABFA">
                  <wp:extent cx="3009900" cy="2746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26855" cy="2761845"/>
                          </a:xfrm>
                          <a:prstGeom prst="rect">
                            <a:avLst/>
                          </a:prstGeom>
                        </pic:spPr>
                      </pic:pic>
                    </a:graphicData>
                  </a:graphic>
                </wp:inline>
              </w:drawing>
            </w:r>
          </w:p>
        </w:tc>
      </w:tr>
      <w:tr w:rsidR="005103A7" w:rsidRPr="005335B1" w14:paraId="48FC7144" w14:textId="77777777" w:rsidTr="00FA4F51">
        <w:trPr>
          <w:cantSplit/>
          <w:trHeight w:val="20"/>
        </w:trPr>
        <w:tc>
          <w:tcPr>
            <w:tcW w:w="1843" w:type="dxa"/>
          </w:tcPr>
          <w:p w14:paraId="2E3FC00B" w14:textId="77777777" w:rsidR="005103A7" w:rsidRDefault="0032369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3.1.7</w:t>
            </w:r>
            <w:r w:rsidR="005103A7">
              <w:rPr>
                <w:rFonts w:ascii="Verdana" w:eastAsiaTheme="minorHAnsi" w:hAnsi="Verdana" w:cs="Arial"/>
                <w:b/>
                <w:color w:val="000000" w:themeColor="text1"/>
                <w:sz w:val="18"/>
                <w:szCs w:val="18"/>
              </w:rPr>
              <w:t xml:space="preserve"> </w:t>
            </w:r>
            <w:r w:rsidR="0047120B" w:rsidRPr="00293F54">
              <w:rPr>
                <w:rFonts w:ascii="Verdana" w:eastAsiaTheme="minorHAnsi" w:hAnsi="Verdana" w:cs="Arial"/>
                <w:color w:val="000000" w:themeColor="text1"/>
                <w:sz w:val="18"/>
                <w:szCs w:val="18"/>
              </w:rPr>
              <w:t>Preparation of NAM CSR report</w:t>
            </w:r>
            <w:r w:rsidR="0047120B">
              <w:rPr>
                <w:rFonts w:ascii="Verdana" w:eastAsiaTheme="minorHAnsi" w:hAnsi="Verdana" w:cs="Arial"/>
                <w:color w:val="000000" w:themeColor="text1"/>
                <w:sz w:val="18"/>
                <w:szCs w:val="18"/>
              </w:rPr>
              <w:t>. Populate Global Template columns</w:t>
            </w:r>
          </w:p>
          <w:p w14:paraId="5EB7350B" w14:textId="77777777" w:rsidR="001F7CAC" w:rsidRDefault="001F7CAC" w:rsidP="001F7CAC">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357AD90A" w14:textId="77777777" w:rsidR="005103A7" w:rsidRDefault="005103A7" w:rsidP="005103A7">
            <w:pPr>
              <w:pStyle w:val="steptext"/>
              <w:rPr>
                <w:rFonts w:ascii="Verdana" w:eastAsiaTheme="minorHAnsi" w:hAnsi="Verdana" w:cs="Arial"/>
                <w:b/>
                <w:color w:val="000000" w:themeColor="text1"/>
                <w:sz w:val="18"/>
                <w:szCs w:val="18"/>
              </w:rPr>
            </w:pPr>
            <w:r w:rsidRPr="0088163B">
              <w:rPr>
                <w:rFonts w:ascii="Verdana" w:eastAsiaTheme="minorHAnsi" w:hAnsi="Verdana" w:cs="Arial"/>
                <w:b/>
                <w:color w:val="000000" w:themeColor="text1"/>
                <w:sz w:val="18"/>
                <w:szCs w:val="18"/>
              </w:rPr>
              <w:t>Populate the column ‘PO Excluded due to Type?’ from Global Template:</w:t>
            </w:r>
          </w:p>
          <w:p w14:paraId="44E519A4" w14:textId="77777777" w:rsidR="009E10EC" w:rsidRPr="0088163B" w:rsidRDefault="009E10EC" w:rsidP="005103A7">
            <w:pPr>
              <w:pStyle w:val="steptext"/>
              <w:rPr>
                <w:rFonts w:ascii="Verdana" w:eastAsiaTheme="minorHAnsi" w:hAnsi="Verdana" w:cs="Arial"/>
                <w:b/>
                <w:color w:val="000000" w:themeColor="text1"/>
                <w:sz w:val="18"/>
                <w:szCs w:val="18"/>
              </w:rPr>
            </w:pPr>
          </w:p>
          <w:p w14:paraId="24158D95" w14:textId="0FE9E19F" w:rsidR="005103A7" w:rsidRPr="0088163B" w:rsidRDefault="005103A7" w:rsidP="005103A7">
            <w:pPr>
              <w:pStyle w:val="steptext"/>
              <w:numPr>
                <w:ilvl w:val="0"/>
                <w:numId w:val="32"/>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rPr>
              <w:t>Go to column ‘</w:t>
            </w:r>
            <w:del w:id="1225" w:author="Author">
              <w:r w:rsidRPr="0088163B" w:rsidDel="00F73437">
                <w:rPr>
                  <w:rFonts w:ascii="Verdana" w:eastAsiaTheme="minorHAnsi" w:hAnsi="Verdana" w:cs="Arial"/>
                  <w:color w:val="000000" w:themeColor="text1"/>
                  <w:sz w:val="18"/>
                  <w:szCs w:val="18"/>
                </w:rPr>
                <w:delText>Payment Method Supplement</w:delText>
              </w:r>
            </w:del>
            <w:ins w:id="1226" w:author="Author">
              <w:r w:rsidR="00F73437" w:rsidRPr="00F73437">
                <w:rPr>
                  <w:rFonts w:ascii="Verdana" w:eastAsiaTheme="minorHAnsi" w:hAnsi="Verdana" w:cs="Arial"/>
                  <w:color w:val="000000" w:themeColor="text1"/>
                  <w:sz w:val="18"/>
                  <w:szCs w:val="18"/>
                </w:rPr>
                <w:t>SAP PO Type</w:t>
              </w:r>
            </w:ins>
            <w:r w:rsidRPr="0088163B">
              <w:rPr>
                <w:rFonts w:ascii="Verdana" w:eastAsiaTheme="minorHAnsi" w:hAnsi="Verdana" w:cs="Arial"/>
                <w:color w:val="000000" w:themeColor="text1"/>
                <w:sz w:val="18"/>
                <w:szCs w:val="18"/>
              </w:rPr>
              <w:t xml:space="preserve">’ from CSR report and filter on  ‘NB’, ‘RB’, or ‘MRO’ </w:t>
            </w:r>
          </w:p>
          <w:p w14:paraId="69E56145" w14:textId="77777777" w:rsidR="005103A7" w:rsidRPr="0088163B" w:rsidRDefault="005103A7" w:rsidP="005103A7">
            <w:pPr>
              <w:pStyle w:val="steptext"/>
              <w:ind w:left="720"/>
              <w:rPr>
                <w:rFonts w:ascii="Verdana" w:eastAsiaTheme="minorHAnsi" w:hAnsi="Verdana" w:cs="Arial"/>
                <w:color w:val="000000" w:themeColor="text1"/>
                <w:sz w:val="18"/>
                <w:szCs w:val="18"/>
              </w:rPr>
            </w:pPr>
          </w:p>
          <w:p w14:paraId="1FD19399" w14:textId="77777777" w:rsidR="005103A7" w:rsidRDefault="005103A7" w:rsidP="005103A7">
            <w:pPr>
              <w:pStyle w:val="steptext"/>
              <w:numPr>
                <w:ilvl w:val="0"/>
                <w:numId w:val="32"/>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rPr>
              <w:t xml:space="preserve">Populate column ‘PO Excluded due to Type?’ from </w:t>
            </w:r>
            <w:r w:rsidR="001E49E5">
              <w:rPr>
                <w:rFonts w:ascii="Verdana" w:eastAsiaTheme="minorHAnsi" w:hAnsi="Verdana" w:cs="Arial"/>
                <w:color w:val="000000" w:themeColor="text1"/>
                <w:sz w:val="18"/>
                <w:szCs w:val="18"/>
              </w:rPr>
              <w:t>Global Template</w:t>
            </w:r>
            <w:r w:rsidRPr="0088163B">
              <w:rPr>
                <w:rFonts w:ascii="Verdana" w:eastAsiaTheme="minorHAnsi" w:hAnsi="Verdana" w:cs="Arial"/>
                <w:color w:val="000000" w:themeColor="text1"/>
                <w:sz w:val="18"/>
                <w:szCs w:val="18"/>
              </w:rPr>
              <w:t xml:space="preserve"> with ‘Yes’ for the filtered data</w:t>
            </w:r>
          </w:p>
          <w:p w14:paraId="46180DE7" w14:textId="77777777" w:rsidR="0081586D" w:rsidRDefault="0081586D" w:rsidP="0081586D">
            <w:pPr>
              <w:pStyle w:val="ListParagraph"/>
              <w:rPr>
                <w:rFonts w:ascii="Verdana" w:hAnsi="Verdana" w:cs="Arial"/>
                <w:color w:val="000000" w:themeColor="text1"/>
                <w:sz w:val="18"/>
                <w:szCs w:val="18"/>
              </w:rPr>
            </w:pPr>
          </w:p>
          <w:p w14:paraId="23DA2F09" w14:textId="77777777" w:rsidR="0081586D" w:rsidRPr="0088163B" w:rsidRDefault="0081586D" w:rsidP="005103A7">
            <w:pPr>
              <w:pStyle w:val="steptext"/>
              <w:numPr>
                <w:ilvl w:val="0"/>
                <w:numId w:val="32"/>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rPr>
              <w:t>Remove all filters</w:t>
            </w:r>
          </w:p>
          <w:p w14:paraId="044B3720" w14:textId="77777777" w:rsidR="005103A7" w:rsidRDefault="005103A7" w:rsidP="005103A7">
            <w:pPr>
              <w:pStyle w:val="steptext"/>
              <w:rPr>
                <w:rFonts w:ascii="Verdana" w:eastAsiaTheme="minorHAnsi" w:hAnsi="Verdana" w:cs="Arial"/>
                <w:b/>
                <w:color w:val="000000" w:themeColor="text1"/>
                <w:sz w:val="18"/>
                <w:szCs w:val="18"/>
              </w:rPr>
            </w:pPr>
          </w:p>
          <w:p w14:paraId="548E8BB5" w14:textId="77777777" w:rsidR="00FA4F51" w:rsidRPr="0088163B" w:rsidRDefault="009804EF" w:rsidP="0081586D">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 xml:space="preserve">NOTE: </w:t>
            </w:r>
            <w:r>
              <w:rPr>
                <w:rFonts w:ascii="Verdana" w:eastAsiaTheme="minorHAnsi" w:hAnsi="Verdana" w:cs="Arial"/>
                <w:color w:val="000000" w:themeColor="text1"/>
                <w:sz w:val="18"/>
                <w:szCs w:val="18"/>
              </w:rPr>
              <w:t xml:space="preserve">It may be possible that not all the data </w:t>
            </w:r>
            <w:r w:rsidR="00FA4F51" w:rsidRPr="0088163B">
              <w:rPr>
                <w:rFonts w:ascii="Verdana" w:eastAsiaTheme="minorHAnsi" w:hAnsi="Verdana" w:cs="Arial"/>
                <w:color w:val="000000" w:themeColor="text1"/>
                <w:sz w:val="18"/>
                <w:szCs w:val="18"/>
              </w:rPr>
              <w:t xml:space="preserve">‘NB’, ‘RB’, or ‘MRO’ </w:t>
            </w:r>
            <w:r w:rsidR="00FA4F51">
              <w:rPr>
                <w:rFonts w:ascii="Verdana" w:eastAsiaTheme="minorHAnsi" w:hAnsi="Verdana" w:cs="Arial"/>
                <w:color w:val="000000" w:themeColor="text1"/>
                <w:sz w:val="18"/>
                <w:szCs w:val="18"/>
              </w:rPr>
              <w:t>will be available in the report. In this case, the robot will apply the filter on the available values only.</w:t>
            </w:r>
          </w:p>
          <w:p w14:paraId="7B928AB9" w14:textId="77777777" w:rsidR="009804EF" w:rsidRPr="0088163B" w:rsidRDefault="009804EF" w:rsidP="005103A7">
            <w:pPr>
              <w:pStyle w:val="steptext"/>
              <w:rPr>
                <w:rFonts w:ascii="Verdana" w:eastAsiaTheme="minorHAnsi" w:hAnsi="Verdana" w:cs="Arial"/>
                <w:b/>
                <w:color w:val="000000" w:themeColor="text1"/>
                <w:sz w:val="18"/>
                <w:szCs w:val="18"/>
              </w:rPr>
            </w:pPr>
          </w:p>
        </w:tc>
        <w:tc>
          <w:tcPr>
            <w:tcW w:w="1418" w:type="dxa"/>
          </w:tcPr>
          <w:p w14:paraId="3FE0D198" w14:textId="77777777" w:rsidR="005103A7" w:rsidRPr="00FA4F51" w:rsidRDefault="001E49E5" w:rsidP="000F672E">
            <w:pPr>
              <w:rPr>
                <w:rFonts w:ascii="Verdana" w:hAnsi="Verdana" w:cs="Arial"/>
                <w:color w:val="000000" w:themeColor="text1"/>
                <w:sz w:val="18"/>
                <w:szCs w:val="18"/>
                <w:lang w:val="en-US"/>
              </w:rPr>
            </w:pPr>
            <w:r w:rsidRPr="00FA4F51">
              <w:rPr>
                <w:rFonts w:ascii="Verdana" w:hAnsi="Verdana" w:cs="Arial"/>
                <w:b/>
                <w:color w:val="000000" w:themeColor="text1"/>
                <w:sz w:val="18"/>
                <w:szCs w:val="18"/>
                <w:lang w:val="en-US"/>
              </w:rPr>
              <w:t xml:space="preserve">IF </w:t>
            </w:r>
            <w:r w:rsidRPr="00FA4F51">
              <w:rPr>
                <w:rFonts w:ascii="Verdana" w:hAnsi="Verdana" w:cs="Arial"/>
                <w:color w:val="000000" w:themeColor="text1"/>
                <w:sz w:val="18"/>
                <w:szCs w:val="18"/>
                <w:lang w:val="en-US"/>
              </w:rPr>
              <w:t xml:space="preserve">the </w:t>
            </w:r>
            <w:r w:rsidR="009804EF" w:rsidRPr="00FA4F51">
              <w:rPr>
                <w:rFonts w:ascii="Verdana" w:hAnsi="Verdana" w:cs="Arial"/>
                <w:color w:val="000000" w:themeColor="text1"/>
                <w:sz w:val="18"/>
                <w:szCs w:val="18"/>
                <w:lang w:val="en-US"/>
              </w:rPr>
              <w:t>values to be filtered are not available</w:t>
            </w:r>
          </w:p>
          <w:p w14:paraId="2ED58DC2" w14:textId="7B8D480C" w:rsidR="009804EF" w:rsidRPr="00FA4F51" w:rsidRDefault="009804EF" w:rsidP="000F672E">
            <w:pPr>
              <w:rPr>
                <w:rFonts w:ascii="Verdana" w:hAnsi="Verdana" w:cs="Arial"/>
                <w:color w:val="000000" w:themeColor="text1"/>
                <w:sz w:val="18"/>
                <w:szCs w:val="18"/>
                <w:lang w:val="en-US"/>
              </w:rPr>
            </w:pPr>
            <w:r w:rsidRPr="00FA4F51">
              <w:rPr>
                <w:rFonts w:ascii="Verdana" w:hAnsi="Verdana" w:cs="Arial"/>
                <w:b/>
                <w:color w:val="000000" w:themeColor="text1"/>
                <w:sz w:val="18"/>
                <w:szCs w:val="18"/>
                <w:lang w:val="en-US"/>
              </w:rPr>
              <w:t>THEN</w:t>
            </w:r>
            <w:r w:rsidRPr="00FA4F51">
              <w:rPr>
                <w:rFonts w:ascii="Verdana" w:hAnsi="Verdana" w:cs="Arial"/>
                <w:color w:val="000000" w:themeColor="text1"/>
                <w:sz w:val="18"/>
                <w:szCs w:val="18"/>
                <w:lang w:val="en-US"/>
              </w:rPr>
              <w:t xml:space="preserve"> ignore the step</w:t>
            </w:r>
            <w:ins w:id="1227" w:author="Author">
              <w:r w:rsidR="00A7464E">
                <w:rPr>
                  <w:rFonts w:ascii="Verdana" w:hAnsi="Verdana" w:cs="Arial"/>
                  <w:color w:val="000000" w:themeColor="text1"/>
                  <w:sz w:val="18"/>
                  <w:szCs w:val="18"/>
                  <w:lang w:val="en-US"/>
                </w:rPr>
                <w:t xml:space="preserve"> 3.1.7</w:t>
              </w:r>
              <w:r w:rsidR="00864646">
                <w:rPr>
                  <w:rFonts w:ascii="Verdana" w:hAnsi="Verdana" w:cs="Arial"/>
                  <w:color w:val="000000" w:themeColor="text1"/>
                  <w:sz w:val="18"/>
                  <w:szCs w:val="18"/>
                  <w:lang w:val="en-US"/>
                </w:rPr>
                <w:t xml:space="preserve"> and move to the next one</w:t>
              </w:r>
            </w:ins>
          </w:p>
          <w:p w14:paraId="51AC27A3" w14:textId="77777777" w:rsidR="009804EF" w:rsidRDefault="009804EF" w:rsidP="000F672E">
            <w:pPr>
              <w:rPr>
                <w:rFonts w:cs="Arial"/>
                <w:b/>
                <w:color w:val="000000" w:themeColor="text1"/>
                <w:sz w:val="18"/>
                <w:szCs w:val="18"/>
                <w:lang w:val="en-US"/>
              </w:rPr>
            </w:pPr>
          </w:p>
          <w:p w14:paraId="54798216" w14:textId="77777777" w:rsidR="009804EF" w:rsidRPr="009804EF" w:rsidRDefault="009804EF" w:rsidP="000F672E">
            <w:pPr>
              <w:rPr>
                <w:rFonts w:cs="Arial"/>
                <w:color w:val="000000" w:themeColor="text1"/>
                <w:sz w:val="18"/>
                <w:szCs w:val="18"/>
                <w:lang w:val="en-US"/>
              </w:rPr>
            </w:pPr>
          </w:p>
        </w:tc>
        <w:tc>
          <w:tcPr>
            <w:tcW w:w="10938" w:type="dxa"/>
          </w:tcPr>
          <w:p w14:paraId="54807915" w14:textId="7EBDB96C" w:rsidR="00FA4F51" w:rsidRPr="00FA4F51" w:rsidDel="00C24D95" w:rsidRDefault="00FA4F51" w:rsidP="00DA4947">
            <w:pPr>
              <w:rPr>
                <w:del w:id="1228" w:author="Author"/>
                <w:noProof/>
                <w:color w:val="FF0000"/>
                <w:lang w:val="en-US"/>
              </w:rPr>
            </w:pPr>
            <w:del w:id="1229" w:author="Author">
              <w:r w:rsidRPr="00FA4F51" w:rsidDel="00C24D95">
                <w:rPr>
                  <w:noProof/>
                  <w:color w:val="FF0000"/>
                  <w:lang w:val="en-US"/>
                </w:rPr>
                <w:delText>I did not found these payment methods in the report</w:delText>
              </w:r>
              <w:r w:rsidR="00DA6E5F" w:rsidDel="00C24D95">
                <w:rPr>
                  <w:noProof/>
                  <w:color w:val="FF0000"/>
                  <w:lang w:val="en-US"/>
                </w:rPr>
                <w:delText>s</w:delText>
              </w:r>
              <w:r w:rsidRPr="00FA4F51" w:rsidDel="00C24D95">
                <w:rPr>
                  <w:noProof/>
                  <w:color w:val="FF0000"/>
                  <w:lang w:val="en-US"/>
                </w:rPr>
                <w:delText xml:space="preserve"> provided to take </w:delText>
              </w:r>
            </w:del>
          </w:p>
          <w:p w14:paraId="5FB1F477" w14:textId="63EF7D6F" w:rsidR="005103A7" w:rsidRPr="001E49E5" w:rsidRDefault="00DA6E5F" w:rsidP="00DA4947">
            <w:pPr>
              <w:rPr>
                <w:noProof/>
                <w:lang w:val="en-US"/>
              </w:rPr>
            </w:pPr>
            <w:del w:id="1230" w:author="Author">
              <w:r w:rsidDel="00C24D95">
                <w:rPr>
                  <w:noProof/>
                  <w:color w:val="FF0000"/>
                  <w:lang w:val="en-US"/>
                </w:rPr>
                <w:delText>the</w:delText>
              </w:r>
              <w:r w:rsidR="00FA4F51" w:rsidRPr="00FA4F51" w:rsidDel="00C24D95">
                <w:rPr>
                  <w:noProof/>
                  <w:color w:val="FF0000"/>
                  <w:lang w:val="en-US"/>
                </w:rPr>
                <w:delText xml:space="preserve"> print screen</w:delText>
              </w:r>
            </w:del>
          </w:p>
        </w:tc>
      </w:tr>
      <w:tr w:rsidR="005103A7" w:rsidRPr="005335B1" w14:paraId="203BCDD0" w14:textId="77777777" w:rsidTr="00FA4F51">
        <w:trPr>
          <w:cantSplit/>
          <w:trHeight w:val="20"/>
        </w:trPr>
        <w:tc>
          <w:tcPr>
            <w:tcW w:w="1843" w:type="dxa"/>
          </w:tcPr>
          <w:p w14:paraId="17921718" w14:textId="77777777" w:rsidR="005103A7" w:rsidRDefault="0032369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3.1.8</w:t>
            </w:r>
            <w:r w:rsidR="0047120B">
              <w:rPr>
                <w:rFonts w:ascii="Verdana" w:eastAsiaTheme="minorHAnsi" w:hAnsi="Verdana" w:cs="Arial"/>
                <w:b/>
                <w:color w:val="000000" w:themeColor="text1"/>
                <w:sz w:val="18"/>
                <w:szCs w:val="18"/>
              </w:rPr>
              <w:t xml:space="preserve"> </w:t>
            </w:r>
            <w:r w:rsidR="0047120B" w:rsidRPr="00293F54">
              <w:rPr>
                <w:rFonts w:ascii="Verdana" w:eastAsiaTheme="minorHAnsi" w:hAnsi="Verdana" w:cs="Arial"/>
                <w:color w:val="000000" w:themeColor="text1"/>
                <w:sz w:val="18"/>
                <w:szCs w:val="18"/>
              </w:rPr>
              <w:t>Preparation of NAM CSR report</w:t>
            </w:r>
            <w:r w:rsidR="0047120B">
              <w:rPr>
                <w:rFonts w:ascii="Verdana" w:eastAsiaTheme="minorHAnsi" w:hAnsi="Verdana" w:cs="Arial"/>
                <w:color w:val="000000" w:themeColor="text1"/>
                <w:sz w:val="18"/>
                <w:szCs w:val="18"/>
              </w:rPr>
              <w:t>. Populate Global Template columns</w:t>
            </w:r>
          </w:p>
          <w:p w14:paraId="5A8CC1F1"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64F92CAA" w14:textId="77777777" w:rsidR="005103A7" w:rsidRPr="0088163B" w:rsidRDefault="005103A7" w:rsidP="005103A7">
            <w:pPr>
              <w:pStyle w:val="steptext"/>
              <w:rPr>
                <w:rFonts w:ascii="Verdana" w:hAnsi="Verdana" w:cs="Arial"/>
                <w:b/>
                <w:color w:val="000000" w:themeColor="text1"/>
                <w:sz w:val="18"/>
                <w:szCs w:val="18"/>
              </w:rPr>
            </w:pPr>
            <w:bookmarkStart w:id="1231" w:name="_Hlk10463412"/>
            <w:r w:rsidRPr="0088163B">
              <w:rPr>
                <w:rFonts w:ascii="Verdana" w:hAnsi="Verdana" w:cs="Arial"/>
                <w:b/>
                <w:color w:val="000000" w:themeColor="text1"/>
                <w:sz w:val="18"/>
                <w:szCs w:val="18"/>
              </w:rPr>
              <w:t xml:space="preserve">Populate column </w:t>
            </w:r>
            <w:r w:rsidR="0047120B" w:rsidRPr="0088163B">
              <w:rPr>
                <w:rFonts w:ascii="Verdana" w:hAnsi="Verdana" w:cs="Arial"/>
                <w:b/>
                <w:color w:val="000000" w:themeColor="text1"/>
                <w:sz w:val="18"/>
                <w:szCs w:val="18"/>
              </w:rPr>
              <w:t>‘</w:t>
            </w:r>
            <w:r w:rsidRPr="0088163B">
              <w:rPr>
                <w:rFonts w:ascii="Verdana" w:hAnsi="Verdana" w:cs="Arial"/>
                <w:b/>
                <w:color w:val="000000" w:themeColor="text1"/>
                <w:sz w:val="18"/>
                <w:szCs w:val="18"/>
              </w:rPr>
              <w:t>PO Reportability</w:t>
            </w:r>
            <w:r w:rsidR="0047120B" w:rsidRPr="0088163B">
              <w:rPr>
                <w:rFonts w:ascii="Verdana" w:hAnsi="Verdana" w:cs="Arial"/>
                <w:b/>
                <w:color w:val="000000" w:themeColor="text1"/>
                <w:sz w:val="18"/>
                <w:szCs w:val="18"/>
              </w:rPr>
              <w:t>’</w:t>
            </w:r>
            <w:r w:rsidRPr="0088163B">
              <w:rPr>
                <w:rFonts w:ascii="Verdana" w:hAnsi="Verdana" w:cs="Arial"/>
                <w:b/>
                <w:color w:val="000000" w:themeColor="text1"/>
                <w:sz w:val="18"/>
                <w:szCs w:val="18"/>
              </w:rPr>
              <w:t xml:space="preserve"> from Global Template</w:t>
            </w:r>
            <w:bookmarkEnd w:id="1231"/>
            <w:r w:rsidRPr="0088163B">
              <w:rPr>
                <w:rFonts w:ascii="Verdana" w:hAnsi="Verdana" w:cs="Arial"/>
                <w:b/>
                <w:color w:val="000000" w:themeColor="text1"/>
                <w:sz w:val="18"/>
                <w:szCs w:val="18"/>
              </w:rPr>
              <w:t>:</w:t>
            </w:r>
          </w:p>
          <w:p w14:paraId="46336819" w14:textId="47027BEF" w:rsidR="0047120B" w:rsidRPr="0088163B" w:rsidRDefault="0047120B" w:rsidP="00C109EF">
            <w:pPr>
              <w:pStyle w:val="steptext"/>
              <w:numPr>
                <w:ilvl w:val="0"/>
                <w:numId w:val="34"/>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rPr>
              <w:t>Go to shared path folder using link</w:t>
            </w:r>
            <w:ins w:id="1232" w:author="Author">
              <w:r w:rsidR="00C109EF">
                <w:rPr>
                  <w:rFonts w:ascii="Verdana" w:eastAsiaTheme="minorHAnsi" w:hAnsi="Verdana" w:cs="Arial"/>
                  <w:color w:val="000000" w:themeColor="text1"/>
                  <w:sz w:val="18"/>
                  <w:szCs w:val="18"/>
                </w:rPr>
                <w:t xml:space="preserve"> </w:t>
              </w:r>
              <w:r w:rsidR="00C109EF">
                <w:rPr>
                  <w:rFonts w:ascii="Verdana" w:eastAsiaTheme="minorHAnsi" w:hAnsi="Verdana" w:cs="Arial"/>
                  <w:color w:val="000000" w:themeColor="text1"/>
                  <w:sz w:val="18"/>
                  <w:szCs w:val="18"/>
                </w:rPr>
                <w:fldChar w:fldCharType="begin"/>
              </w:r>
              <w:r w:rsidR="00C109EF">
                <w:rPr>
                  <w:rFonts w:ascii="Verdana" w:eastAsiaTheme="minorHAnsi" w:hAnsi="Verdana" w:cs="Arial"/>
                  <w:color w:val="000000" w:themeColor="text1"/>
                  <w:sz w:val="18"/>
                  <w:szCs w:val="18"/>
                </w:rPr>
                <w:instrText xml:space="preserve"> HYPERLINK "</w:instrText>
              </w:r>
              <w:r w:rsidR="00C109EF" w:rsidRPr="00C109EF">
                <w:rPr>
                  <w:rFonts w:ascii="Verdana" w:eastAsiaTheme="minorHAnsi" w:hAnsi="Verdana" w:cs="Arial"/>
                  <w:color w:val="000000" w:themeColor="text1"/>
                  <w:sz w:val="18"/>
                  <w:szCs w:val="18"/>
                </w:rPr>
                <w:instrText>\\\\seskcifssvm01\\GPT_RPA\\Dictionaries</w:instrText>
              </w:r>
              <w:r w:rsidR="00C109EF">
                <w:rPr>
                  <w:rFonts w:ascii="Verdana" w:eastAsiaTheme="minorHAnsi" w:hAnsi="Verdana" w:cs="Arial"/>
                  <w:color w:val="000000" w:themeColor="text1"/>
                  <w:sz w:val="18"/>
                  <w:szCs w:val="18"/>
                </w:rPr>
                <w:instrText xml:space="preserve">" </w:instrText>
              </w:r>
              <w:r w:rsidR="00C109EF">
                <w:rPr>
                  <w:rFonts w:ascii="Verdana" w:eastAsiaTheme="minorHAnsi" w:hAnsi="Verdana" w:cs="Arial"/>
                  <w:color w:val="000000" w:themeColor="text1"/>
                  <w:sz w:val="18"/>
                  <w:szCs w:val="18"/>
                </w:rPr>
                <w:fldChar w:fldCharType="separate"/>
              </w:r>
              <w:r w:rsidR="00C109EF" w:rsidRPr="003B724C">
                <w:rPr>
                  <w:rStyle w:val="Hyperlink"/>
                  <w:rFonts w:ascii="Verdana" w:eastAsiaTheme="minorHAnsi" w:hAnsi="Verdana" w:cs="Arial"/>
                  <w:sz w:val="18"/>
                  <w:szCs w:val="18"/>
                </w:rPr>
                <w:t>\\seskcifssvm01\GPT_RPA\Dictionaries</w:t>
              </w:r>
              <w:r w:rsidR="00C109EF">
                <w:rPr>
                  <w:rFonts w:ascii="Verdana" w:eastAsiaTheme="minorHAnsi" w:hAnsi="Verdana" w:cs="Arial"/>
                  <w:color w:val="000000" w:themeColor="text1"/>
                  <w:sz w:val="18"/>
                  <w:szCs w:val="18"/>
                </w:rPr>
                <w:fldChar w:fldCharType="end"/>
              </w:r>
              <w:r w:rsidR="00C109EF">
                <w:rPr>
                  <w:rFonts w:ascii="Verdana" w:eastAsiaTheme="minorHAnsi" w:hAnsi="Verdana" w:cs="Arial"/>
                  <w:color w:val="000000" w:themeColor="text1"/>
                  <w:sz w:val="18"/>
                  <w:szCs w:val="18"/>
                </w:rPr>
                <w:t xml:space="preserve"> </w:t>
              </w:r>
            </w:ins>
            <w:r w:rsidRPr="0088163B">
              <w:rPr>
                <w:rFonts w:ascii="Verdana" w:eastAsiaTheme="minorHAnsi" w:hAnsi="Verdana" w:cs="Arial"/>
                <w:color w:val="000000" w:themeColor="text1"/>
                <w:sz w:val="18"/>
                <w:szCs w:val="18"/>
              </w:rPr>
              <w:t xml:space="preserve"> to download and open the ‘PO Dictionary_MASTER’</w:t>
            </w:r>
          </w:p>
          <w:p w14:paraId="3D2D67F7" w14:textId="77777777" w:rsidR="0047120B" w:rsidRPr="0088163B" w:rsidRDefault="0047120B" w:rsidP="005103A7">
            <w:pPr>
              <w:pStyle w:val="steptext"/>
              <w:rPr>
                <w:rFonts w:ascii="Verdana" w:hAnsi="Verdana" w:cs="Arial"/>
                <w:b/>
                <w:color w:val="000000" w:themeColor="text1"/>
                <w:sz w:val="18"/>
                <w:szCs w:val="18"/>
              </w:rPr>
            </w:pPr>
          </w:p>
          <w:p w14:paraId="11FA4341" w14:textId="77777777" w:rsidR="005103A7" w:rsidRPr="0088163B" w:rsidRDefault="005103A7" w:rsidP="0047120B">
            <w:pPr>
              <w:pStyle w:val="steptext"/>
              <w:numPr>
                <w:ilvl w:val="0"/>
                <w:numId w:val="34"/>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rPr>
              <w:t xml:space="preserve">Go back to </w:t>
            </w:r>
            <w:r w:rsidRPr="0088163B">
              <w:rPr>
                <w:rFonts w:ascii="Verdana" w:eastAsiaTheme="minorHAnsi" w:hAnsi="Verdana" w:cs="Arial"/>
                <w:color w:val="000000" w:themeColor="text1"/>
                <w:sz w:val="18"/>
                <w:szCs w:val="18"/>
                <w:lang w:val="en-AU"/>
              </w:rPr>
              <w:t xml:space="preserve">the Global Template data </w:t>
            </w:r>
            <w:r w:rsidRPr="0088163B">
              <w:rPr>
                <w:rFonts w:ascii="Verdana" w:eastAsiaTheme="minorHAnsi" w:hAnsi="Verdana" w:cs="Arial"/>
                <w:color w:val="000000" w:themeColor="text1"/>
                <w:sz w:val="18"/>
                <w:szCs w:val="18"/>
              </w:rPr>
              <w:t>column ‘</w:t>
            </w:r>
            <w:r w:rsidRPr="0088163B">
              <w:rPr>
                <w:rFonts w:ascii="Verdana" w:hAnsi="Verdana" w:cs="Arial"/>
                <w:color w:val="000000" w:themeColor="text1"/>
                <w:sz w:val="18"/>
                <w:szCs w:val="18"/>
              </w:rPr>
              <w:t>PO Reportability’</w:t>
            </w:r>
            <w:r w:rsidRPr="0088163B">
              <w:rPr>
                <w:rFonts w:ascii="Verdana" w:eastAsiaTheme="minorHAnsi" w:hAnsi="Verdana" w:cs="Arial"/>
                <w:color w:val="000000" w:themeColor="text1"/>
                <w:sz w:val="18"/>
                <w:szCs w:val="18"/>
              </w:rPr>
              <w:t xml:space="preserve"> and vlookup the ‘Purchasing Document Number’ column from CSR report content  in the file ‘PO Dictionary_MASTER’</w:t>
            </w:r>
            <w:r w:rsidR="0047120B" w:rsidRPr="0088163B">
              <w:rPr>
                <w:rFonts w:ascii="Verdana" w:eastAsiaTheme="minorHAnsi" w:hAnsi="Verdana" w:cs="Arial"/>
                <w:color w:val="000000" w:themeColor="text1"/>
                <w:sz w:val="18"/>
                <w:szCs w:val="18"/>
              </w:rPr>
              <w:t xml:space="preserve"> </w:t>
            </w:r>
            <w:r w:rsidRPr="0088163B">
              <w:rPr>
                <w:rFonts w:ascii="Verdana" w:eastAsiaTheme="minorHAnsi" w:hAnsi="Verdana" w:cs="Arial"/>
                <w:color w:val="000000" w:themeColor="text1"/>
                <w:sz w:val="18"/>
                <w:szCs w:val="18"/>
              </w:rPr>
              <w:t>in column B ( ‘Reportability’)</w:t>
            </w:r>
          </w:p>
          <w:p w14:paraId="48F2C3E5" w14:textId="77777777" w:rsidR="005103A7" w:rsidRDefault="005103A7" w:rsidP="005103A7">
            <w:pPr>
              <w:pStyle w:val="steptext"/>
              <w:rPr>
                <w:rFonts w:ascii="Verdana" w:eastAsiaTheme="minorHAnsi" w:hAnsi="Verdana" w:cs="Arial"/>
                <w:b/>
                <w:color w:val="000000" w:themeColor="text1"/>
                <w:sz w:val="18"/>
                <w:szCs w:val="18"/>
              </w:rPr>
            </w:pPr>
          </w:p>
          <w:p w14:paraId="2451F346" w14:textId="4ED54B9A" w:rsidR="0014123D" w:rsidRPr="0014123D" w:rsidRDefault="0014123D" w:rsidP="005103A7">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 xml:space="preserve">NOTE: </w:t>
            </w:r>
            <w:r>
              <w:rPr>
                <w:rFonts w:ascii="Verdana" w:eastAsiaTheme="minorHAnsi" w:hAnsi="Verdana" w:cs="Arial"/>
                <w:color w:val="000000" w:themeColor="text1"/>
                <w:sz w:val="18"/>
                <w:szCs w:val="18"/>
              </w:rPr>
              <w:t>Do not remove the #N/A returns</w:t>
            </w:r>
            <w:ins w:id="1233" w:author="Author">
              <w:r w:rsidR="003B4524">
                <w:rPr>
                  <w:rFonts w:ascii="Verdana" w:eastAsiaTheme="minorHAnsi" w:hAnsi="Verdana" w:cs="Arial"/>
                  <w:color w:val="000000" w:themeColor="text1"/>
                  <w:sz w:val="18"/>
                  <w:szCs w:val="18"/>
                </w:rPr>
                <w:t>; Note may need to format ‘</w:t>
              </w:r>
              <w:r w:rsidR="003B4524" w:rsidRPr="0088163B">
                <w:rPr>
                  <w:rFonts w:ascii="Verdana" w:eastAsiaTheme="minorHAnsi" w:hAnsi="Verdana" w:cs="Arial"/>
                  <w:color w:val="000000" w:themeColor="text1"/>
                  <w:sz w:val="18"/>
                  <w:szCs w:val="18"/>
                </w:rPr>
                <w:t>Purchasing Document Number’ column from CSR report</w:t>
              </w:r>
              <w:r w:rsidR="003B4524">
                <w:rPr>
                  <w:rFonts w:ascii="Verdana" w:eastAsiaTheme="minorHAnsi" w:hAnsi="Verdana" w:cs="Arial"/>
                  <w:color w:val="000000" w:themeColor="text1"/>
                  <w:sz w:val="18"/>
                  <w:szCs w:val="18"/>
                </w:rPr>
                <w:t xml:space="preserve"> to Number first!</w:t>
              </w:r>
            </w:ins>
            <w:del w:id="1234" w:author="Author">
              <w:r w:rsidDel="003B4524">
                <w:rPr>
                  <w:rFonts w:ascii="Verdana" w:eastAsiaTheme="minorHAnsi" w:hAnsi="Verdana" w:cs="Arial"/>
                  <w:color w:val="000000" w:themeColor="text1"/>
                  <w:sz w:val="18"/>
                  <w:szCs w:val="18"/>
                </w:rPr>
                <w:delText xml:space="preserve"> </w:delText>
              </w:r>
            </w:del>
          </w:p>
        </w:tc>
        <w:tc>
          <w:tcPr>
            <w:tcW w:w="1418" w:type="dxa"/>
          </w:tcPr>
          <w:p w14:paraId="76EE780D" w14:textId="77777777" w:rsidR="005103A7" w:rsidRPr="000F672E" w:rsidRDefault="005103A7" w:rsidP="000F672E">
            <w:pPr>
              <w:rPr>
                <w:rFonts w:cs="Arial"/>
                <w:b/>
                <w:color w:val="000000" w:themeColor="text1"/>
                <w:sz w:val="18"/>
                <w:szCs w:val="18"/>
                <w:lang w:val="en-US"/>
              </w:rPr>
            </w:pPr>
          </w:p>
        </w:tc>
        <w:tc>
          <w:tcPr>
            <w:tcW w:w="10938" w:type="dxa"/>
          </w:tcPr>
          <w:p w14:paraId="358090B2" w14:textId="1CA6772A" w:rsidR="005103A7" w:rsidRDefault="003B4524" w:rsidP="00DA4947">
            <w:pPr>
              <w:rPr>
                <w:noProof/>
              </w:rPr>
            </w:pPr>
            <w:r>
              <w:rPr>
                <w:noProof/>
                <w:lang w:val="en-US"/>
              </w:rPr>
              <w:drawing>
                <wp:anchor distT="0" distB="0" distL="114300" distR="114300" simplePos="0" relativeHeight="251667456" behindDoc="1" locked="0" layoutInCell="1" allowOverlap="1" wp14:anchorId="40B607F1" wp14:editId="071A53E2">
                  <wp:simplePos x="0" y="0"/>
                  <wp:positionH relativeFrom="column">
                    <wp:posOffset>11539</wp:posOffset>
                  </wp:positionH>
                  <wp:positionV relativeFrom="paragraph">
                    <wp:posOffset>0</wp:posOffset>
                  </wp:positionV>
                  <wp:extent cx="2495550" cy="2495550"/>
                  <wp:effectExtent l="0" t="0" r="0" b="0"/>
                  <wp:wrapTight wrapText="bothSides">
                    <wp:wrapPolygon edited="0">
                      <wp:start x="0" y="0"/>
                      <wp:lineTo x="0" y="21435"/>
                      <wp:lineTo x="21435" y="21435"/>
                      <wp:lineTo x="2143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495550" cy="2495550"/>
                          </a:xfrm>
                          <a:prstGeom prst="rect">
                            <a:avLst/>
                          </a:prstGeom>
                        </pic:spPr>
                      </pic:pic>
                    </a:graphicData>
                  </a:graphic>
                </wp:anchor>
              </w:drawing>
            </w:r>
            <w:r w:rsidR="002050C4">
              <w:rPr>
                <w:noProof/>
                <w:lang w:val="en-US"/>
              </w:rPr>
              <w:drawing>
                <wp:inline distT="0" distB="0" distL="0" distR="0" wp14:anchorId="0C248D8F" wp14:editId="39363936">
                  <wp:extent cx="2218267" cy="2495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31728" cy="2510694"/>
                          </a:xfrm>
                          <a:prstGeom prst="rect">
                            <a:avLst/>
                          </a:prstGeom>
                        </pic:spPr>
                      </pic:pic>
                    </a:graphicData>
                  </a:graphic>
                </wp:inline>
              </w:drawing>
            </w:r>
          </w:p>
        </w:tc>
      </w:tr>
      <w:tr w:rsidR="0047120B" w:rsidRPr="005335B1" w14:paraId="52F07E31" w14:textId="77777777" w:rsidTr="00FA4F51">
        <w:trPr>
          <w:cantSplit/>
          <w:trHeight w:val="20"/>
        </w:trPr>
        <w:tc>
          <w:tcPr>
            <w:tcW w:w="1843" w:type="dxa"/>
          </w:tcPr>
          <w:p w14:paraId="3153738A" w14:textId="77777777" w:rsidR="0047120B"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3.1.9</w:t>
            </w:r>
            <w:r w:rsidR="0047120B">
              <w:rPr>
                <w:rFonts w:ascii="Verdana" w:eastAsiaTheme="minorHAnsi" w:hAnsi="Verdana" w:cs="Arial"/>
                <w:b/>
                <w:color w:val="000000" w:themeColor="text1"/>
                <w:sz w:val="18"/>
                <w:szCs w:val="18"/>
              </w:rPr>
              <w:t xml:space="preserve"> </w:t>
            </w:r>
            <w:r w:rsidR="0047120B" w:rsidRPr="00293F54">
              <w:rPr>
                <w:rFonts w:ascii="Verdana" w:eastAsiaTheme="minorHAnsi" w:hAnsi="Verdana" w:cs="Arial"/>
                <w:color w:val="000000" w:themeColor="text1"/>
                <w:sz w:val="18"/>
                <w:szCs w:val="18"/>
              </w:rPr>
              <w:t>Preparation of NAM CSR report</w:t>
            </w:r>
            <w:r w:rsidR="0047120B">
              <w:rPr>
                <w:rFonts w:ascii="Verdana" w:eastAsiaTheme="minorHAnsi" w:hAnsi="Verdana" w:cs="Arial"/>
                <w:color w:val="000000" w:themeColor="text1"/>
                <w:sz w:val="18"/>
                <w:szCs w:val="18"/>
              </w:rPr>
              <w:t>. Populate Global Template columns</w:t>
            </w:r>
            <w:r w:rsidR="001F7CAC">
              <w:rPr>
                <w:rFonts w:ascii="Verdana" w:eastAsiaTheme="minorHAnsi" w:hAnsi="Verdana" w:cs="Arial"/>
                <w:color w:val="000000" w:themeColor="text1"/>
                <w:sz w:val="18"/>
                <w:szCs w:val="18"/>
              </w:rPr>
              <w:t xml:space="preserve"> </w:t>
            </w:r>
          </w:p>
          <w:p w14:paraId="698439D7"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10ABDC9A" w14:textId="77777777" w:rsidR="0047120B" w:rsidRPr="0088163B" w:rsidRDefault="0047120B" w:rsidP="005103A7">
            <w:pPr>
              <w:pStyle w:val="steptext"/>
              <w:rPr>
                <w:rFonts w:ascii="Verdana" w:hAnsi="Verdana" w:cs="Arial"/>
                <w:b/>
                <w:color w:val="000000" w:themeColor="text1"/>
                <w:sz w:val="18"/>
                <w:szCs w:val="18"/>
              </w:rPr>
            </w:pPr>
            <w:bookmarkStart w:id="1235" w:name="_Hlk10463425"/>
            <w:r w:rsidRPr="0088163B">
              <w:rPr>
                <w:rFonts w:ascii="Verdana" w:hAnsi="Verdana" w:cs="Arial"/>
                <w:b/>
                <w:color w:val="000000" w:themeColor="text1"/>
                <w:sz w:val="18"/>
                <w:szCs w:val="18"/>
              </w:rPr>
              <w:t>Populate column ‘</w:t>
            </w:r>
            <w:r w:rsidR="00C31CD1">
              <w:rPr>
                <w:rFonts w:ascii="Verdana" w:hAnsi="Verdana" w:cs="Arial"/>
                <w:b/>
                <w:color w:val="000000" w:themeColor="text1"/>
                <w:sz w:val="18"/>
                <w:szCs w:val="18"/>
              </w:rPr>
              <w:t>PO</w:t>
            </w:r>
            <w:r w:rsidR="00336690">
              <w:rPr>
                <w:rFonts w:ascii="Verdana" w:hAnsi="Verdana" w:cs="Arial"/>
                <w:b/>
                <w:color w:val="000000" w:themeColor="text1"/>
                <w:sz w:val="18"/>
                <w:szCs w:val="18"/>
              </w:rPr>
              <w:t xml:space="preserve"> </w:t>
            </w:r>
            <w:r w:rsidRPr="0088163B">
              <w:rPr>
                <w:rFonts w:ascii="Verdana" w:hAnsi="Verdana" w:cs="Arial"/>
                <w:b/>
                <w:color w:val="000000" w:themeColor="text1"/>
                <w:sz w:val="18"/>
                <w:szCs w:val="18"/>
              </w:rPr>
              <w:t>Reason’ from Global Template:</w:t>
            </w:r>
          </w:p>
          <w:bookmarkEnd w:id="1235"/>
          <w:p w14:paraId="2C3ABE36" w14:textId="0614166C" w:rsidR="0047120B" w:rsidRPr="009E41BD" w:rsidDel="009E41BD" w:rsidRDefault="0047120B" w:rsidP="0047120B">
            <w:pPr>
              <w:pStyle w:val="steptext"/>
              <w:numPr>
                <w:ilvl w:val="0"/>
                <w:numId w:val="35"/>
              </w:numPr>
              <w:rPr>
                <w:del w:id="1236" w:author="Author"/>
                <w:rFonts w:ascii="Verdana" w:eastAsiaTheme="minorHAnsi" w:hAnsi="Verdana" w:cs="Arial"/>
                <w:color w:val="000000" w:themeColor="text1"/>
                <w:sz w:val="18"/>
                <w:szCs w:val="18"/>
                <w:highlight w:val="yellow"/>
                <w:rPrChange w:id="1237" w:author="Author">
                  <w:rPr>
                    <w:del w:id="1238" w:author="Author"/>
                    <w:rFonts w:ascii="Verdana" w:eastAsiaTheme="minorHAnsi" w:hAnsi="Verdana" w:cs="Arial"/>
                    <w:color w:val="000000" w:themeColor="text1"/>
                    <w:sz w:val="18"/>
                    <w:szCs w:val="18"/>
                  </w:rPr>
                </w:rPrChange>
              </w:rPr>
            </w:pPr>
            <w:del w:id="1239" w:author="Author">
              <w:r w:rsidRPr="009E41BD" w:rsidDel="009E41BD">
                <w:rPr>
                  <w:rFonts w:ascii="Verdana" w:hAnsi="Verdana" w:cs="Arial"/>
                  <w:color w:val="000000" w:themeColor="text1"/>
                  <w:sz w:val="18"/>
                  <w:szCs w:val="18"/>
                  <w:highlight w:val="yellow"/>
                  <w:rPrChange w:id="1240" w:author="Author">
                    <w:rPr>
                      <w:rFonts w:ascii="Verdana" w:hAnsi="Verdana" w:cs="Arial"/>
                      <w:color w:val="000000" w:themeColor="text1"/>
                      <w:sz w:val="18"/>
                      <w:szCs w:val="18"/>
                    </w:rPr>
                  </w:rPrChange>
                </w:rPr>
                <w:delText xml:space="preserve">Go to column ‘PO Reportability’ from Global Template and filter </w:delText>
              </w:r>
              <w:r w:rsidR="009755FA" w:rsidRPr="009E41BD" w:rsidDel="009E41BD">
                <w:rPr>
                  <w:rFonts w:ascii="Verdana" w:hAnsi="Verdana" w:cs="Arial"/>
                  <w:color w:val="000000" w:themeColor="text1"/>
                  <w:sz w:val="18"/>
                  <w:szCs w:val="18"/>
                  <w:highlight w:val="yellow"/>
                  <w:rPrChange w:id="1241" w:author="Author">
                    <w:rPr>
                      <w:rFonts w:ascii="Verdana" w:hAnsi="Verdana" w:cs="Arial"/>
                      <w:color w:val="000000" w:themeColor="text1"/>
                      <w:sz w:val="18"/>
                      <w:szCs w:val="18"/>
                    </w:rPr>
                  </w:rPrChange>
                </w:rPr>
                <w:delText>on</w:delText>
              </w:r>
              <w:r w:rsidRPr="009E41BD" w:rsidDel="009E41BD">
                <w:rPr>
                  <w:rFonts w:ascii="Verdana" w:hAnsi="Verdana" w:cs="Arial"/>
                  <w:color w:val="000000" w:themeColor="text1"/>
                  <w:sz w:val="18"/>
                  <w:szCs w:val="18"/>
                  <w:highlight w:val="yellow"/>
                  <w:rPrChange w:id="1242" w:author="Author">
                    <w:rPr>
                      <w:rFonts w:ascii="Verdana" w:hAnsi="Verdana" w:cs="Arial"/>
                      <w:color w:val="000000" w:themeColor="text1"/>
                      <w:sz w:val="18"/>
                      <w:szCs w:val="18"/>
                    </w:rPr>
                  </w:rPrChange>
                </w:rPr>
                <w:delText xml:space="preserve"> ‘Yes’ </w:delText>
              </w:r>
              <w:r w:rsidR="009755FA" w:rsidRPr="009E41BD" w:rsidDel="009E41BD">
                <w:rPr>
                  <w:rFonts w:ascii="Verdana" w:hAnsi="Verdana" w:cs="Arial"/>
                  <w:color w:val="000000" w:themeColor="text1"/>
                  <w:sz w:val="18"/>
                  <w:szCs w:val="18"/>
                  <w:highlight w:val="yellow"/>
                  <w:rPrChange w:id="1243" w:author="Author">
                    <w:rPr>
                      <w:rFonts w:ascii="Verdana" w:hAnsi="Verdana" w:cs="Arial"/>
                      <w:color w:val="000000" w:themeColor="text1"/>
                      <w:sz w:val="18"/>
                      <w:szCs w:val="18"/>
                    </w:rPr>
                  </w:rPrChange>
                </w:rPr>
                <w:delText>values</w:delText>
              </w:r>
            </w:del>
          </w:p>
          <w:p w14:paraId="649FF548" w14:textId="77777777" w:rsidR="0047120B" w:rsidRPr="0088163B" w:rsidRDefault="0047120B" w:rsidP="0047120B">
            <w:pPr>
              <w:pStyle w:val="steptext"/>
              <w:ind w:left="720"/>
              <w:rPr>
                <w:rFonts w:ascii="Verdana" w:eastAsiaTheme="minorHAnsi" w:hAnsi="Verdana" w:cs="Arial"/>
                <w:color w:val="000000" w:themeColor="text1"/>
                <w:sz w:val="18"/>
                <w:szCs w:val="18"/>
              </w:rPr>
            </w:pPr>
          </w:p>
          <w:p w14:paraId="6791B8ED" w14:textId="299735D1" w:rsidR="0047120B" w:rsidRDefault="0047120B" w:rsidP="0047120B">
            <w:pPr>
              <w:pStyle w:val="steptext"/>
              <w:numPr>
                <w:ilvl w:val="0"/>
                <w:numId w:val="35"/>
              </w:numPr>
              <w:rPr>
                <w:ins w:id="1244" w:author="Autho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rPr>
              <w:t>Then vlookup the ‘Purchasing Document Number’ from CSR report column content  in the file ‘PO Dictionary_MASTER’ in column C ( ‘Reason’)</w:t>
            </w:r>
            <w:r w:rsidR="0081586D">
              <w:rPr>
                <w:rFonts w:ascii="Verdana" w:eastAsiaTheme="minorHAnsi" w:hAnsi="Verdana" w:cs="Arial"/>
                <w:color w:val="000000" w:themeColor="text1"/>
                <w:sz w:val="18"/>
                <w:szCs w:val="18"/>
              </w:rPr>
              <w:t xml:space="preserve"> in order to populate the Global Template column ‘PO Reason’</w:t>
            </w:r>
          </w:p>
          <w:p w14:paraId="162DFFC9" w14:textId="77777777" w:rsidR="009E02FC" w:rsidRDefault="009E02FC">
            <w:pPr>
              <w:pStyle w:val="steptext"/>
              <w:rPr>
                <w:ins w:id="1245" w:author="Author"/>
                <w:rFonts w:ascii="Verdana" w:eastAsiaTheme="minorHAnsi" w:hAnsi="Verdana" w:cs="Arial"/>
                <w:color w:val="FF0000"/>
                <w:sz w:val="18"/>
                <w:szCs w:val="18"/>
              </w:rPr>
              <w:pPrChange w:id="1246" w:author="Author">
                <w:pPr>
                  <w:pStyle w:val="steptext"/>
                  <w:numPr>
                    <w:numId w:val="35"/>
                  </w:numPr>
                  <w:ind w:left="720" w:hanging="360"/>
                </w:pPr>
              </w:pPrChange>
            </w:pPr>
          </w:p>
          <w:p w14:paraId="28F84BA7" w14:textId="1CF24AD8" w:rsidR="009E02FC" w:rsidRPr="000D7316" w:rsidRDefault="009E02FC">
            <w:pPr>
              <w:pStyle w:val="steptext"/>
              <w:rPr>
                <w:rFonts w:ascii="Verdana" w:eastAsiaTheme="minorHAnsi" w:hAnsi="Verdana" w:cs="Arial"/>
                <w:color w:val="FF0000"/>
                <w:sz w:val="18"/>
                <w:szCs w:val="18"/>
                <w:rPrChange w:id="1247" w:author="Author">
                  <w:rPr>
                    <w:rFonts w:ascii="Verdana" w:eastAsiaTheme="minorHAnsi" w:hAnsi="Verdana" w:cs="Arial"/>
                    <w:color w:val="000000" w:themeColor="text1"/>
                    <w:sz w:val="18"/>
                    <w:szCs w:val="18"/>
                  </w:rPr>
                </w:rPrChange>
              </w:rPr>
              <w:pPrChange w:id="1248" w:author="Author">
                <w:pPr>
                  <w:pStyle w:val="steptext"/>
                  <w:numPr>
                    <w:numId w:val="35"/>
                  </w:numPr>
                  <w:ind w:left="720" w:hanging="360"/>
                </w:pPr>
              </w:pPrChange>
            </w:pPr>
            <w:ins w:id="1249" w:author="Author">
              <w:r w:rsidRPr="000D7316">
                <w:rPr>
                  <w:rFonts w:ascii="Verdana" w:eastAsiaTheme="minorHAnsi" w:hAnsi="Verdana" w:cs="Arial"/>
                  <w:color w:val="FF0000"/>
                  <w:sz w:val="18"/>
                  <w:szCs w:val="18"/>
                  <w:rPrChange w:id="1250" w:author="Author">
                    <w:rPr>
                      <w:rFonts w:ascii="Verdana" w:eastAsiaTheme="minorHAnsi" w:hAnsi="Verdana" w:cs="Arial"/>
                      <w:color w:val="000000" w:themeColor="text1"/>
                      <w:sz w:val="18"/>
                      <w:szCs w:val="18"/>
                    </w:rPr>
                  </w:rPrChange>
                </w:rPr>
                <w:t>Removed the filtering step in 09.07.2019</w:t>
              </w:r>
            </w:ins>
          </w:p>
          <w:p w14:paraId="5C7039E8" w14:textId="77777777" w:rsidR="00475418" w:rsidRDefault="00475418" w:rsidP="005103A7">
            <w:pPr>
              <w:pStyle w:val="steptext"/>
              <w:rPr>
                <w:rFonts w:ascii="Verdana" w:eastAsiaTheme="minorHAnsi" w:hAnsi="Verdana" w:cs="Arial"/>
                <w:b/>
                <w:color w:val="000000" w:themeColor="text1"/>
                <w:sz w:val="18"/>
                <w:szCs w:val="18"/>
              </w:rPr>
            </w:pPr>
          </w:p>
          <w:p w14:paraId="586A6301" w14:textId="77777777" w:rsidR="0047120B" w:rsidRPr="005F02CF" w:rsidRDefault="00475418" w:rsidP="005103A7">
            <w:pPr>
              <w:pStyle w:val="steptext"/>
              <w:rPr>
                <w:rFonts w:ascii="Verdana" w:hAnsi="Verdana" w:cs="Arial"/>
                <w:color w:val="000000" w:themeColor="text1"/>
                <w:sz w:val="18"/>
                <w:szCs w:val="18"/>
              </w:rPr>
            </w:pPr>
            <w:r>
              <w:rPr>
                <w:rFonts w:ascii="Verdana" w:eastAsiaTheme="minorHAnsi" w:hAnsi="Verdana" w:cs="Arial"/>
                <w:b/>
                <w:color w:val="000000" w:themeColor="text1"/>
                <w:sz w:val="18"/>
                <w:szCs w:val="18"/>
              </w:rPr>
              <w:t xml:space="preserve">NOTE: </w:t>
            </w:r>
            <w:r>
              <w:rPr>
                <w:rFonts w:ascii="Verdana" w:eastAsiaTheme="minorHAnsi" w:hAnsi="Verdana" w:cs="Arial"/>
                <w:color w:val="000000" w:themeColor="text1"/>
                <w:sz w:val="18"/>
                <w:szCs w:val="18"/>
              </w:rPr>
              <w:t>Do not remove the #N/A returns</w:t>
            </w:r>
          </w:p>
        </w:tc>
        <w:tc>
          <w:tcPr>
            <w:tcW w:w="1418" w:type="dxa"/>
          </w:tcPr>
          <w:p w14:paraId="04650285" w14:textId="77777777" w:rsidR="0047120B" w:rsidRPr="000F672E" w:rsidRDefault="0047120B" w:rsidP="000F672E">
            <w:pPr>
              <w:rPr>
                <w:rFonts w:cs="Arial"/>
                <w:b/>
                <w:color w:val="000000" w:themeColor="text1"/>
                <w:sz w:val="18"/>
                <w:szCs w:val="18"/>
                <w:lang w:val="en-US"/>
              </w:rPr>
            </w:pPr>
          </w:p>
        </w:tc>
        <w:tc>
          <w:tcPr>
            <w:tcW w:w="10938" w:type="dxa"/>
          </w:tcPr>
          <w:p w14:paraId="321E6409" w14:textId="77777777" w:rsidR="0047120B" w:rsidRDefault="00C011B5" w:rsidP="00DA4947">
            <w:pPr>
              <w:rPr>
                <w:noProof/>
              </w:rPr>
            </w:pPr>
            <w:r>
              <w:rPr>
                <w:noProof/>
                <w:lang w:val="en-US"/>
              </w:rPr>
              <w:drawing>
                <wp:inline distT="0" distB="0" distL="0" distR="0" wp14:anchorId="295022E7" wp14:editId="0257B823">
                  <wp:extent cx="2114550" cy="16986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41779" cy="1720528"/>
                          </a:xfrm>
                          <a:prstGeom prst="rect">
                            <a:avLst/>
                          </a:prstGeom>
                        </pic:spPr>
                      </pic:pic>
                    </a:graphicData>
                  </a:graphic>
                </wp:inline>
              </w:drawing>
            </w:r>
            <w:r>
              <w:rPr>
                <w:noProof/>
                <w:lang w:val="en-US"/>
              </w:rPr>
              <w:drawing>
                <wp:anchor distT="0" distB="0" distL="114300" distR="114300" simplePos="0" relativeHeight="251668480" behindDoc="0" locked="0" layoutInCell="1" allowOverlap="1" wp14:anchorId="7A3FBD60" wp14:editId="7A510196">
                  <wp:simplePos x="0" y="0"/>
                  <wp:positionH relativeFrom="column">
                    <wp:posOffset>0</wp:posOffset>
                  </wp:positionH>
                  <wp:positionV relativeFrom="paragraph">
                    <wp:posOffset>3810</wp:posOffset>
                  </wp:positionV>
                  <wp:extent cx="2256503" cy="16764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256503" cy="1676400"/>
                          </a:xfrm>
                          <a:prstGeom prst="rect">
                            <a:avLst/>
                          </a:prstGeom>
                        </pic:spPr>
                      </pic:pic>
                    </a:graphicData>
                  </a:graphic>
                </wp:anchor>
              </w:drawing>
            </w:r>
          </w:p>
        </w:tc>
      </w:tr>
      <w:tr w:rsidR="0047120B" w:rsidRPr="005335B1" w14:paraId="464A00E2" w14:textId="77777777" w:rsidTr="00FA4F51">
        <w:trPr>
          <w:cantSplit/>
          <w:trHeight w:val="20"/>
        </w:trPr>
        <w:tc>
          <w:tcPr>
            <w:tcW w:w="1843" w:type="dxa"/>
          </w:tcPr>
          <w:p w14:paraId="6F25FE3B" w14:textId="77777777" w:rsidR="0047120B"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3.1.10</w:t>
            </w:r>
            <w:r w:rsidR="0047120B">
              <w:rPr>
                <w:rFonts w:ascii="Verdana" w:eastAsiaTheme="minorHAnsi" w:hAnsi="Verdana" w:cs="Arial"/>
                <w:b/>
                <w:color w:val="000000" w:themeColor="text1"/>
                <w:sz w:val="18"/>
                <w:szCs w:val="18"/>
              </w:rPr>
              <w:t xml:space="preserve"> </w:t>
            </w:r>
            <w:r w:rsidR="0047120B" w:rsidRPr="00293F54">
              <w:rPr>
                <w:rFonts w:ascii="Verdana" w:eastAsiaTheme="minorHAnsi" w:hAnsi="Verdana" w:cs="Arial"/>
                <w:color w:val="000000" w:themeColor="text1"/>
                <w:sz w:val="18"/>
                <w:szCs w:val="18"/>
              </w:rPr>
              <w:t>Preparation of NAM CSR report</w:t>
            </w:r>
            <w:r w:rsidR="0047120B">
              <w:rPr>
                <w:rFonts w:ascii="Verdana" w:eastAsiaTheme="minorHAnsi" w:hAnsi="Verdana" w:cs="Arial"/>
                <w:color w:val="000000" w:themeColor="text1"/>
                <w:sz w:val="18"/>
                <w:szCs w:val="18"/>
              </w:rPr>
              <w:t>. Populate Global Template columns</w:t>
            </w:r>
          </w:p>
          <w:p w14:paraId="1F9714DF"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0208772C" w14:textId="77777777" w:rsidR="0047120B" w:rsidRPr="0088163B" w:rsidRDefault="00666970" w:rsidP="005103A7">
            <w:pPr>
              <w:pStyle w:val="steptext"/>
              <w:rPr>
                <w:rFonts w:ascii="Verdana" w:hAnsi="Verdana" w:cs="Arial"/>
                <w:b/>
                <w:color w:val="000000" w:themeColor="text1"/>
                <w:sz w:val="18"/>
                <w:szCs w:val="18"/>
              </w:rPr>
            </w:pPr>
            <w:r w:rsidRPr="0088163B">
              <w:rPr>
                <w:rFonts w:ascii="Verdana" w:hAnsi="Verdana" w:cs="Arial"/>
                <w:b/>
                <w:color w:val="000000" w:themeColor="text1"/>
                <w:sz w:val="18"/>
                <w:szCs w:val="18"/>
              </w:rPr>
              <w:t>Populate column ‘Spend Category’ from Global Template:</w:t>
            </w:r>
          </w:p>
          <w:p w14:paraId="19D08364" w14:textId="77777777" w:rsidR="00666970" w:rsidRPr="0088163B" w:rsidRDefault="00666970" w:rsidP="005103A7">
            <w:pPr>
              <w:pStyle w:val="steptext"/>
              <w:rPr>
                <w:rFonts w:ascii="Verdana" w:hAnsi="Verdana" w:cs="Arial"/>
                <w:b/>
                <w:color w:val="000000" w:themeColor="text1"/>
                <w:sz w:val="18"/>
                <w:szCs w:val="18"/>
              </w:rPr>
            </w:pPr>
          </w:p>
          <w:p w14:paraId="6F4D53D7" w14:textId="434CBF42" w:rsidR="00666970" w:rsidDel="003B30A8" w:rsidRDefault="00666970" w:rsidP="00666970">
            <w:pPr>
              <w:rPr>
                <w:ins w:id="1251" w:author="Author"/>
                <w:del w:id="1252" w:author="Author"/>
                <w:rFonts w:ascii="Verdana" w:hAnsi="Verdana" w:cs="Arial"/>
                <w:color w:val="000000" w:themeColor="text1"/>
                <w:sz w:val="18"/>
                <w:szCs w:val="18"/>
              </w:rPr>
            </w:pPr>
            <w:del w:id="1253" w:author="Author">
              <w:r w:rsidRPr="0088163B" w:rsidDel="003B30A8">
                <w:rPr>
                  <w:rFonts w:ascii="Verdana" w:hAnsi="Verdana" w:cs="Arial"/>
                  <w:b/>
                  <w:color w:val="000000" w:themeColor="text1"/>
                  <w:sz w:val="18"/>
                  <w:szCs w:val="18"/>
                </w:rPr>
                <w:delText>Note:</w:delText>
              </w:r>
              <w:r w:rsidRPr="0088163B" w:rsidDel="003B30A8">
                <w:rPr>
                  <w:rFonts w:ascii="Verdana" w:hAnsi="Verdana" w:cs="Arial"/>
                  <w:color w:val="000000" w:themeColor="text1"/>
                  <w:sz w:val="18"/>
                  <w:szCs w:val="18"/>
                </w:rPr>
                <w:delText xml:space="preserve"> Do not remove the filter from column ‘PO Reportability’</w:delText>
              </w:r>
            </w:del>
          </w:p>
          <w:p w14:paraId="0CF5C441" w14:textId="77777777" w:rsidR="009E41BD" w:rsidRDefault="009E41BD" w:rsidP="00666970">
            <w:pPr>
              <w:rPr>
                <w:ins w:id="1254" w:author="Author"/>
                <w:rFonts w:ascii="Verdana" w:hAnsi="Verdana" w:cs="Arial"/>
                <w:color w:val="000000" w:themeColor="text1"/>
                <w:sz w:val="18"/>
                <w:szCs w:val="18"/>
              </w:rPr>
            </w:pPr>
          </w:p>
          <w:p w14:paraId="620038DE" w14:textId="3499FBF6" w:rsidR="009E41BD" w:rsidRPr="009E41BD" w:rsidRDefault="009E41BD">
            <w:pPr>
              <w:pStyle w:val="steptext"/>
              <w:numPr>
                <w:ilvl w:val="0"/>
                <w:numId w:val="132"/>
              </w:numPr>
              <w:rPr>
                <w:ins w:id="1255" w:author="Author"/>
                <w:rFonts w:ascii="Verdana" w:eastAsiaTheme="minorHAnsi" w:hAnsi="Verdana" w:cs="Arial"/>
                <w:color w:val="000000" w:themeColor="text1"/>
                <w:sz w:val="18"/>
                <w:szCs w:val="18"/>
                <w:rPrChange w:id="1256" w:author="Author">
                  <w:rPr>
                    <w:ins w:id="1257" w:author="Author"/>
                    <w:rFonts w:ascii="Verdana" w:eastAsiaTheme="minorHAnsi" w:hAnsi="Verdana" w:cs="Arial"/>
                    <w:color w:val="000000" w:themeColor="text1"/>
                    <w:sz w:val="18"/>
                    <w:szCs w:val="18"/>
                    <w:highlight w:val="yellow"/>
                  </w:rPr>
                </w:rPrChange>
              </w:rPr>
              <w:pPrChange w:id="1258" w:author="Author">
                <w:pPr>
                  <w:pStyle w:val="steptext"/>
                  <w:numPr>
                    <w:numId w:val="131"/>
                  </w:numPr>
                  <w:ind w:left="720" w:hanging="360"/>
                </w:pPr>
              </w:pPrChange>
            </w:pPr>
            <w:ins w:id="1259" w:author="Author">
              <w:r w:rsidRPr="009E41BD">
                <w:rPr>
                  <w:rFonts w:ascii="Verdana" w:eastAsiaTheme="minorHAnsi" w:hAnsi="Verdana" w:cs="Arial"/>
                  <w:color w:val="000000" w:themeColor="text1"/>
                  <w:sz w:val="18"/>
                  <w:szCs w:val="18"/>
                  <w:rPrChange w:id="1260" w:author="Author">
                    <w:rPr>
                      <w:rFonts w:ascii="Verdana" w:eastAsiaTheme="minorHAnsi" w:hAnsi="Verdana" w:cs="Arial"/>
                      <w:color w:val="000000" w:themeColor="text1"/>
                      <w:sz w:val="18"/>
                      <w:szCs w:val="18"/>
                      <w:highlight w:val="yellow"/>
                    </w:rPr>
                  </w:rPrChange>
                </w:rPr>
                <w:t>Go to column ‘PO Reportability’ from Global Template and filter on ‘Yes’ values</w:t>
              </w:r>
            </w:ins>
          </w:p>
          <w:p w14:paraId="20C934ED" w14:textId="77777777" w:rsidR="009E41BD" w:rsidRPr="009E41BD" w:rsidRDefault="009E41BD" w:rsidP="00666970">
            <w:pPr>
              <w:rPr>
                <w:rFonts w:ascii="Verdana" w:hAnsi="Verdana" w:cs="Arial"/>
                <w:color w:val="000000" w:themeColor="text1"/>
                <w:sz w:val="18"/>
                <w:szCs w:val="18"/>
                <w:lang w:val="en-US"/>
                <w:rPrChange w:id="1261" w:author="Author">
                  <w:rPr>
                    <w:rFonts w:ascii="Verdana" w:hAnsi="Verdana" w:cs="Arial"/>
                    <w:color w:val="000000" w:themeColor="text1"/>
                    <w:sz w:val="18"/>
                    <w:szCs w:val="18"/>
                  </w:rPr>
                </w:rPrChange>
              </w:rPr>
            </w:pPr>
          </w:p>
          <w:p w14:paraId="04965F03" w14:textId="77777777" w:rsidR="00666970" w:rsidRPr="0088163B" w:rsidRDefault="00666970" w:rsidP="00666970">
            <w:pPr>
              <w:rPr>
                <w:rFonts w:ascii="Verdana" w:hAnsi="Verdana" w:cs="Arial"/>
                <w:color w:val="000000" w:themeColor="text1"/>
                <w:sz w:val="18"/>
                <w:szCs w:val="18"/>
              </w:rPr>
            </w:pPr>
          </w:p>
          <w:p w14:paraId="17C7ABF7" w14:textId="421E181A" w:rsidR="00666970" w:rsidRPr="0088163B" w:rsidRDefault="00666970">
            <w:pPr>
              <w:pStyle w:val="steptext"/>
              <w:numPr>
                <w:ilvl w:val="0"/>
                <w:numId w:val="132"/>
              </w:numPr>
              <w:rPr>
                <w:rFonts w:ascii="Verdana" w:eastAsiaTheme="minorHAnsi" w:hAnsi="Verdana" w:cs="Arial"/>
                <w:color w:val="000000" w:themeColor="text1"/>
                <w:sz w:val="18"/>
                <w:szCs w:val="18"/>
              </w:rPr>
              <w:pPrChange w:id="1262" w:author="Author">
                <w:pPr>
                  <w:pStyle w:val="steptext"/>
                  <w:numPr>
                    <w:numId w:val="36"/>
                  </w:numPr>
                  <w:ind w:left="720" w:hanging="360"/>
                </w:pPr>
              </w:pPrChange>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D33C75">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D ( ‘</w:t>
            </w:r>
            <w:r w:rsidRPr="0088163B">
              <w:rPr>
                <w:rFonts w:ascii="Verdana" w:hAnsi="Verdana" w:cs="Arial"/>
                <w:color w:val="000000" w:themeColor="text1"/>
                <w:sz w:val="18"/>
                <w:szCs w:val="18"/>
              </w:rPr>
              <w:t>Spend Category</w:t>
            </w:r>
            <w:r w:rsidRPr="0088163B">
              <w:rPr>
                <w:rFonts w:ascii="Verdana" w:eastAsiaTheme="minorHAnsi" w:hAnsi="Verdana" w:cs="Arial"/>
                <w:color w:val="000000" w:themeColor="text1"/>
                <w:sz w:val="18"/>
                <w:szCs w:val="18"/>
              </w:rPr>
              <w:t>’)</w:t>
            </w:r>
          </w:p>
          <w:p w14:paraId="621CED35" w14:textId="77777777" w:rsidR="00666970" w:rsidRPr="0088163B" w:rsidRDefault="00666970" w:rsidP="005103A7">
            <w:pPr>
              <w:pStyle w:val="steptext"/>
              <w:rPr>
                <w:rFonts w:ascii="Verdana" w:hAnsi="Verdana" w:cs="Arial"/>
                <w:b/>
                <w:color w:val="000000" w:themeColor="text1"/>
                <w:sz w:val="18"/>
                <w:szCs w:val="18"/>
              </w:rPr>
            </w:pPr>
          </w:p>
        </w:tc>
        <w:tc>
          <w:tcPr>
            <w:tcW w:w="1418" w:type="dxa"/>
          </w:tcPr>
          <w:p w14:paraId="0AC4F93A" w14:textId="77777777" w:rsidR="0047120B" w:rsidRPr="000F672E" w:rsidRDefault="0047120B" w:rsidP="000F672E">
            <w:pPr>
              <w:rPr>
                <w:rFonts w:cs="Arial"/>
                <w:b/>
                <w:color w:val="000000" w:themeColor="text1"/>
                <w:sz w:val="18"/>
                <w:szCs w:val="18"/>
                <w:lang w:val="en-US"/>
              </w:rPr>
            </w:pPr>
          </w:p>
        </w:tc>
        <w:tc>
          <w:tcPr>
            <w:tcW w:w="10938" w:type="dxa"/>
          </w:tcPr>
          <w:p w14:paraId="4199D9EC" w14:textId="77777777" w:rsidR="0047120B" w:rsidRDefault="000D5207" w:rsidP="00DA4947">
            <w:pPr>
              <w:rPr>
                <w:noProof/>
              </w:rPr>
            </w:pPr>
            <w:r>
              <w:rPr>
                <w:noProof/>
                <w:lang w:val="en-US"/>
              </w:rPr>
              <w:drawing>
                <wp:inline distT="0" distB="0" distL="0" distR="0" wp14:anchorId="10B6D60D" wp14:editId="513E5C41">
                  <wp:extent cx="3409950" cy="15906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09950" cy="1590675"/>
                          </a:xfrm>
                          <a:prstGeom prst="rect">
                            <a:avLst/>
                          </a:prstGeom>
                        </pic:spPr>
                      </pic:pic>
                    </a:graphicData>
                  </a:graphic>
                </wp:inline>
              </w:drawing>
            </w:r>
          </w:p>
        </w:tc>
      </w:tr>
      <w:tr w:rsidR="0047120B" w:rsidRPr="005335B1" w14:paraId="3F8B8FD8" w14:textId="77777777" w:rsidTr="00FA4F51">
        <w:trPr>
          <w:cantSplit/>
          <w:trHeight w:val="20"/>
        </w:trPr>
        <w:tc>
          <w:tcPr>
            <w:tcW w:w="1843" w:type="dxa"/>
          </w:tcPr>
          <w:p w14:paraId="2010C940" w14:textId="77777777" w:rsidR="0047120B"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3.1.11</w:t>
            </w:r>
            <w:r w:rsidR="0047120B">
              <w:rPr>
                <w:rFonts w:ascii="Verdana" w:eastAsiaTheme="minorHAnsi" w:hAnsi="Verdana" w:cs="Arial"/>
                <w:b/>
                <w:color w:val="000000" w:themeColor="text1"/>
                <w:sz w:val="18"/>
                <w:szCs w:val="18"/>
              </w:rPr>
              <w:t xml:space="preserve"> </w:t>
            </w:r>
            <w:r w:rsidR="0047120B" w:rsidRPr="00293F54">
              <w:rPr>
                <w:rFonts w:ascii="Verdana" w:eastAsiaTheme="minorHAnsi" w:hAnsi="Verdana" w:cs="Arial"/>
                <w:color w:val="000000" w:themeColor="text1"/>
                <w:sz w:val="18"/>
                <w:szCs w:val="18"/>
              </w:rPr>
              <w:t>Preparation of NAM CSR report</w:t>
            </w:r>
            <w:r w:rsidR="0047120B">
              <w:rPr>
                <w:rFonts w:ascii="Verdana" w:eastAsiaTheme="minorHAnsi" w:hAnsi="Verdana" w:cs="Arial"/>
                <w:color w:val="000000" w:themeColor="text1"/>
                <w:sz w:val="18"/>
                <w:szCs w:val="18"/>
              </w:rPr>
              <w:t>. Populate Global Template columns</w:t>
            </w:r>
          </w:p>
          <w:p w14:paraId="3F056C59"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4E1A72D7" w14:textId="77777777" w:rsidR="0047120B" w:rsidRPr="0088163B" w:rsidRDefault="00666970" w:rsidP="005103A7">
            <w:pPr>
              <w:pStyle w:val="steptext"/>
              <w:rPr>
                <w:rFonts w:ascii="Verdana" w:hAnsi="Verdana" w:cs="Arial"/>
                <w:b/>
                <w:color w:val="000000" w:themeColor="text1"/>
                <w:sz w:val="18"/>
                <w:szCs w:val="18"/>
              </w:rPr>
            </w:pPr>
            <w:r w:rsidRPr="0088163B">
              <w:rPr>
                <w:rFonts w:ascii="Verdana" w:hAnsi="Verdana" w:cs="Arial"/>
                <w:b/>
                <w:color w:val="000000" w:themeColor="text1"/>
                <w:sz w:val="18"/>
                <w:szCs w:val="18"/>
              </w:rPr>
              <w:t>Populate column ‘Spend Subcategory’ from Global Template:</w:t>
            </w:r>
          </w:p>
          <w:p w14:paraId="67B47A25" w14:textId="77777777" w:rsidR="00666970" w:rsidRPr="0088163B" w:rsidRDefault="00666970" w:rsidP="005103A7">
            <w:pPr>
              <w:pStyle w:val="steptext"/>
              <w:rPr>
                <w:rFonts w:ascii="Verdana" w:hAnsi="Verdana" w:cs="Arial"/>
                <w:b/>
                <w:color w:val="000000" w:themeColor="text1"/>
                <w:sz w:val="18"/>
                <w:szCs w:val="18"/>
              </w:rPr>
            </w:pPr>
          </w:p>
          <w:p w14:paraId="11BEC7B1" w14:textId="77777777" w:rsidR="00666970" w:rsidRPr="0088163B" w:rsidRDefault="00666970" w:rsidP="00666970">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5EFF9A81" w14:textId="77777777" w:rsidR="00666970" w:rsidRPr="0088163B" w:rsidRDefault="00666970" w:rsidP="005103A7">
            <w:pPr>
              <w:pStyle w:val="steptext"/>
              <w:rPr>
                <w:rFonts w:ascii="Verdana" w:hAnsi="Verdana" w:cs="Arial"/>
                <w:b/>
                <w:color w:val="000000" w:themeColor="text1"/>
                <w:sz w:val="18"/>
                <w:szCs w:val="18"/>
                <w:lang w:val="en-AU"/>
              </w:rPr>
            </w:pPr>
          </w:p>
          <w:p w14:paraId="0ED73277" w14:textId="77777777" w:rsidR="00666970" w:rsidRPr="0088163B" w:rsidRDefault="00666970" w:rsidP="00666970">
            <w:pPr>
              <w:pStyle w:val="steptext"/>
              <w:numPr>
                <w:ilvl w:val="0"/>
                <w:numId w:val="37"/>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D33C75">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E ( ‘</w:t>
            </w:r>
            <w:r w:rsidRPr="0088163B">
              <w:rPr>
                <w:rFonts w:ascii="Verdana" w:hAnsi="Verdana" w:cs="Arial"/>
                <w:color w:val="000000" w:themeColor="text1"/>
                <w:sz w:val="18"/>
                <w:szCs w:val="18"/>
              </w:rPr>
              <w:t>Spend Subcategory</w:t>
            </w:r>
            <w:r w:rsidRPr="0088163B">
              <w:rPr>
                <w:rFonts w:ascii="Verdana" w:eastAsiaTheme="minorHAnsi" w:hAnsi="Verdana" w:cs="Arial"/>
                <w:color w:val="000000" w:themeColor="text1"/>
                <w:sz w:val="18"/>
                <w:szCs w:val="18"/>
              </w:rPr>
              <w:t>’)</w:t>
            </w:r>
          </w:p>
          <w:p w14:paraId="70B7AC69" w14:textId="77777777" w:rsidR="00666970" w:rsidRPr="0088163B" w:rsidRDefault="00666970" w:rsidP="005103A7">
            <w:pPr>
              <w:pStyle w:val="steptext"/>
              <w:rPr>
                <w:rFonts w:ascii="Verdana" w:hAnsi="Verdana" w:cs="Arial"/>
                <w:b/>
                <w:color w:val="000000" w:themeColor="text1"/>
                <w:sz w:val="18"/>
                <w:szCs w:val="18"/>
              </w:rPr>
            </w:pPr>
          </w:p>
        </w:tc>
        <w:tc>
          <w:tcPr>
            <w:tcW w:w="1418" w:type="dxa"/>
          </w:tcPr>
          <w:p w14:paraId="515E264A" w14:textId="77777777" w:rsidR="0047120B" w:rsidRPr="000F672E" w:rsidRDefault="0047120B" w:rsidP="000F672E">
            <w:pPr>
              <w:rPr>
                <w:rFonts w:cs="Arial"/>
                <w:b/>
                <w:color w:val="000000" w:themeColor="text1"/>
                <w:sz w:val="18"/>
                <w:szCs w:val="18"/>
                <w:lang w:val="en-US"/>
              </w:rPr>
            </w:pPr>
          </w:p>
        </w:tc>
        <w:tc>
          <w:tcPr>
            <w:tcW w:w="10938" w:type="dxa"/>
          </w:tcPr>
          <w:p w14:paraId="23EFBF53" w14:textId="77777777" w:rsidR="0047120B" w:rsidRDefault="000D5207" w:rsidP="00DA4947">
            <w:pPr>
              <w:rPr>
                <w:noProof/>
              </w:rPr>
            </w:pPr>
            <w:r>
              <w:rPr>
                <w:noProof/>
                <w:lang w:val="en-US"/>
              </w:rPr>
              <w:drawing>
                <wp:inline distT="0" distB="0" distL="0" distR="0" wp14:anchorId="606617E8" wp14:editId="47B00782">
                  <wp:extent cx="3409950" cy="19062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26117" cy="1915308"/>
                          </a:xfrm>
                          <a:prstGeom prst="rect">
                            <a:avLst/>
                          </a:prstGeom>
                        </pic:spPr>
                      </pic:pic>
                    </a:graphicData>
                  </a:graphic>
                </wp:inline>
              </w:drawing>
            </w:r>
          </w:p>
        </w:tc>
      </w:tr>
      <w:tr w:rsidR="00666970" w:rsidRPr="005335B1" w14:paraId="61D279B5" w14:textId="77777777" w:rsidTr="00FA4F51">
        <w:trPr>
          <w:cantSplit/>
          <w:trHeight w:val="20"/>
        </w:trPr>
        <w:tc>
          <w:tcPr>
            <w:tcW w:w="1843" w:type="dxa"/>
          </w:tcPr>
          <w:p w14:paraId="681A3040" w14:textId="77777777" w:rsidR="00666970"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3.1.12</w:t>
            </w:r>
            <w:r w:rsidR="00C532D7">
              <w:rPr>
                <w:rFonts w:ascii="Verdana" w:eastAsiaTheme="minorHAnsi" w:hAnsi="Verdana" w:cs="Arial"/>
                <w:b/>
                <w:color w:val="000000" w:themeColor="text1"/>
                <w:sz w:val="18"/>
                <w:szCs w:val="18"/>
              </w:rPr>
              <w:t xml:space="preserve"> </w:t>
            </w:r>
            <w:r w:rsidR="00666970" w:rsidRPr="00293F54">
              <w:rPr>
                <w:rFonts w:ascii="Verdana" w:eastAsiaTheme="minorHAnsi" w:hAnsi="Verdana" w:cs="Arial"/>
                <w:color w:val="000000" w:themeColor="text1"/>
                <w:sz w:val="18"/>
                <w:szCs w:val="18"/>
              </w:rPr>
              <w:t>Preparation of NAM CSR report</w:t>
            </w:r>
            <w:r w:rsidR="00666970">
              <w:rPr>
                <w:rFonts w:ascii="Verdana" w:eastAsiaTheme="minorHAnsi" w:hAnsi="Verdana" w:cs="Arial"/>
                <w:color w:val="000000" w:themeColor="text1"/>
                <w:sz w:val="18"/>
                <w:szCs w:val="18"/>
              </w:rPr>
              <w:t>. Populate Global Template columns</w:t>
            </w:r>
          </w:p>
          <w:p w14:paraId="4FB9FED6"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2D722DB0" w14:textId="77777777" w:rsidR="00666970" w:rsidRPr="0088163B" w:rsidRDefault="00666970" w:rsidP="005103A7">
            <w:pPr>
              <w:pStyle w:val="steptext"/>
              <w:rPr>
                <w:rFonts w:ascii="Verdana" w:hAnsi="Verdana" w:cs="Arial"/>
                <w:b/>
                <w:color w:val="000000" w:themeColor="text1"/>
                <w:sz w:val="18"/>
                <w:szCs w:val="18"/>
              </w:rPr>
            </w:pPr>
            <w:r w:rsidRPr="0088163B">
              <w:rPr>
                <w:rFonts w:ascii="Verdana" w:hAnsi="Verdana" w:cs="Arial"/>
                <w:b/>
                <w:color w:val="000000" w:themeColor="text1"/>
                <w:sz w:val="18"/>
                <w:szCs w:val="18"/>
              </w:rPr>
              <w:t>Populate column ‘Nature of Payment’ from Global Template:</w:t>
            </w:r>
          </w:p>
          <w:p w14:paraId="104F7987" w14:textId="77777777" w:rsidR="00666970" w:rsidRPr="0088163B" w:rsidRDefault="00666970" w:rsidP="005103A7">
            <w:pPr>
              <w:pStyle w:val="steptext"/>
              <w:rPr>
                <w:rFonts w:ascii="Verdana" w:hAnsi="Verdana" w:cs="Arial"/>
                <w:b/>
                <w:color w:val="000000" w:themeColor="text1"/>
                <w:sz w:val="18"/>
                <w:szCs w:val="18"/>
              </w:rPr>
            </w:pPr>
          </w:p>
          <w:p w14:paraId="53F5F98C" w14:textId="77777777" w:rsidR="00666970" w:rsidRPr="0088163B" w:rsidRDefault="00666970" w:rsidP="00666970">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1E7350F8" w14:textId="77777777" w:rsidR="00666970" w:rsidRPr="0088163B" w:rsidRDefault="00666970" w:rsidP="00666970">
            <w:pPr>
              <w:rPr>
                <w:rFonts w:ascii="Verdana" w:hAnsi="Verdana" w:cs="Arial"/>
                <w:color w:val="000000" w:themeColor="text1"/>
                <w:sz w:val="18"/>
                <w:szCs w:val="18"/>
              </w:rPr>
            </w:pPr>
          </w:p>
          <w:p w14:paraId="48F5FD28" w14:textId="77777777" w:rsidR="00666970" w:rsidRPr="0088163B" w:rsidRDefault="00666970" w:rsidP="00666970">
            <w:pPr>
              <w:pStyle w:val="steptext"/>
              <w:numPr>
                <w:ilvl w:val="0"/>
                <w:numId w:val="38"/>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 xml:space="preserve">lookup the ‘Purchasing Document Number’ column from CSR report  in the file </w:t>
            </w:r>
            <w:bookmarkStart w:id="1263" w:name="_Hlk10463553"/>
            <w:r w:rsidRPr="0088163B">
              <w:rPr>
                <w:rFonts w:ascii="Verdana" w:eastAsiaTheme="minorHAnsi" w:hAnsi="Verdana" w:cs="Arial"/>
                <w:color w:val="000000" w:themeColor="text1"/>
                <w:sz w:val="18"/>
                <w:szCs w:val="18"/>
              </w:rPr>
              <w:t>‘PO Dictionary</w:t>
            </w:r>
            <w:r w:rsidR="00D33C75">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w:t>
            </w:r>
            <w:bookmarkEnd w:id="1263"/>
            <w:r w:rsidRPr="0088163B">
              <w:rPr>
                <w:rFonts w:ascii="Verdana" w:eastAsiaTheme="minorHAnsi" w:hAnsi="Verdana" w:cs="Arial"/>
                <w:color w:val="000000" w:themeColor="text1"/>
                <w:sz w:val="18"/>
                <w:szCs w:val="18"/>
              </w:rPr>
              <w:t xml:space="preserve"> in column F ( ‘</w:t>
            </w:r>
            <w:r w:rsidRPr="0088163B">
              <w:rPr>
                <w:rFonts w:ascii="Verdana" w:hAnsi="Verdana" w:cs="Arial"/>
                <w:color w:val="000000" w:themeColor="text1"/>
                <w:sz w:val="18"/>
                <w:szCs w:val="18"/>
              </w:rPr>
              <w:t>Nature of Payment’</w:t>
            </w:r>
            <w:r w:rsidRPr="0088163B">
              <w:rPr>
                <w:rFonts w:ascii="Verdana" w:eastAsiaTheme="minorHAnsi" w:hAnsi="Verdana" w:cs="Arial"/>
                <w:color w:val="000000" w:themeColor="text1"/>
                <w:sz w:val="18"/>
                <w:szCs w:val="18"/>
              </w:rPr>
              <w:t>)</w:t>
            </w:r>
          </w:p>
          <w:p w14:paraId="1FFDB0D0" w14:textId="77777777" w:rsidR="00666970" w:rsidRPr="0088163B" w:rsidRDefault="00666970" w:rsidP="00666970">
            <w:pPr>
              <w:rPr>
                <w:rFonts w:ascii="Verdana" w:hAnsi="Verdana" w:cs="Arial"/>
                <w:color w:val="000000" w:themeColor="text1"/>
                <w:sz w:val="18"/>
                <w:szCs w:val="18"/>
                <w:lang w:val="en-US"/>
              </w:rPr>
            </w:pPr>
          </w:p>
          <w:p w14:paraId="6274E7C3" w14:textId="77777777" w:rsidR="00666970" w:rsidRPr="0088163B" w:rsidRDefault="00666970" w:rsidP="005103A7">
            <w:pPr>
              <w:pStyle w:val="steptext"/>
              <w:rPr>
                <w:rFonts w:ascii="Verdana" w:hAnsi="Verdana" w:cs="Arial"/>
                <w:b/>
                <w:color w:val="000000" w:themeColor="text1"/>
                <w:sz w:val="18"/>
                <w:szCs w:val="18"/>
                <w:lang w:val="en-AU"/>
              </w:rPr>
            </w:pPr>
          </w:p>
        </w:tc>
        <w:tc>
          <w:tcPr>
            <w:tcW w:w="1418" w:type="dxa"/>
          </w:tcPr>
          <w:p w14:paraId="39EC19A1" w14:textId="77777777" w:rsidR="00666970" w:rsidRPr="000F672E" w:rsidRDefault="00666970" w:rsidP="000F672E">
            <w:pPr>
              <w:rPr>
                <w:rFonts w:cs="Arial"/>
                <w:b/>
                <w:color w:val="000000" w:themeColor="text1"/>
                <w:sz w:val="18"/>
                <w:szCs w:val="18"/>
                <w:lang w:val="en-US"/>
              </w:rPr>
            </w:pPr>
          </w:p>
        </w:tc>
        <w:tc>
          <w:tcPr>
            <w:tcW w:w="10938" w:type="dxa"/>
          </w:tcPr>
          <w:p w14:paraId="319FFDA5" w14:textId="77777777" w:rsidR="00666970" w:rsidRDefault="008014A5" w:rsidP="00DA4947">
            <w:pPr>
              <w:rPr>
                <w:noProof/>
              </w:rPr>
            </w:pPr>
            <w:r>
              <w:rPr>
                <w:noProof/>
                <w:lang w:val="en-US"/>
              </w:rPr>
              <w:drawing>
                <wp:inline distT="0" distB="0" distL="0" distR="0" wp14:anchorId="471CD31A" wp14:editId="37DB7439">
                  <wp:extent cx="3209925" cy="19335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9925" cy="1933575"/>
                          </a:xfrm>
                          <a:prstGeom prst="rect">
                            <a:avLst/>
                          </a:prstGeom>
                        </pic:spPr>
                      </pic:pic>
                    </a:graphicData>
                  </a:graphic>
                </wp:inline>
              </w:drawing>
            </w:r>
          </w:p>
        </w:tc>
      </w:tr>
      <w:tr w:rsidR="00666970" w:rsidRPr="005335B1" w14:paraId="268CDD46" w14:textId="77777777" w:rsidTr="00FA4F51">
        <w:trPr>
          <w:cantSplit/>
          <w:trHeight w:val="20"/>
        </w:trPr>
        <w:tc>
          <w:tcPr>
            <w:tcW w:w="1843" w:type="dxa"/>
          </w:tcPr>
          <w:p w14:paraId="6293FBA1" w14:textId="77777777" w:rsidR="00666970"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3.1.13</w:t>
            </w:r>
            <w:r w:rsidR="00666970">
              <w:rPr>
                <w:rFonts w:ascii="Verdana" w:eastAsiaTheme="minorHAnsi" w:hAnsi="Verdana" w:cs="Arial"/>
                <w:b/>
                <w:color w:val="000000" w:themeColor="text1"/>
                <w:sz w:val="18"/>
                <w:szCs w:val="18"/>
              </w:rPr>
              <w:t xml:space="preserve"> </w:t>
            </w:r>
            <w:r w:rsidR="00666970" w:rsidRPr="00293F54">
              <w:rPr>
                <w:rFonts w:ascii="Verdana" w:eastAsiaTheme="minorHAnsi" w:hAnsi="Verdana" w:cs="Arial"/>
                <w:color w:val="000000" w:themeColor="text1"/>
                <w:sz w:val="18"/>
                <w:szCs w:val="18"/>
              </w:rPr>
              <w:t xml:space="preserve">Preparation of </w:t>
            </w:r>
            <w:r w:rsidR="00666970" w:rsidRPr="0088163B">
              <w:rPr>
                <w:rFonts w:ascii="Verdana" w:eastAsiaTheme="minorHAnsi" w:hAnsi="Verdana" w:cs="Arial"/>
                <w:b/>
                <w:color w:val="000000" w:themeColor="text1"/>
                <w:sz w:val="18"/>
                <w:szCs w:val="18"/>
              </w:rPr>
              <w:t>NAM CSR</w:t>
            </w:r>
            <w:r w:rsidR="00666970" w:rsidRPr="00293F54">
              <w:rPr>
                <w:rFonts w:ascii="Verdana" w:eastAsiaTheme="minorHAnsi" w:hAnsi="Verdana" w:cs="Arial"/>
                <w:color w:val="000000" w:themeColor="text1"/>
                <w:sz w:val="18"/>
                <w:szCs w:val="18"/>
              </w:rPr>
              <w:t xml:space="preserve"> report</w:t>
            </w:r>
            <w:r w:rsidR="00666970">
              <w:rPr>
                <w:rFonts w:ascii="Verdana" w:eastAsiaTheme="minorHAnsi" w:hAnsi="Verdana" w:cs="Arial"/>
                <w:color w:val="000000" w:themeColor="text1"/>
                <w:sz w:val="18"/>
                <w:szCs w:val="18"/>
              </w:rPr>
              <w:t>. Populate Global Template columns</w:t>
            </w:r>
          </w:p>
          <w:p w14:paraId="62293863"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62651331" w14:textId="77777777" w:rsidR="00666970" w:rsidRPr="0088163B" w:rsidRDefault="00666970" w:rsidP="005103A7">
            <w:pPr>
              <w:pStyle w:val="steptext"/>
              <w:rPr>
                <w:rFonts w:ascii="Verdana" w:hAnsi="Verdana" w:cs="Arial"/>
                <w:b/>
                <w:color w:val="000000" w:themeColor="text1"/>
                <w:sz w:val="18"/>
                <w:szCs w:val="18"/>
              </w:rPr>
            </w:pPr>
            <w:r w:rsidRPr="0088163B">
              <w:rPr>
                <w:rFonts w:ascii="Verdana" w:hAnsi="Verdana" w:cs="Arial"/>
                <w:b/>
                <w:color w:val="000000" w:themeColor="text1"/>
                <w:sz w:val="18"/>
                <w:szCs w:val="18"/>
              </w:rPr>
              <w:t>Populate column ‘Product’ from Global Template:</w:t>
            </w:r>
          </w:p>
          <w:p w14:paraId="5A9E27D9" w14:textId="77777777" w:rsidR="00666970" w:rsidRPr="0088163B" w:rsidRDefault="00666970" w:rsidP="00666970">
            <w:pPr>
              <w:rPr>
                <w:rFonts w:ascii="Verdana" w:hAnsi="Verdana" w:cs="Arial"/>
                <w:b/>
                <w:color w:val="000000" w:themeColor="text1"/>
                <w:sz w:val="18"/>
                <w:szCs w:val="18"/>
              </w:rPr>
            </w:pPr>
          </w:p>
          <w:p w14:paraId="006BA300" w14:textId="77777777" w:rsidR="00666970" w:rsidRPr="0088163B" w:rsidRDefault="00666970" w:rsidP="00666970">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3C58F172" w14:textId="77777777" w:rsidR="00666970" w:rsidRPr="0088163B" w:rsidRDefault="00666970" w:rsidP="005103A7">
            <w:pPr>
              <w:pStyle w:val="steptext"/>
              <w:rPr>
                <w:rFonts w:ascii="Verdana" w:hAnsi="Verdana" w:cs="Arial"/>
                <w:b/>
                <w:color w:val="000000" w:themeColor="text1"/>
                <w:sz w:val="18"/>
                <w:szCs w:val="18"/>
                <w:lang w:val="en-AU"/>
              </w:rPr>
            </w:pPr>
          </w:p>
          <w:p w14:paraId="3B336FF7" w14:textId="77777777" w:rsidR="00666970" w:rsidRPr="0088163B" w:rsidRDefault="00666970" w:rsidP="00666970">
            <w:pPr>
              <w:pStyle w:val="steptext"/>
              <w:numPr>
                <w:ilvl w:val="0"/>
                <w:numId w:val="39"/>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G ( ‘</w:t>
            </w:r>
            <w:r w:rsidRPr="0088163B">
              <w:rPr>
                <w:rFonts w:ascii="Verdana" w:hAnsi="Verdana" w:cs="Arial"/>
                <w:color w:val="000000" w:themeColor="text1"/>
                <w:sz w:val="18"/>
                <w:szCs w:val="18"/>
              </w:rPr>
              <w:t>Product’)</w:t>
            </w:r>
          </w:p>
          <w:p w14:paraId="3F5B3BF5" w14:textId="77777777" w:rsidR="00666970" w:rsidRPr="0088163B" w:rsidRDefault="00666970" w:rsidP="005103A7">
            <w:pPr>
              <w:pStyle w:val="steptext"/>
              <w:rPr>
                <w:rFonts w:ascii="Verdana" w:hAnsi="Verdana" w:cs="Arial"/>
                <w:b/>
                <w:color w:val="000000" w:themeColor="text1"/>
                <w:sz w:val="18"/>
                <w:szCs w:val="18"/>
              </w:rPr>
            </w:pPr>
          </w:p>
        </w:tc>
        <w:tc>
          <w:tcPr>
            <w:tcW w:w="1418" w:type="dxa"/>
          </w:tcPr>
          <w:p w14:paraId="2A180F0E" w14:textId="77777777" w:rsidR="00666970" w:rsidRPr="000F672E" w:rsidRDefault="00666970" w:rsidP="000F672E">
            <w:pPr>
              <w:rPr>
                <w:rFonts w:cs="Arial"/>
                <w:b/>
                <w:color w:val="000000" w:themeColor="text1"/>
                <w:sz w:val="18"/>
                <w:szCs w:val="18"/>
                <w:lang w:val="en-US"/>
              </w:rPr>
            </w:pPr>
          </w:p>
        </w:tc>
        <w:tc>
          <w:tcPr>
            <w:tcW w:w="10938" w:type="dxa"/>
          </w:tcPr>
          <w:p w14:paraId="780658E2" w14:textId="77777777" w:rsidR="00666970" w:rsidRDefault="00C830C1" w:rsidP="00DA4947">
            <w:pPr>
              <w:rPr>
                <w:noProof/>
              </w:rPr>
            </w:pPr>
            <w:r>
              <w:rPr>
                <w:noProof/>
                <w:lang w:val="en-US"/>
              </w:rPr>
              <w:drawing>
                <wp:inline distT="0" distB="0" distL="0" distR="0" wp14:anchorId="79067822" wp14:editId="083BB0DB">
                  <wp:extent cx="3209925" cy="2171277"/>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37143" cy="2189688"/>
                          </a:xfrm>
                          <a:prstGeom prst="rect">
                            <a:avLst/>
                          </a:prstGeom>
                        </pic:spPr>
                      </pic:pic>
                    </a:graphicData>
                  </a:graphic>
                </wp:inline>
              </w:drawing>
            </w:r>
          </w:p>
        </w:tc>
      </w:tr>
      <w:tr w:rsidR="00666970" w:rsidRPr="005335B1" w14:paraId="5378C41C" w14:textId="77777777" w:rsidTr="00FA4F51">
        <w:trPr>
          <w:cantSplit/>
          <w:trHeight w:val="20"/>
        </w:trPr>
        <w:tc>
          <w:tcPr>
            <w:tcW w:w="1843" w:type="dxa"/>
          </w:tcPr>
          <w:p w14:paraId="051193FC" w14:textId="77777777" w:rsidR="00666970"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3.1.14</w:t>
            </w:r>
            <w:r w:rsidR="00666970">
              <w:rPr>
                <w:rFonts w:ascii="Verdana" w:eastAsiaTheme="minorHAnsi" w:hAnsi="Verdana" w:cs="Arial"/>
                <w:b/>
                <w:color w:val="000000" w:themeColor="text1"/>
                <w:sz w:val="18"/>
                <w:szCs w:val="18"/>
              </w:rPr>
              <w:t xml:space="preserve"> </w:t>
            </w:r>
            <w:r w:rsidR="00666970" w:rsidRPr="00293F54">
              <w:rPr>
                <w:rFonts w:ascii="Verdana" w:eastAsiaTheme="minorHAnsi" w:hAnsi="Verdana" w:cs="Arial"/>
                <w:color w:val="000000" w:themeColor="text1"/>
                <w:sz w:val="18"/>
                <w:szCs w:val="18"/>
              </w:rPr>
              <w:t xml:space="preserve">Preparation of </w:t>
            </w:r>
            <w:r w:rsidR="00666970" w:rsidRPr="0088163B">
              <w:rPr>
                <w:rFonts w:ascii="Verdana" w:eastAsiaTheme="minorHAnsi" w:hAnsi="Verdana" w:cs="Arial"/>
                <w:b/>
                <w:color w:val="000000" w:themeColor="text1"/>
                <w:sz w:val="18"/>
                <w:szCs w:val="18"/>
              </w:rPr>
              <w:t>NAM CSR</w:t>
            </w:r>
            <w:r w:rsidR="00666970" w:rsidRPr="00293F54">
              <w:rPr>
                <w:rFonts w:ascii="Verdana" w:eastAsiaTheme="minorHAnsi" w:hAnsi="Verdana" w:cs="Arial"/>
                <w:color w:val="000000" w:themeColor="text1"/>
                <w:sz w:val="18"/>
                <w:szCs w:val="18"/>
              </w:rPr>
              <w:t xml:space="preserve"> report</w:t>
            </w:r>
            <w:r w:rsidR="00666970">
              <w:rPr>
                <w:rFonts w:ascii="Verdana" w:eastAsiaTheme="minorHAnsi" w:hAnsi="Verdana" w:cs="Arial"/>
                <w:color w:val="000000" w:themeColor="text1"/>
                <w:sz w:val="18"/>
                <w:szCs w:val="18"/>
              </w:rPr>
              <w:t>. Populate Global Template columns</w:t>
            </w:r>
          </w:p>
          <w:p w14:paraId="0E66DDF3"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1B5D7DFC" w14:textId="4CB3F623" w:rsidR="00666970" w:rsidRPr="0088163B" w:rsidRDefault="00666970" w:rsidP="005103A7">
            <w:pPr>
              <w:pStyle w:val="steptext"/>
              <w:rPr>
                <w:rFonts w:ascii="Verdana" w:hAnsi="Verdana" w:cs="Arial"/>
                <w:b/>
                <w:color w:val="000000" w:themeColor="text1"/>
                <w:sz w:val="18"/>
                <w:szCs w:val="18"/>
              </w:rPr>
            </w:pPr>
            <w:r w:rsidRPr="0088163B">
              <w:rPr>
                <w:rFonts w:ascii="Verdana" w:hAnsi="Verdana" w:cs="Arial"/>
                <w:b/>
                <w:color w:val="000000" w:themeColor="text1"/>
                <w:sz w:val="18"/>
                <w:szCs w:val="18"/>
              </w:rPr>
              <w:t>Populate column ‘Recipient</w:t>
            </w:r>
            <w:ins w:id="1264" w:author="Author">
              <w:r w:rsidR="00B04723">
                <w:rPr>
                  <w:rFonts w:ascii="Verdana" w:hAnsi="Verdana" w:cs="Arial"/>
                  <w:b/>
                  <w:color w:val="000000" w:themeColor="text1"/>
                  <w:sz w:val="18"/>
                  <w:szCs w:val="18"/>
                </w:rPr>
                <w:t xml:space="preserve"> Type</w:t>
              </w:r>
            </w:ins>
            <w:r w:rsidRPr="0088163B">
              <w:rPr>
                <w:rFonts w:ascii="Verdana" w:hAnsi="Verdana" w:cs="Arial"/>
                <w:b/>
                <w:color w:val="000000" w:themeColor="text1"/>
                <w:sz w:val="18"/>
                <w:szCs w:val="18"/>
              </w:rPr>
              <w:t>’ from Global Template</w:t>
            </w:r>
            <w:ins w:id="1265" w:author="Author">
              <w:r w:rsidR="001E4404">
                <w:rPr>
                  <w:rFonts w:ascii="Verdana" w:hAnsi="Verdana" w:cs="Arial"/>
                  <w:b/>
                  <w:color w:val="000000" w:themeColor="text1"/>
                  <w:sz w:val="18"/>
                  <w:szCs w:val="18"/>
                </w:rPr>
                <w:t xml:space="preserve"> </w:t>
              </w:r>
              <w:r w:rsidR="001E4404" w:rsidRPr="00E779FC">
                <w:rPr>
                  <w:rFonts w:ascii="Verdana" w:hAnsi="Verdana" w:cs="Arial"/>
                  <w:color w:val="FF0000"/>
                  <w:sz w:val="18"/>
                  <w:szCs w:val="18"/>
                  <w:rPrChange w:id="1266" w:author="Author">
                    <w:rPr>
                      <w:rFonts w:ascii="Verdana" w:hAnsi="Verdana" w:cs="Arial"/>
                      <w:b/>
                      <w:color w:val="000000" w:themeColor="text1"/>
                      <w:sz w:val="18"/>
                      <w:szCs w:val="18"/>
                    </w:rPr>
                  </w:rPrChange>
                </w:rPr>
                <w:t>(corrected in 01.07.2019)</w:t>
              </w:r>
            </w:ins>
            <w:del w:id="1267" w:author="Author">
              <w:r w:rsidRPr="0088163B" w:rsidDel="001E4404">
                <w:rPr>
                  <w:rFonts w:ascii="Verdana" w:hAnsi="Verdana" w:cs="Arial"/>
                  <w:b/>
                  <w:color w:val="000000" w:themeColor="text1"/>
                  <w:sz w:val="18"/>
                  <w:szCs w:val="18"/>
                </w:rPr>
                <w:delText>:</w:delText>
              </w:r>
            </w:del>
          </w:p>
          <w:p w14:paraId="6CB6E3B1" w14:textId="77777777" w:rsidR="00666970" w:rsidRPr="0088163B" w:rsidRDefault="00666970" w:rsidP="005103A7">
            <w:pPr>
              <w:pStyle w:val="steptext"/>
              <w:rPr>
                <w:rFonts w:ascii="Verdana" w:hAnsi="Verdana" w:cs="Arial"/>
                <w:b/>
                <w:color w:val="000000" w:themeColor="text1"/>
                <w:sz w:val="18"/>
                <w:szCs w:val="18"/>
              </w:rPr>
            </w:pPr>
          </w:p>
          <w:p w14:paraId="3F49F184" w14:textId="77777777" w:rsidR="00666970" w:rsidRPr="0088163B" w:rsidRDefault="00666970" w:rsidP="00666970">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12C3244E" w14:textId="77777777" w:rsidR="00666970" w:rsidRPr="0088163B" w:rsidRDefault="00666970" w:rsidP="005103A7">
            <w:pPr>
              <w:pStyle w:val="steptext"/>
              <w:rPr>
                <w:rFonts w:ascii="Verdana" w:hAnsi="Verdana" w:cs="Arial"/>
                <w:b/>
                <w:color w:val="000000" w:themeColor="text1"/>
                <w:sz w:val="18"/>
                <w:szCs w:val="18"/>
                <w:lang w:val="en-AU"/>
              </w:rPr>
            </w:pPr>
          </w:p>
          <w:p w14:paraId="63548586" w14:textId="77777777" w:rsidR="00666970" w:rsidRPr="0088163B" w:rsidRDefault="00666970" w:rsidP="00666970">
            <w:pPr>
              <w:pStyle w:val="steptext"/>
              <w:numPr>
                <w:ilvl w:val="0"/>
                <w:numId w:val="40"/>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H ( ‘</w:t>
            </w:r>
            <w:r w:rsidRPr="0088163B">
              <w:rPr>
                <w:rFonts w:ascii="Verdana" w:hAnsi="Verdana" w:cs="Arial"/>
                <w:color w:val="000000" w:themeColor="text1"/>
                <w:sz w:val="18"/>
                <w:szCs w:val="18"/>
              </w:rPr>
              <w:t>Recipient’)</w:t>
            </w:r>
          </w:p>
          <w:p w14:paraId="3C934091" w14:textId="77777777" w:rsidR="00666970" w:rsidRPr="0088163B" w:rsidRDefault="00666970" w:rsidP="005103A7">
            <w:pPr>
              <w:pStyle w:val="steptext"/>
              <w:rPr>
                <w:rFonts w:ascii="Verdana" w:hAnsi="Verdana" w:cs="Arial"/>
                <w:b/>
                <w:color w:val="000000" w:themeColor="text1"/>
                <w:sz w:val="18"/>
                <w:szCs w:val="18"/>
              </w:rPr>
            </w:pPr>
          </w:p>
        </w:tc>
        <w:tc>
          <w:tcPr>
            <w:tcW w:w="1418" w:type="dxa"/>
          </w:tcPr>
          <w:p w14:paraId="7820E12D" w14:textId="77777777" w:rsidR="00666970" w:rsidRPr="000F672E" w:rsidRDefault="00666970" w:rsidP="000F672E">
            <w:pPr>
              <w:rPr>
                <w:rFonts w:cs="Arial"/>
                <w:b/>
                <w:color w:val="000000" w:themeColor="text1"/>
                <w:sz w:val="18"/>
                <w:szCs w:val="18"/>
                <w:lang w:val="en-US"/>
              </w:rPr>
            </w:pPr>
          </w:p>
        </w:tc>
        <w:tc>
          <w:tcPr>
            <w:tcW w:w="10938" w:type="dxa"/>
          </w:tcPr>
          <w:p w14:paraId="206B67C5" w14:textId="77777777" w:rsidR="00666970" w:rsidRDefault="007D13DB" w:rsidP="00DA4947">
            <w:pPr>
              <w:rPr>
                <w:noProof/>
              </w:rPr>
            </w:pPr>
            <w:r>
              <w:rPr>
                <w:noProof/>
                <w:lang w:val="en-US"/>
              </w:rPr>
              <w:drawing>
                <wp:inline distT="0" distB="0" distL="0" distR="0" wp14:anchorId="74FC88D0" wp14:editId="171989CD">
                  <wp:extent cx="2771775" cy="16668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71775" cy="1666875"/>
                          </a:xfrm>
                          <a:prstGeom prst="rect">
                            <a:avLst/>
                          </a:prstGeom>
                        </pic:spPr>
                      </pic:pic>
                    </a:graphicData>
                  </a:graphic>
                </wp:inline>
              </w:drawing>
            </w:r>
          </w:p>
        </w:tc>
      </w:tr>
      <w:tr w:rsidR="00666970" w:rsidRPr="005335B1" w14:paraId="7166A0CA" w14:textId="77777777" w:rsidTr="00FA4F51">
        <w:trPr>
          <w:cantSplit/>
          <w:trHeight w:val="20"/>
        </w:trPr>
        <w:tc>
          <w:tcPr>
            <w:tcW w:w="1843" w:type="dxa"/>
          </w:tcPr>
          <w:p w14:paraId="5B085451" w14:textId="77777777" w:rsidR="00666970"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3.1.15</w:t>
            </w:r>
            <w:r w:rsidR="00666970">
              <w:rPr>
                <w:rFonts w:ascii="Verdana" w:eastAsiaTheme="minorHAnsi" w:hAnsi="Verdana" w:cs="Arial"/>
                <w:b/>
                <w:color w:val="000000" w:themeColor="text1"/>
                <w:sz w:val="18"/>
                <w:szCs w:val="18"/>
              </w:rPr>
              <w:t xml:space="preserve"> </w:t>
            </w:r>
            <w:r w:rsidR="00666970" w:rsidRPr="00293F54">
              <w:rPr>
                <w:rFonts w:ascii="Verdana" w:eastAsiaTheme="minorHAnsi" w:hAnsi="Verdana" w:cs="Arial"/>
                <w:color w:val="000000" w:themeColor="text1"/>
                <w:sz w:val="18"/>
                <w:szCs w:val="18"/>
              </w:rPr>
              <w:t xml:space="preserve">Preparation of </w:t>
            </w:r>
            <w:r w:rsidR="00666970" w:rsidRPr="0088163B">
              <w:rPr>
                <w:rFonts w:ascii="Verdana" w:eastAsiaTheme="minorHAnsi" w:hAnsi="Verdana" w:cs="Arial"/>
                <w:b/>
                <w:color w:val="000000" w:themeColor="text1"/>
                <w:sz w:val="18"/>
                <w:szCs w:val="18"/>
              </w:rPr>
              <w:t>NAM CSR</w:t>
            </w:r>
            <w:r w:rsidR="00666970" w:rsidRPr="00293F54">
              <w:rPr>
                <w:rFonts w:ascii="Verdana" w:eastAsiaTheme="minorHAnsi" w:hAnsi="Verdana" w:cs="Arial"/>
                <w:color w:val="000000" w:themeColor="text1"/>
                <w:sz w:val="18"/>
                <w:szCs w:val="18"/>
              </w:rPr>
              <w:t xml:space="preserve"> report</w:t>
            </w:r>
            <w:r w:rsidR="00666970">
              <w:rPr>
                <w:rFonts w:ascii="Verdana" w:eastAsiaTheme="minorHAnsi" w:hAnsi="Verdana" w:cs="Arial"/>
                <w:color w:val="000000" w:themeColor="text1"/>
                <w:sz w:val="18"/>
                <w:szCs w:val="18"/>
              </w:rPr>
              <w:t>. Populate Global Template columns</w:t>
            </w:r>
          </w:p>
          <w:p w14:paraId="699781B6"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74581E99" w14:textId="77777777" w:rsidR="00666970" w:rsidRPr="0088163B" w:rsidRDefault="00666970" w:rsidP="005103A7">
            <w:pPr>
              <w:pStyle w:val="steptext"/>
              <w:rPr>
                <w:rFonts w:ascii="Verdana" w:hAnsi="Verdana" w:cs="Arial"/>
                <w:b/>
                <w:color w:val="000000" w:themeColor="text1"/>
                <w:sz w:val="18"/>
                <w:szCs w:val="18"/>
              </w:rPr>
            </w:pPr>
            <w:r w:rsidRPr="0088163B">
              <w:rPr>
                <w:rFonts w:ascii="Verdana" w:hAnsi="Verdana" w:cs="Arial"/>
                <w:b/>
                <w:color w:val="000000" w:themeColor="text1"/>
                <w:sz w:val="18"/>
                <w:szCs w:val="18"/>
              </w:rPr>
              <w:t>Populate column ‘Recipient identification Type’ from Global Template:</w:t>
            </w:r>
          </w:p>
          <w:p w14:paraId="739ABA9B" w14:textId="77777777" w:rsidR="00666970" w:rsidRPr="0088163B" w:rsidRDefault="00666970" w:rsidP="005103A7">
            <w:pPr>
              <w:pStyle w:val="steptext"/>
              <w:rPr>
                <w:rFonts w:ascii="Verdana" w:hAnsi="Verdana" w:cs="Arial"/>
                <w:b/>
                <w:color w:val="000000" w:themeColor="text1"/>
                <w:sz w:val="18"/>
                <w:szCs w:val="18"/>
              </w:rPr>
            </w:pPr>
          </w:p>
          <w:p w14:paraId="11F5C339" w14:textId="77777777" w:rsidR="00666970" w:rsidRPr="0088163B" w:rsidRDefault="00666970" w:rsidP="00666970">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1C4F1F60" w14:textId="77777777" w:rsidR="00666970" w:rsidRPr="0088163B" w:rsidRDefault="00666970" w:rsidP="005103A7">
            <w:pPr>
              <w:pStyle w:val="steptext"/>
              <w:rPr>
                <w:rFonts w:ascii="Verdana" w:hAnsi="Verdana" w:cs="Arial"/>
                <w:b/>
                <w:color w:val="000000" w:themeColor="text1"/>
                <w:sz w:val="18"/>
                <w:szCs w:val="18"/>
                <w:lang w:val="en-AU"/>
              </w:rPr>
            </w:pPr>
          </w:p>
          <w:p w14:paraId="22736C29" w14:textId="77777777" w:rsidR="00666970" w:rsidRPr="0088163B" w:rsidRDefault="00666970" w:rsidP="00666970">
            <w:pPr>
              <w:pStyle w:val="steptext"/>
              <w:numPr>
                <w:ilvl w:val="0"/>
                <w:numId w:val="41"/>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I ( ‘Recipient Identification Type’</w:t>
            </w:r>
            <w:r w:rsidRPr="0088163B">
              <w:rPr>
                <w:rFonts w:ascii="Verdana" w:hAnsi="Verdana" w:cs="Arial"/>
                <w:color w:val="000000" w:themeColor="text1"/>
                <w:sz w:val="18"/>
                <w:szCs w:val="18"/>
              </w:rPr>
              <w:t>)</w:t>
            </w:r>
          </w:p>
          <w:p w14:paraId="410922E8" w14:textId="77777777" w:rsidR="00666970" w:rsidRPr="0088163B" w:rsidRDefault="00666970" w:rsidP="005103A7">
            <w:pPr>
              <w:pStyle w:val="steptext"/>
              <w:rPr>
                <w:rFonts w:ascii="Verdana" w:hAnsi="Verdana" w:cs="Arial"/>
                <w:b/>
                <w:color w:val="000000" w:themeColor="text1"/>
                <w:sz w:val="18"/>
                <w:szCs w:val="18"/>
              </w:rPr>
            </w:pPr>
          </w:p>
        </w:tc>
        <w:tc>
          <w:tcPr>
            <w:tcW w:w="1418" w:type="dxa"/>
          </w:tcPr>
          <w:p w14:paraId="168CF919" w14:textId="77777777" w:rsidR="00666970" w:rsidRPr="000F672E" w:rsidRDefault="00666970" w:rsidP="000F672E">
            <w:pPr>
              <w:rPr>
                <w:rFonts w:cs="Arial"/>
                <w:b/>
                <w:color w:val="000000" w:themeColor="text1"/>
                <w:sz w:val="18"/>
                <w:szCs w:val="18"/>
                <w:lang w:val="en-US"/>
              </w:rPr>
            </w:pPr>
          </w:p>
        </w:tc>
        <w:tc>
          <w:tcPr>
            <w:tcW w:w="10938" w:type="dxa"/>
          </w:tcPr>
          <w:p w14:paraId="393CED41" w14:textId="77777777" w:rsidR="00666970" w:rsidRDefault="007D13DB" w:rsidP="00DA4947">
            <w:pPr>
              <w:rPr>
                <w:noProof/>
              </w:rPr>
            </w:pPr>
            <w:r>
              <w:rPr>
                <w:noProof/>
                <w:lang w:val="en-US"/>
              </w:rPr>
              <w:drawing>
                <wp:inline distT="0" distB="0" distL="0" distR="0" wp14:anchorId="49C8493A" wp14:editId="23AE020D">
                  <wp:extent cx="3495675" cy="17907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95675" cy="1790700"/>
                          </a:xfrm>
                          <a:prstGeom prst="rect">
                            <a:avLst/>
                          </a:prstGeom>
                        </pic:spPr>
                      </pic:pic>
                    </a:graphicData>
                  </a:graphic>
                </wp:inline>
              </w:drawing>
            </w:r>
          </w:p>
        </w:tc>
      </w:tr>
      <w:tr w:rsidR="00666970" w:rsidRPr="005335B1" w14:paraId="20C33368" w14:textId="77777777" w:rsidTr="00FA4F51">
        <w:trPr>
          <w:cantSplit/>
          <w:trHeight w:val="20"/>
        </w:trPr>
        <w:tc>
          <w:tcPr>
            <w:tcW w:w="1843" w:type="dxa"/>
          </w:tcPr>
          <w:p w14:paraId="09335ED8" w14:textId="77777777" w:rsidR="00666970" w:rsidRDefault="00666970"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w:t>
            </w:r>
            <w:r w:rsidR="00881BA8">
              <w:rPr>
                <w:rFonts w:ascii="Verdana" w:eastAsiaTheme="minorHAnsi" w:hAnsi="Verdana" w:cs="Arial"/>
                <w:b/>
                <w:color w:val="000000" w:themeColor="text1"/>
                <w:sz w:val="18"/>
                <w:szCs w:val="18"/>
              </w:rPr>
              <w:t>.1.16</w:t>
            </w:r>
            <w:r>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sidRPr="0088163B">
              <w:rPr>
                <w:rFonts w:ascii="Verdana" w:eastAsiaTheme="minorHAnsi" w:hAnsi="Verdana" w:cs="Arial"/>
                <w:b/>
                <w:color w:val="000000" w:themeColor="text1"/>
                <w:sz w:val="18"/>
                <w:szCs w:val="18"/>
              </w:rPr>
              <w:t>NAM CSR</w:t>
            </w:r>
            <w:r w:rsidRPr="00293F54">
              <w:rPr>
                <w:rFonts w:ascii="Verdana" w:eastAsiaTheme="minorHAnsi" w:hAnsi="Verdana" w:cs="Arial"/>
                <w:color w:val="000000" w:themeColor="text1"/>
                <w:sz w:val="18"/>
                <w:szCs w:val="18"/>
              </w:rPr>
              <w:t xml:space="preserve"> report</w:t>
            </w:r>
            <w:r>
              <w:rPr>
                <w:rFonts w:ascii="Verdana" w:eastAsiaTheme="minorHAnsi" w:hAnsi="Verdana" w:cs="Arial"/>
                <w:color w:val="000000" w:themeColor="text1"/>
                <w:sz w:val="18"/>
                <w:szCs w:val="18"/>
              </w:rPr>
              <w:t>. Populate Global Template columns</w:t>
            </w:r>
          </w:p>
          <w:p w14:paraId="12CA48E2" w14:textId="77777777" w:rsidR="001F7CAC" w:rsidRPr="00666970" w:rsidRDefault="001F7CAC" w:rsidP="000F672E">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t>*Step applicable for all Iterations (1,2,3)</w:t>
            </w:r>
          </w:p>
        </w:tc>
        <w:tc>
          <w:tcPr>
            <w:tcW w:w="5103" w:type="dxa"/>
          </w:tcPr>
          <w:p w14:paraId="755AB35B" w14:textId="77777777" w:rsidR="00666970" w:rsidRPr="0088163B" w:rsidRDefault="0088163B" w:rsidP="005103A7">
            <w:pPr>
              <w:pStyle w:val="steptext"/>
              <w:rPr>
                <w:rFonts w:ascii="Verdana" w:hAnsi="Verdana" w:cs="Arial"/>
                <w:b/>
                <w:color w:val="000000" w:themeColor="text1"/>
                <w:sz w:val="18"/>
                <w:szCs w:val="18"/>
              </w:rPr>
            </w:pPr>
            <w:r w:rsidRPr="0088163B">
              <w:rPr>
                <w:rFonts w:ascii="Verdana" w:hAnsi="Verdana" w:cs="Arial"/>
                <w:b/>
                <w:color w:val="000000" w:themeColor="text1"/>
                <w:sz w:val="18"/>
                <w:szCs w:val="18"/>
              </w:rPr>
              <w:t>Populate column ‘</w:t>
            </w:r>
            <w:r w:rsidR="007D13DB" w:rsidRPr="007D13DB">
              <w:rPr>
                <w:rFonts w:ascii="Verdana" w:hAnsi="Verdana" w:cs="Arial"/>
                <w:b/>
                <w:color w:val="000000" w:themeColor="text1"/>
                <w:sz w:val="18"/>
                <w:szCs w:val="18"/>
              </w:rPr>
              <w:t>RECIPIENT IDENTIFIER</w:t>
            </w:r>
            <w:r w:rsidR="007D13DB">
              <w:rPr>
                <w:rFonts w:ascii="Verdana" w:hAnsi="Verdana" w:cs="Arial"/>
                <w:b/>
                <w:color w:val="000000" w:themeColor="text1"/>
                <w:sz w:val="18"/>
                <w:szCs w:val="18"/>
              </w:rPr>
              <w:t xml:space="preserve">’ </w:t>
            </w:r>
            <w:r w:rsidRPr="0088163B">
              <w:rPr>
                <w:rFonts w:ascii="Verdana" w:hAnsi="Verdana" w:cs="Arial"/>
                <w:b/>
                <w:color w:val="000000" w:themeColor="text1"/>
                <w:sz w:val="18"/>
                <w:szCs w:val="18"/>
              </w:rPr>
              <w:t>from Global Template:</w:t>
            </w:r>
          </w:p>
          <w:p w14:paraId="339F9F2C" w14:textId="77777777" w:rsidR="00666970" w:rsidRPr="0088163B" w:rsidRDefault="00666970" w:rsidP="005103A7">
            <w:pPr>
              <w:pStyle w:val="steptext"/>
              <w:rPr>
                <w:rFonts w:ascii="Verdana" w:hAnsi="Verdana" w:cs="Arial"/>
                <w:b/>
                <w:color w:val="000000" w:themeColor="text1"/>
                <w:sz w:val="18"/>
                <w:szCs w:val="18"/>
              </w:rPr>
            </w:pPr>
          </w:p>
          <w:p w14:paraId="0DAA313B" w14:textId="77777777" w:rsidR="00666970" w:rsidRPr="0088163B" w:rsidRDefault="00666970" w:rsidP="00666970">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552F5A88" w14:textId="77777777" w:rsidR="0088163B" w:rsidRPr="0088163B" w:rsidRDefault="0088163B" w:rsidP="00666970">
            <w:pPr>
              <w:rPr>
                <w:rFonts w:ascii="Verdana" w:hAnsi="Verdana" w:cs="Arial"/>
                <w:color w:val="000000" w:themeColor="text1"/>
                <w:sz w:val="18"/>
                <w:szCs w:val="18"/>
              </w:rPr>
            </w:pPr>
          </w:p>
          <w:p w14:paraId="14B0F2CB" w14:textId="77777777" w:rsidR="0088163B" w:rsidRPr="0088163B" w:rsidRDefault="0088163B" w:rsidP="007D13DB">
            <w:pPr>
              <w:pStyle w:val="steptext"/>
              <w:numPr>
                <w:ilvl w:val="0"/>
                <w:numId w:val="42"/>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J ( ‘</w:t>
            </w:r>
            <w:r w:rsidR="007D13DB" w:rsidRPr="007D13DB">
              <w:rPr>
                <w:rFonts w:ascii="Verdana" w:eastAsiaTheme="minorHAnsi" w:hAnsi="Verdana" w:cs="Arial"/>
                <w:color w:val="000000" w:themeColor="text1"/>
                <w:sz w:val="18"/>
                <w:szCs w:val="18"/>
              </w:rPr>
              <w:t>RECIPIENT IDENTIFIER</w:t>
            </w:r>
            <w:r w:rsidRPr="0088163B">
              <w:rPr>
                <w:rFonts w:ascii="Verdana" w:eastAsiaTheme="minorHAnsi" w:hAnsi="Verdana" w:cs="Arial"/>
                <w:color w:val="000000" w:themeColor="text1"/>
                <w:sz w:val="18"/>
                <w:szCs w:val="18"/>
              </w:rPr>
              <w:t>’</w:t>
            </w:r>
            <w:r w:rsidRPr="0088163B">
              <w:rPr>
                <w:rFonts w:ascii="Verdana" w:hAnsi="Verdana" w:cs="Arial"/>
                <w:color w:val="000000" w:themeColor="text1"/>
                <w:sz w:val="18"/>
                <w:szCs w:val="18"/>
              </w:rPr>
              <w:t>)</w:t>
            </w:r>
          </w:p>
          <w:p w14:paraId="635F11FD" w14:textId="77777777" w:rsidR="0088163B" w:rsidRPr="0088163B" w:rsidRDefault="0088163B" w:rsidP="00666970">
            <w:pPr>
              <w:rPr>
                <w:rFonts w:ascii="Verdana" w:hAnsi="Verdana" w:cs="Arial"/>
                <w:color w:val="000000" w:themeColor="text1"/>
                <w:sz w:val="18"/>
                <w:szCs w:val="18"/>
                <w:lang w:val="en-US"/>
              </w:rPr>
            </w:pPr>
          </w:p>
          <w:p w14:paraId="5141F23F" w14:textId="77777777" w:rsidR="00666970" w:rsidRPr="0088163B" w:rsidRDefault="00666970" w:rsidP="005103A7">
            <w:pPr>
              <w:pStyle w:val="steptext"/>
              <w:rPr>
                <w:rFonts w:ascii="Verdana" w:hAnsi="Verdana" w:cs="Arial"/>
                <w:b/>
                <w:color w:val="000000" w:themeColor="text1"/>
                <w:sz w:val="18"/>
                <w:szCs w:val="18"/>
                <w:lang w:val="en-AU"/>
              </w:rPr>
            </w:pPr>
          </w:p>
        </w:tc>
        <w:tc>
          <w:tcPr>
            <w:tcW w:w="1418" w:type="dxa"/>
          </w:tcPr>
          <w:p w14:paraId="69F744D5" w14:textId="77777777" w:rsidR="00666970" w:rsidRPr="000F672E" w:rsidRDefault="00666970" w:rsidP="000F672E">
            <w:pPr>
              <w:rPr>
                <w:rFonts w:cs="Arial"/>
                <w:b/>
                <w:color w:val="000000" w:themeColor="text1"/>
                <w:sz w:val="18"/>
                <w:szCs w:val="18"/>
                <w:lang w:val="en-US"/>
              </w:rPr>
            </w:pPr>
          </w:p>
        </w:tc>
        <w:tc>
          <w:tcPr>
            <w:tcW w:w="10938" w:type="dxa"/>
          </w:tcPr>
          <w:p w14:paraId="4E189970" w14:textId="77777777" w:rsidR="00666970" w:rsidRDefault="007D13DB" w:rsidP="00DA4947">
            <w:pPr>
              <w:rPr>
                <w:noProof/>
              </w:rPr>
            </w:pPr>
            <w:r>
              <w:rPr>
                <w:noProof/>
                <w:lang w:val="en-US"/>
              </w:rPr>
              <w:drawing>
                <wp:inline distT="0" distB="0" distL="0" distR="0" wp14:anchorId="6591673D" wp14:editId="16328A0C">
                  <wp:extent cx="2828925" cy="1692910"/>
                  <wp:effectExtent l="0" t="0" r="9525"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1234" cy="1700276"/>
                          </a:xfrm>
                          <a:prstGeom prst="rect">
                            <a:avLst/>
                          </a:prstGeom>
                        </pic:spPr>
                      </pic:pic>
                    </a:graphicData>
                  </a:graphic>
                </wp:inline>
              </w:drawing>
            </w:r>
          </w:p>
        </w:tc>
      </w:tr>
      <w:tr w:rsidR="00666970" w:rsidRPr="005335B1" w14:paraId="2BEFDA9C" w14:textId="77777777" w:rsidTr="00FA4F51">
        <w:trPr>
          <w:cantSplit/>
          <w:trHeight w:val="20"/>
        </w:trPr>
        <w:tc>
          <w:tcPr>
            <w:tcW w:w="1843" w:type="dxa"/>
          </w:tcPr>
          <w:p w14:paraId="7B97EED3" w14:textId="77777777" w:rsidR="00666970"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3.1.17</w:t>
            </w:r>
            <w:r w:rsidR="00666970">
              <w:rPr>
                <w:rFonts w:ascii="Verdana" w:eastAsiaTheme="minorHAnsi" w:hAnsi="Verdana" w:cs="Arial"/>
                <w:b/>
                <w:color w:val="000000" w:themeColor="text1"/>
                <w:sz w:val="18"/>
                <w:szCs w:val="18"/>
              </w:rPr>
              <w:t xml:space="preserve"> </w:t>
            </w:r>
            <w:r w:rsidR="00666970" w:rsidRPr="00293F54">
              <w:rPr>
                <w:rFonts w:ascii="Verdana" w:eastAsiaTheme="minorHAnsi" w:hAnsi="Verdana" w:cs="Arial"/>
                <w:color w:val="000000" w:themeColor="text1"/>
                <w:sz w:val="18"/>
                <w:szCs w:val="18"/>
              </w:rPr>
              <w:t xml:space="preserve">Preparation of </w:t>
            </w:r>
            <w:r w:rsidR="00666970" w:rsidRPr="0088163B">
              <w:rPr>
                <w:rFonts w:ascii="Verdana" w:eastAsiaTheme="minorHAnsi" w:hAnsi="Verdana" w:cs="Arial"/>
                <w:b/>
                <w:color w:val="000000" w:themeColor="text1"/>
                <w:sz w:val="18"/>
                <w:szCs w:val="18"/>
              </w:rPr>
              <w:t>NAM CSR</w:t>
            </w:r>
            <w:r w:rsidR="00666970" w:rsidRPr="00293F54">
              <w:rPr>
                <w:rFonts w:ascii="Verdana" w:eastAsiaTheme="minorHAnsi" w:hAnsi="Verdana" w:cs="Arial"/>
                <w:color w:val="000000" w:themeColor="text1"/>
                <w:sz w:val="18"/>
                <w:szCs w:val="18"/>
              </w:rPr>
              <w:t xml:space="preserve"> report</w:t>
            </w:r>
            <w:r w:rsidR="00666970">
              <w:rPr>
                <w:rFonts w:ascii="Verdana" w:eastAsiaTheme="minorHAnsi" w:hAnsi="Verdana" w:cs="Arial"/>
                <w:color w:val="000000" w:themeColor="text1"/>
                <w:sz w:val="18"/>
                <w:szCs w:val="18"/>
              </w:rPr>
              <w:t>. Populate Global Template columns</w:t>
            </w:r>
          </w:p>
          <w:p w14:paraId="0EB210E3"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603E8E3C" w14:textId="77777777" w:rsidR="00666970" w:rsidRPr="0088163B" w:rsidRDefault="0088163B" w:rsidP="00666970">
            <w:pPr>
              <w:rPr>
                <w:rFonts w:ascii="Verdana" w:hAnsi="Verdana" w:cs="Arial"/>
                <w:b/>
                <w:color w:val="000000" w:themeColor="text1"/>
                <w:sz w:val="18"/>
                <w:szCs w:val="18"/>
              </w:rPr>
            </w:pPr>
            <w:r w:rsidRPr="0088163B">
              <w:rPr>
                <w:rFonts w:ascii="Verdana" w:hAnsi="Verdana" w:cs="Arial"/>
                <w:b/>
                <w:color w:val="000000" w:themeColor="text1"/>
                <w:sz w:val="18"/>
                <w:szCs w:val="18"/>
              </w:rPr>
              <w:t>Populate column ‘Recipient Name’ from Global Template</w:t>
            </w:r>
            <w:r w:rsidRPr="0088163B">
              <w:rPr>
                <w:rFonts w:ascii="Verdana" w:hAnsi="Verdana" w:cs="Arial"/>
                <w:color w:val="000000" w:themeColor="text1"/>
                <w:sz w:val="18"/>
                <w:szCs w:val="18"/>
              </w:rPr>
              <w:t>:</w:t>
            </w:r>
          </w:p>
          <w:p w14:paraId="5AE36F5C" w14:textId="77777777" w:rsidR="00666970" w:rsidRPr="0088163B" w:rsidRDefault="00666970" w:rsidP="00666970">
            <w:pPr>
              <w:rPr>
                <w:rFonts w:ascii="Verdana" w:hAnsi="Verdana" w:cs="Arial"/>
                <w:b/>
                <w:color w:val="000000" w:themeColor="text1"/>
                <w:sz w:val="18"/>
                <w:szCs w:val="18"/>
              </w:rPr>
            </w:pPr>
          </w:p>
          <w:p w14:paraId="6233F4E9" w14:textId="77777777" w:rsidR="00666970" w:rsidRPr="0088163B" w:rsidRDefault="00666970" w:rsidP="00666970">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7E477C56" w14:textId="77777777" w:rsidR="00666970" w:rsidRPr="0088163B" w:rsidRDefault="00666970" w:rsidP="005103A7">
            <w:pPr>
              <w:pStyle w:val="steptext"/>
              <w:rPr>
                <w:rFonts w:ascii="Verdana" w:hAnsi="Verdana" w:cs="Arial"/>
                <w:b/>
                <w:color w:val="000000" w:themeColor="text1"/>
                <w:sz w:val="18"/>
                <w:szCs w:val="18"/>
                <w:lang w:val="en-AU"/>
              </w:rPr>
            </w:pPr>
          </w:p>
          <w:p w14:paraId="1779EC73" w14:textId="77777777" w:rsidR="0088163B" w:rsidRPr="0088163B" w:rsidRDefault="0088163B" w:rsidP="0088163B">
            <w:pPr>
              <w:pStyle w:val="steptext"/>
              <w:numPr>
                <w:ilvl w:val="0"/>
                <w:numId w:val="43"/>
              </w:numPr>
              <w:rPr>
                <w:rFonts w:ascii="Verdana" w:hAnsi="Verdana" w:cs="Arial"/>
                <w:b/>
                <w:color w:val="000000" w:themeColor="text1"/>
                <w:sz w:val="18"/>
                <w:szCs w:val="18"/>
                <w:lang w:val="en-AU"/>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 in column K</w:t>
            </w:r>
            <w:r w:rsidRPr="0088163B">
              <w:rPr>
                <w:rFonts w:ascii="Verdana" w:eastAsiaTheme="minorHAnsi" w:hAnsi="Verdana" w:cs="Arial"/>
                <w:color w:val="000000" w:themeColor="text1"/>
                <w:sz w:val="18"/>
                <w:szCs w:val="18"/>
              </w:rPr>
              <w:t xml:space="preserve"> ( ‘Recipient Name’</w:t>
            </w:r>
          </w:p>
        </w:tc>
        <w:tc>
          <w:tcPr>
            <w:tcW w:w="1418" w:type="dxa"/>
          </w:tcPr>
          <w:p w14:paraId="3B70BF56" w14:textId="77777777" w:rsidR="00666970" w:rsidRPr="000F672E" w:rsidRDefault="00666970" w:rsidP="000F672E">
            <w:pPr>
              <w:rPr>
                <w:rFonts w:cs="Arial"/>
                <w:b/>
                <w:color w:val="000000" w:themeColor="text1"/>
                <w:sz w:val="18"/>
                <w:szCs w:val="18"/>
                <w:lang w:val="en-US"/>
              </w:rPr>
            </w:pPr>
          </w:p>
        </w:tc>
        <w:tc>
          <w:tcPr>
            <w:tcW w:w="10938" w:type="dxa"/>
          </w:tcPr>
          <w:p w14:paraId="6F690BA0" w14:textId="77777777" w:rsidR="00666970" w:rsidRDefault="007D13DB" w:rsidP="00DA4947">
            <w:pPr>
              <w:rPr>
                <w:noProof/>
              </w:rPr>
            </w:pPr>
            <w:r>
              <w:rPr>
                <w:noProof/>
                <w:lang w:val="en-US"/>
              </w:rPr>
              <w:drawing>
                <wp:inline distT="0" distB="0" distL="0" distR="0" wp14:anchorId="2BE69DA4" wp14:editId="493A67A8">
                  <wp:extent cx="3686175" cy="18097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86175" cy="1809750"/>
                          </a:xfrm>
                          <a:prstGeom prst="rect">
                            <a:avLst/>
                          </a:prstGeom>
                        </pic:spPr>
                      </pic:pic>
                    </a:graphicData>
                  </a:graphic>
                </wp:inline>
              </w:drawing>
            </w:r>
          </w:p>
        </w:tc>
      </w:tr>
      <w:tr w:rsidR="00666970" w:rsidRPr="005335B1" w14:paraId="69D6756A" w14:textId="77777777" w:rsidTr="00FA4F51">
        <w:trPr>
          <w:cantSplit/>
          <w:trHeight w:val="20"/>
        </w:trPr>
        <w:tc>
          <w:tcPr>
            <w:tcW w:w="1843" w:type="dxa"/>
          </w:tcPr>
          <w:p w14:paraId="2BA2524A" w14:textId="77777777" w:rsidR="00666970"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3.1.18</w:t>
            </w:r>
            <w:r w:rsidR="00666970">
              <w:rPr>
                <w:rFonts w:ascii="Verdana" w:eastAsiaTheme="minorHAnsi" w:hAnsi="Verdana" w:cs="Arial"/>
                <w:b/>
                <w:color w:val="000000" w:themeColor="text1"/>
                <w:sz w:val="18"/>
                <w:szCs w:val="18"/>
              </w:rPr>
              <w:t xml:space="preserve"> </w:t>
            </w:r>
            <w:r w:rsidR="00666970" w:rsidRPr="00293F54">
              <w:rPr>
                <w:rFonts w:ascii="Verdana" w:eastAsiaTheme="minorHAnsi" w:hAnsi="Verdana" w:cs="Arial"/>
                <w:color w:val="000000" w:themeColor="text1"/>
                <w:sz w:val="18"/>
                <w:szCs w:val="18"/>
              </w:rPr>
              <w:t xml:space="preserve">Preparation of </w:t>
            </w:r>
            <w:r w:rsidR="00666970" w:rsidRPr="0088163B">
              <w:rPr>
                <w:rFonts w:ascii="Verdana" w:eastAsiaTheme="minorHAnsi" w:hAnsi="Verdana" w:cs="Arial"/>
                <w:b/>
                <w:color w:val="000000" w:themeColor="text1"/>
                <w:sz w:val="18"/>
                <w:szCs w:val="18"/>
              </w:rPr>
              <w:t>NAM CSR</w:t>
            </w:r>
            <w:r w:rsidR="00666970" w:rsidRPr="00293F54">
              <w:rPr>
                <w:rFonts w:ascii="Verdana" w:eastAsiaTheme="minorHAnsi" w:hAnsi="Verdana" w:cs="Arial"/>
                <w:color w:val="000000" w:themeColor="text1"/>
                <w:sz w:val="18"/>
                <w:szCs w:val="18"/>
              </w:rPr>
              <w:t xml:space="preserve"> report</w:t>
            </w:r>
            <w:r w:rsidR="00666970">
              <w:rPr>
                <w:rFonts w:ascii="Verdana" w:eastAsiaTheme="minorHAnsi" w:hAnsi="Verdana" w:cs="Arial"/>
                <w:color w:val="000000" w:themeColor="text1"/>
                <w:sz w:val="18"/>
                <w:szCs w:val="18"/>
              </w:rPr>
              <w:t>. Populate Global Template columns</w:t>
            </w:r>
          </w:p>
          <w:p w14:paraId="0D3B9C87"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42F0B0FF" w14:textId="77777777" w:rsidR="0088163B" w:rsidRPr="0088163B" w:rsidRDefault="0088163B" w:rsidP="0088163B">
            <w:pPr>
              <w:rPr>
                <w:rFonts w:ascii="Verdana" w:hAnsi="Verdana" w:cs="Arial"/>
                <w:b/>
                <w:color w:val="000000" w:themeColor="text1"/>
                <w:sz w:val="18"/>
                <w:szCs w:val="18"/>
              </w:rPr>
            </w:pPr>
            <w:r w:rsidRPr="0088163B">
              <w:rPr>
                <w:rFonts w:ascii="Verdana" w:hAnsi="Verdana" w:cs="Arial"/>
                <w:b/>
                <w:color w:val="000000" w:themeColor="text1"/>
                <w:sz w:val="18"/>
                <w:szCs w:val="18"/>
              </w:rPr>
              <w:t>Populate column ‘PI Identification Type’ from Global Template:</w:t>
            </w:r>
          </w:p>
          <w:p w14:paraId="26C30B31" w14:textId="77777777" w:rsidR="00666970" w:rsidRPr="0088163B" w:rsidRDefault="00666970" w:rsidP="005103A7">
            <w:pPr>
              <w:pStyle w:val="steptext"/>
              <w:rPr>
                <w:rFonts w:ascii="Verdana" w:hAnsi="Verdana" w:cs="Arial"/>
                <w:b/>
                <w:color w:val="000000" w:themeColor="text1"/>
                <w:sz w:val="18"/>
                <w:szCs w:val="18"/>
                <w:lang w:val="en-AU"/>
              </w:rPr>
            </w:pPr>
          </w:p>
          <w:p w14:paraId="23912780" w14:textId="77777777" w:rsidR="0088163B" w:rsidRPr="0088163B" w:rsidRDefault="0088163B" w:rsidP="0088163B">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12A52508" w14:textId="77777777" w:rsidR="0088163B" w:rsidRPr="0088163B" w:rsidRDefault="0088163B" w:rsidP="005103A7">
            <w:pPr>
              <w:pStyle w:val="steptext"/>
              <w:rPr>
                <w:rFonts w:ascii="Verdana" w:hAnsi="Verdana" w:cs="Arial"/>
                <w:b/>
                <w:color w:val="000000" w:themeColor="text1"/>
                <w:sz w:val="18"/>
                <w:szCs w:val="18"/>
                <w:lang w:val="en-AU"/>
              </w:rPr>
            </w:pPr>
          </w:p>
          <w:p w14:paraId="648A5AFA" w14:textId="77777777" w:rsidR="0088163B" w:rsidRPr="0088163B" w:rsidRDefault="0088163B" w:rsidP="0088163B">
            <w:pPr>
              <w:pStyle w:val="steptext"/>
              <w:numPr>
                <w:ilvl w:val="0"/>
                <w:numId w:val="44"/>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L ( ‘PI Identification Type’</w:t>
            </w:r>
            <w:r w:rsidRPr="0088163B">
              <w:rPr>
                <w:rFonts w:ascii="Verdana" w:hAnsi="Verdana" w:cs="Arial"/>
                <w:color w:val="000000" w:themeColor="text1"/>
                <w:sz w:val="18"/>
                <w:szCs w:val="18"/>
              </w:rPr>
              <w:t>)</w:t>
            </w:r>
          </w:p>
          <w:p w14:paraId="2AD11611" w14:textId="77777777" w:rsidR="0088163B" w:rsidRPr="0088163B" w:rsidRDefault="0088163B" w:rsidP="005103A7">
            <w:pPr>
              <w:pStyle w:val="steptext"/>
              <w:rPr>
                <w:rFonts w:ascii="Verdana" w:hAnsi="Verdana" w:cs="Arial"/>
                <w:b/>
                <w:color w:val="000000" w:themeColor="text1"/>
                <w:sz w:val="18"/>
                <w:szCs w:val="18"/>
              </w:rPr>
            </w:pPr>
          </w:p>
        </w:tc>
        <w:tc>
          <w:tcPr>
            <w:tcW w:w="1418" w:type="dxa"/>
          </w:tcPr>
          <w:p w14:paraId="32485D92" w14:textId="77777777" w:rsidR="00666970" w:rsidRPr="000F672E" w:rsidRDefault="00666970" w:rsidP="000F672E">
            <w:pPr>
              <w:rPr>
                <w:rFonts w:cs="Arial"/>
                <w:b/>
                <w:color w:val="000000" w:themeColor="text1"/>
                <w:sz w:val="18"/>
                <w:szCs w:val="18"/>
                <w:lang w:val="en-US"/>
              </w:rPr>
            </w:pPr>
          </w:p>
        </w:tc>
        <w:tc>
          <w:tcPr>
            <w:tcW w:w="10938" w:type="dxa"/>
          </w:tcPr>
          <w:p w14:paraId="1D3A8A40" w14:textId="77777777" w:rsidR="00666970" w:rsidRDefault="007D13DB" w:rsidP="00DA4947">
            <w:pPr>
              <w:rPr>
                <w:noProof/>
              </w:rPr>
            </w:pPr>
            <w:r>
              <w:rPr>
                <w:noProof/>
                <w:lang w:val="en-US"/>
              </w:rPr>
              <w:drawing>
                <wp:inline distT="0" distB="0" distL="0" distR="0" wp14:anchorId="60A77205" wp14:editId="12CE096E">
                  <wp:extent cx="3086100" cy="18059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00265" cy="1814229"/>
                          </a:xfrm>
                          <a:prstGeom prst="rect">
                            <a:avLst/>
                          </a:prstGeom>
                        </pic:spPr>
                      </pic:pic>
                    </a:graphicData>
                  </a:graphic>
                </wp:inline>
              </w:drawing>
            </w:r>
          </w:p>
        </w:tc>
      </w:tr>
      <w:tr w:rsidR="00666970" w:rsidRPr="005335B1" w14:paraId="1878910A" w14:textId="77777777" w:rsidTr="00FA4F51">
        <w:trPr>
          <w:cantSplit/>
          <w:trHeight w:val="20"/>
        </w:trPr>
        <w:tc>
          <w:tcPr>
            <w:tcW w:w="1843" w:type="dxa"/>
          </w:tcPr>
          <w:p w14:paraId="63635E3D" w14:textId="77777777" w:rsidR="00666970"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3.1.19</w:t>
            </w:r>
            <w:r w:rsidR="00666970">
              <w:rPr>
                <w:rFonts w:ascii="Verdana" w:eastAsiaTheme="minorHAnsi" w:hAnsi="Verdana" w:cs="Arial"/>
                <w:b/>
                <w:color w:val="000000" w:themeColor="text1"/>
                <w:sz w:val="18"/>
                <w:szCs w:val="18"/>
              </w:rPr>
              <w:t xml:space="preserve"> </w:t>
            </w:r>
            <w:r w:rsidR="00666970" w:rsidRPr="00293F54">
              <w:rPr>
                <w:rFonts w:ascii="Verdana" w:eastAsiaTheme="minorHAnsi" w:hAnsi="Verdana" w:cs="Arial"/>
                <w:color w:val="000000" w:themeColor="text1"/>
                <w:sz w:val="18"/>
                <w:szCs w:val="18"/>
              </w:rPr>
              <w:t>Preparation of NAM CSR report</w:t>
            </w:r>
            <w:r w:rsidR="00666970">
              <w:rPr>
                <w:rFonts w:ascii="Verdana" w:eastAsiaTheme="minorHAnsi" w:hAnsi="Verdana" w:cs="Arial"/>
                <w:color w:val="000000" w:themeColor="text1"/>
                <w:sz w:val="18"/>
                <w:szCs w:val="18"/>
              </w:rPr>
              <w:t>. Populate Global Template columns</w:t>
            </w:r>
          </w:p>
          <w:p w14:paraId="7623383A"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403102C1" w14:textId="77777777" w:rsidR="0088163B" w:rsidRPr="0088163B" w:rsidRDefault="0088163B" w:rsidP="0088163B">
            <w:pPr>
              <w:rPr>
                <w:rFonts w:ascii="Verdana" w:hAnsi="Verdana" w:cs="Arial"/>
                <w:b/>
                <w:color w:val="000000" w:themeColor="text1"/>
                <w:sz w:val="18"/>
                <w:szCs w:val="18"/>
              </w:rPr>
            </w:pPr>
            <w:r w:rsidRPr="0088163B">
              <w:rPr>
                <w:rFonts w:ascii="Verdana" w:hAnsi="Verdana" w:cs="Arial"/>
                <w:b/>
                <w:color w:val="000000" w:themeColor="text1"/>
                <w:sz w:val="18"/>
                <w:szCs w:val="18"/>
              </w:rPr>
              <w:t>Populate column ‘PI Identifier’ from Global Template:</w:t>
            </w:r>
          </w:p>
          <w:p w14:paraId="33437F5B" w14:textId="77777777" w:rsidR="0088163B" w:rsidRDefault="0088163B" w:rsidP="0088163B">
            <w:pPr>
              <w:rPr>
                <w:rFonts w:ascii="Verdana" w:hAnsi="Verdana" w:cs="Arial"/>
                <w:b/>
                <w:color w:val="000000" w:themeColor="text1"/>
                <w:sz w:val="18"/>
                <w:szCs w:val="18"/>
              </w:rPr>
            </w:pPr>
          </w:p>
          <w:p w14:paraId="3F798659" w14:textId="77777777" w:rsidR="0088163B" w:rsidRPr="0088163B" w:rsidRDefault="0088163B" w:rsidP="0088163B">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3423D854" w14:textId="77777777" w:rsidR="00666970" w:rsidRDefault="00666970" w:rsidP="005103A7">
            <w:pPr>
              <w:pStyle w:val="steptext"/>
              <w:rPr>
                <w:rFonts w:ascii="Verdana" w:hAnsi="Verdana" w:cs="Arial"/>
                <w:b/>
                <w:color w:val="000000" w:themeColor="text1"/>
                <w:sz w:val="18"/>
                <w:szCs w:val="18"/>
                <w:lang w:val="en-AU"/>
              </w:rPr>
            </w:pPr>
          </w:p>
          <w:p w14:paraId="5E2ED9BE" w14:textId="77777777" w:rsidR="0088163B" w:rsidRPr="0088163B" w:rsidRDefault="0088163B" w:rsidP="0088163B">
            <w:pPr>
              <w:pStyle w:val="steptext"/>
              <w:numPr>
                <w:ilvl w:val="0"/>
                <w:numId w:val="45"/>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M ( ‘</w:t>
            </w:r>
            <w:r w:rsidRPr="0088163B">
              <w:rPr>
                <w:rFonts w:ascii="Verdana" w:hAnsi="Verdana" w:cs="Arial"/>
                <w:color w:val="000000" w:themeColor="text1"/>
                <w:sz w:val="18"/>
                <w:szCs w:val="18"/>
              </w:rPr>
              <w:t>PI Identifier’)</w:t>
            </w:r>
          </w:p>
          <w:p w14:paraId="466435F3" w14:textId="77777777" w:rsidR="0088163B" w:rsidRPr="0088163B" w:rsidRDefault="0088163B" w:rsidP="005103A7">
            <w:pPr>
              <w:pStyle w:val="steptext"/>
              <w:rPr>
                <w:rFonts w:ascii="Verdana" w:hAnsi="Verdana" w:cs="Arial"/>
                <w:b/>
                <w:color w:val="000000" w:themeColor="text1"/>
                <w:sz w:val="18"/>
                <w:szCs w:val="18"/>
              </w:rPr>
            </w:pPr>
          </w:p>
        </w:tc>
        <w:tc>
          <w:tcPr>
            <w:tcW w:w="1418" w:type="dxa"/>
          </w:tcPr>
          <w:p w14:paraId="0D7682A6" w14:textId="77777777" w:rsidR="00666970" w:rsidRPr="000F672E" w:rsidRDefault="00666970" w:rsidP="000F672E">
            <w:pPr>
              <w:rPr>
                <w:rFonts w:cs="Arial"/>
                <w:b/>
                <w:color w:val="000000" w:themeColor="text1"/>
                <w:sz w:val="18"/>
                <w:szCs w:val="18"/>
                <w:lang w:val="en-US"/>
              </w:rPr>
            </w:pPr>
          </w:p>
        </w:tc>
        <w:tc>
          <w:tcPr>
            <w:tcW w:w="10938" w:type="dxa"/>
          </w:tcPr>
          <w:p w14:paraId="167EC5D7" w14:textId="77777777" w:rsidR="00666970" w:rsidRDefault="007D13DB" w:rsidP="00DA4947">
            <w:pPr>
              <w:rPr>
                <w:noProof/>
              </w:rPr>
            </w:pPr>
            <w:r>
              <w:rPr>
                <w:noProof/>
                <w:lang w:val="en-US"/>
              </w:rPr>
              <w:drawing>
                <wp:inline distT="0" distB="0" distL="0" distR="0" wp14:anchorId="054C6BC0" wp14:editId="5FCE4D5C">
                  <wp:extent cx="2828925" cy="14954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28925" cy="1495425"/>
                          </a:xfrm>
                          <a:prstGeom prst="rect">
                            <a:avLst/>
                          </a:prstGeom>
                        </pic:spPr>
                      </pic:pic>
                    </a:graphicData>
                  </a:graphic>
                </wp:inline>
              </w:drawing>
            </w:r>
          </w:p>
        </w:tc>
      </w:tr>
      <w:tr w:rsidR="0088163B" w:rsidRPr="005335B1" w14:paraId="434C386C" w14:textId="77777777" w:rsidTr="00FA4F51">
        <w:trPr>
          <w:cantSplit/>
          <w:trHeight w:val="20"/>
        </w:trPr>
        <w:tc>
          <w:tcPr>
            <w:tcW w:w="1843" w:type="dxa"/>
          </w:tcPr>
          <w:p w14:paraId="6460EE7E" w14:textId="77777777" w:rsidR="0088163B"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3.1.20</w:t>
            </w:r>
            <w:r w:rsidR="0088163B">
              <w:rPr>
                <w:rFonts w:ascii="Verdana" w:eastAsiaTheme="minorHAnsi" w:hAnsi="Verdana" w:cs="Arial"/>
                <w:b/>
                <w:color w:val="000000" w:themeColor="text1"/>
                <w:sz w:val="18"/>
                <w:szCs w:val="18"/>
              </w:rPr>
              <w:t xml:space="preserve"> </w:t>
            </w:r>
            <w:r w:rsidR="0088163B" w:rsidRPr="00293F54">
              <w:rPr>
                <w:rFonts w:ascii="Verdana" w:eastAsiaTheme="minorHAnsi" w:hAnsi="Verdana" w:cs="Arial"/>
                <w:color w:val="000000" w:themeColor="text1"/>
                <w:sz w:val="18"/>
                <w:szCs w:val="18"/>
              </w:rPr>
              <w:t>Preparation of NAM CSR report</w:t>
            </w:r>
            <w:r w:rsidR="0088163B">
              <w:rPr>
                <w:rFonts w:ascii="Verdana" w:eastAsiaTheme="minorHAnsi" w:hAnsi="Verdana" w:cs="Arial"/>
                <w:color w:val="000000" w:themeColor="text1"/>
                <w:sz w:val="18"/>
                <w:szCs w:val="18"/>
              </w:rPr>
              <w:t>. Populate Global Template columns</w:t>
            </w:r>
          </w:p>
          <w:p w14:paraId="75AA4B03"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210C99DE" w14:textId="77777777" w:rsidR="0088163B" w:rsidRPr="0088163B" w:rsidRDefault="0088163B" w:rsidP="0088163B">
            <w:pPr>
              <w:rPr>
                <w:rFonts w:ascii="Verdana" w:hAnsi="Verdana" w:cs="Arial"/>
                <w:b/>
                <w:color w:val="000000" w:themeColor="text1"/>
                <w:sz w:val="18"/>
                <w:szCs w:val="18"/>
              </w:rPr>
            </w:pPr>
            <w:r w:rsidRPr="0088163B">
              <w:rPr>
                <w:rFonts w:ascii="Verdana" w:hAnsi="Verdana" w:cs="Arial"/>
                <w:b/>
                <w:color w:val="000000" w:themeColor="text1"/>
                <w:sz w:val="18"/>
                <w:szCs w:val="18"/>
              </w:rPr>
              <w:t>Populate column ‘PI Name’ from Global Template</w:t>
            </w:r>
            <w:r>
              <w:rPr>
                <w:rFonts w:ascii="Verdana" w:hAnsi="Verdana" w:cs="Arial"/>
                <w:b/>
                <w:color w:val="000000" w:themeColor="text1"/>
                <w:sz w:val="18"/>
                <w:szCs w:val="18"/>
              </w:rPr>
              <w:t>:</w:t>
            </w:r>
          </w:p>
          <w:p w14:paraId="7B77A326" w14:textId="77777777" w:rsidR="0088163B" w:rsidRDefault="0088163B" w:rsidP="0088163B">
            <w:pPr>
              <w:rPr>
                <w:rFonts w:ascii="Verdana" w:hAnsi="Verdana" w:cs="Arial"/>
                <w:b/>
                <w:color w:val="000000" w:themeColor="text1"/>
                <w:sz w:val="18"/>
                <w:szCs w:val="18"/>
              </w:rPr>
            </w:pPr>
          </w:p>
          <w:p w14:paraId="37BAF047" w14:textId="77777777" w:rsidR="0088163B" w:rsidRPr="0088163B" w:rsidRDefault="0088163B" w:rsidP="0088163B">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19A096DB" w14:textId="77777777" w:rsidR="0088163B" w:rsidRDefault="0088163B" w:rsidP="0088163B">
            <w:pPr>
              <w:rPr>
                <w:rFonts w:ascii="Verdana" w:hAnsi="Verdana" w:cs="Arial"/>
                <w:b/>
                <w:color w:val="000000" w:themeColor="text1"/>
                <w:sz w:val="18"/>
                <w:szCs w:val="18"/>
              </w:rPr>
            </w:pPr>
          </w:p>
          <w:p w14:paraId="40C818D7" w14:textId="77777777" w:rsidR="0088163B" w:rsidRPr="0088163B" w:rsidRDefault="0088163B" w:rsidP="0088163B">
            <w:pPr>
              <w:pStyle w:val="steptext"/>
              <w:numPr>
                <w:ilvl w:val="0"/>
                <w:numId w:val="46"/>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N ( ‘</w:t>
            </w:r>
            <w:r w:rsidRPr="0088163B">
              <w:rPr>
                <w:rFonts w:ascii="Verdana" w:hAnsi="Verdana" w:cs="Arial"/>
                <w:color w:val="000000" w:themeColor="text1"/>
                <w:sz w:val="18"/>
                <w:szCs w:val="18"/>
              </w:rPr>
              <w:t>PI Name’)</w:t>
            </w:r>
          </w:p>
          <w:p w14:paraId="576DBC4E" w14:textId="77777777" w:rsidR="0088163B" w:rsidRPr="0088163B" w:rsidRDefault="0088163B" w:rsidP="0088163B">
            <w:pPr>
              <w:rPr>
                <w:rFonts w:ascii="Verdana" w:hAnsi="Verdana" w:cs="Arial"/>
                <w:b/>
                <w:color w:val="000000" w:themeColor="text1"/>
                <w:sz w:val="18"/>
                <w:szCs w:val="18"/>
                <w:lang w:val="en-US"/>
              </w:rPr>
            </w:pPr>
          </w:p>
        </w:tc>
        <w:tc>
          <w:tcPr>
            <w:tcW w:w="1418" w:type="dxa"/>
          </w:tcPr>
          <w:p w14:paraId="27DDF220" w14:textId="77777777" w:rsidR="0088163B" w:rsidRPr="000F672E" w:rsidRDefault="0088163B" w:rsidP="000F672E">
            <w:pPr>
              <w:rPr>
                <w:rFonts w:cs="Arial"/>
                <w:b/>
                <w:color w:val="000000" w:themeColor="text1"/>
                <w:sz w:val="18"/>
                <w:szCs w:val="18"/>
                <w:lang w:val="en-US"/>
              </w:rPr>
            </w:pPr>
          </w:p>
        </w:tc>
        <w:tc>
          <w:tcPr>
            <w:tcW w:w="10938" w:type="dxa"/>
          </w:tcPr>
          <w:p w14:paraId="089E7DC9" w14:textId="77777777" w:rsidR="0088163B" w:rsidRDefault="007D13DB" w:rsidP="00DA4947">
            <w:pPr>
              <w:rPr>
                <w:noProof/>
              </w:rPr>
            </w:pPr>
            <w:r>
              <w:rPr>
                <w:noProof/>
                <w:lang w:val="en-US"/>
              </w:rPr>
              <w:drawing>
                <wp:inline distT="0" distB="0" distL="0" distR="0" wp14:anchorId="087AAD80" wp14:editId="655EAA44">
                  <wp:extent cx="3295650" cy="1657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95650" cy="1657350"/>
                          </a:xfrm>
                          <a:prstGeom prst="rect">
                            <a:avLst/>
                          </a:prstGeom>
                        </pic:spPr>
                      </pic:pic>
                    </a:graphicData>
                  </a:graphic>
                </wp:inline>
              </w:drawing>
            </w:r>
          </w:p>
        </w:tc>
      </w:tr>
      <w:tr w:rsidR="0088163B" w:rsidRPr="005335B1" w14:paraId="1390777C" w14:textId="77777777" w:rsidTr="00FA4F51">
        <w:trPr>
          <w:cantSplit/>
          <w:trHeight w:val="20"/>
        </w:trPr>
        <w:tc>
          <w:tcPr>
            <w:tcW w:w="1843" w:type="dxa"/>
          </w:tcPr>
          <w:p w14:paraId="5E1D6E1C" w14:textId="77777777" w:rsidR="0088163B"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3.1.21</w:t>
            </w:r>
            <w:r w:rsidR="0088163B">
              <w:rPr>
                <w:rFonts w:ascii="Verdana" w:eastAsiaTheme="minorHAnsi" w:hAnsi="Verdana" w:cs="Arial"/>
                <w:b/>
                <w:color w:val="000000" w:themeColor="text1"/>
                <w:sz w:val="18"/>
                <w:szCs w:val="18"/>
              </w:rPr>
              <w:t xml:space="preserve"> </w:t>
            </w:r>
            <w:r w:rsidR="0088163B" w:rsidRPr="00293F54">
              <w:rPr>
                <w:rFonts w:ascii="Verdana" w:eastAsiaTheme="minorHAnsi" w:hAnsi="Verdana" w:cs="Arial"/>
                <w:color w:val="000000" w:themeColor="text1"/>
                <w:sz w:val="18"/>
                <w:szCs w:val="18"/>
              </w:rPr>
              <w:t>Preparation of NAM CSR report</w:t>
            </w:r>
            <w:r w:rsidR="0088163B">
              <w:rPr>
                <w:rFonts w:ascii="Verdana" w:eastAsiaTheme="minorHAnsi" w:hAnsi="Verdana" w:cs="Arial"/>
                <w:color w:val="000000" w:themeColor="text1"/>
                <w:sz w:val="18"/>
                <w:szCs w:val="18"/>
              </w:rPr>
              <w:t>. Populate Global Template columns</w:t>
            </w:r>
          </w:p>
          <w:p w14:paraId="2A161113"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2B99C4C5" w14:textId="77777777" w:rsidR="0088163B" w:rsidRPr="0088163B" w:rsidRDefault="0088163B" w:rsidP="0088163B">
            <w:pPr>
              <w:rPr>
                <w:rFonts w:ascii="Verdana" w:hAnsi="Verdana" w:cs="Arial"/>
                <w:b/>
                <w:color w:val="000000" w:themeColor="text1"/>
                <w:sz w:val="18"/>
                <w:szCs w:val="18"/>
              </w:rPr>
            </w:pPr>
            <w:r w:rsidRPr="0088163B">
              <w:rPr>
                <w:rFonts w:ascii="Verdana" w:hAnsi="Verdana" w:cs="Arial"/>
                <w:b/>
                <w:color w:val="000000" w:themeColor="text1"/>
                <w:sz w:val="18"/>
                <w:szCs w:val="18"/>
              </w:rPr>
              <w:t>Populate column ‘Description of meeting/event’ from Global Template:</w:t>
            </w:r>
          </w:p>
          <w:p w14:paraId="451E7C41" w14:textId="77777777" w:rsidR="0088163B" w:rsidRDefault="0088163B" w:rsidP="0088163B">
            <w:pPr>
              <w:rPr>
                <w:rFonts w:ascii="Verdana" w:hAnsi="Verdana" w:cs="Arial"/>
                <w:b/>
                <w:color w:val="000000" w:themeColor="text1"/>
                <w:sz w:val="18"/>
                <w:szCs w:val="18"/>
              </w:rPr>
            </w:pPr>
          </w:p>
          <w:p w14:paraId="3D91966A" w14:textId="77777777" w:rsidR="0088163B" w:rsidRPr="0088163B" w:rsidRDefault="0088163B" w:rsidP="0088163B">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15444151" w14:textId="77777777" w:rsidR="0088163B" w:rsidRDefault="0088163B" w:rsidP="0088163B">
            <w:pPr>
              <w:rPr>
                <w:rFonts w:ascii="Verdana" w:hAnsi="Verdana" w:cs="Arial"/>
                <w:b/>
                <w:color w:val="000000" w:themeColor="text1"/>
                <w:sz w:val="18"/>
                <w:szCs w:val="18"/>
              </w:rPr>
            </w:pPr>
          </w:p>
          <w:p w14:paraId="768A8DF9" w14:textId="77777777" w:rsidR="0088163B" w:rsidRPr="0088163B" w:rsidRDefault="0088163B" w:rsidP="0088163B">
            <w:pPr>
              <w:pStyle w:val="steptext"/>
              <w:numPr>
                <w:ilvl w:val="0"/>
                <w:numId w:val="47"/>
              </w:numPr>
              <w:rPr>
                <w:rFonts w:ascii="Verdana" w:eastAsiaTheme="minorHAnsi" w:hAnsi="Verdana" w:cs="Arial"/>
                <w:color w:val="000000" w:themeColor="text1"/>
                <w:sz w:val="18"/>
                <w:szCs w:val="18"/>
              </w:rPr>
            </w:pPr>
            <w:r w:rsidRPr="0088163B">
              <w:rPr>
                <w:rFonts w:ascii="Verdana" w:eastAsiaTheme="minorHAnsi" w:hAnsi="Verdana" w:cs="Arial"/>
                <w:color w:val="000000" w:themeColor="text1"/>
                <w:sz w:val="18"/>
                <w:szCs w:val="18"/>
                <w:lang w:val="en-AU"/>
              </w:rPr>
              <w:t>V</w:t>
            </w:r>
            <w:r w:rsidRPr="0088163B">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w:t>
            </w:r>
            <w:r w:rsidRPr="0088163B">
              <w:rPr>
                <w:rFonts w:ascii="Verdana" w:eastAsiaTheme="minorHAnsi" w:hAnsi="Verdana" w:cs="Arial"/>
                <w:color w:val="000000" w:themeColor="text1"/>
                <w:sz w:val="18"/>
                <w:szCs w:val="18"/>
              </w:rPr>
              <w:t>’ in column O (</w:t>
            </w:r>
            <w:r w:rsidRPr="0088163B">
              <w:rPr>
                <w:rFonts w:ascii="Verdana" w:hAnsi="Verdana" w:cs="Arial"/>
                <w:color w:val="000000" w:themeColor="text1"/>
                <w:sz w:val="18"/>
                <w:szCs w:val="18"/>
              </w:rPr>
              <w:t>’Description of meeting/event’)</w:t>
            </w:r>
          </w:p>
          <w:p w14:paraId="3C758996" w14:textId="77777777" w:rsidR="0088163B" w:rsidRPr="0088163B" w:rsidRDefault="0088163B" w:rsidP="0088163B">
            <w:pPr>
              <w:rPr>
                <w:rFonts w:ascii="Verdana" w:hAnsi="Verdana" w:cs="Arial"/>
                <w:b/>
                <w:color w:val="000000" w:themeColor="text1"/>
                <w:sz w:val="18"/>
                <w:szCs w:val="18"/>
                <w:lang w:val="en-US"/>
              </w:rPr>
            </w:pPr>
          </w:p>
        </w:tc>
        <w:tc>
          <w:tcPr>
            <w:tcW w:w="1418" w:type="dxa"/>
          </w:tcPr>
          <w:p w14:paraId="042C0A59" w14:textId="77777777" w:rsidR="0088163B" w:rsidRPr="000F672E" w:rsidRDefault="0088163B" w:rsidP="000F672E">
            <w:pPr>
              <w:rPr>
                <w:rFonts w:cs="Arial"/>
                <w:b/>
                <w:color w:val="000000" w:themeColor="text1"/>
                <w:sz w:val="18"/>
                <w:szCs w:val="18"/>
                <w:lang w:val="en-US"/>
              </w:rPr>
            </w:pPr>
          </w:p>
        </w:tc>
        <w:tc>
          <w:tcPr>
            <w:tcW w:w="10938" w:type="dxa"/>
          </w:tcPr>
          <w:p w14:paraId="2895BD6B" w14:textId="77777777" w:rsidR="0088163B" w:rsidRDefault="007D13DB" w:rsidP="00DA4947">
            <w:pPr>
              <w:rPr>
                <w:noProof/>
              </w:rPr>
            </w:pPr>
            <w:r>
              <w:rPr>
                <w:noProof/>
                <w:lang w:val="en-US"/>
              </w:rPr>
              <w:drawing>
                <wp:inline distT="0" distB="0" distL="0" distR="0" wp14:anchorId="7BB6D754" wp14:editId="306FAF8C">
                  <wp:extent cx="3743325" cy="15430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43325" cy="1543050"/>
                          </a:xfrm>
                          <a:prstGeom prst="rect">
                            <a:avLst/>
                          </a:prstGeom>
                        </pic:spPr>
                      </pic:pic>
                    </a:graphicData>
                  </a:graphic>
                </wp:inline>
              </w:drawing>
            </w:r>
          </w:p>
        </w:tc>
      </w:tr>
      <w:tr w:rsidR="0088163B" w:rsidRPr="005335B1" w14:paraId="427FBA5D" w14:textId="77777777" w:rsidTr="00FA4F51">
        <w:trPr>
          <w:cantSplit/>
          <w:trHeight w:val="20"/>
        </w:trPr>
        <w:tc>
          <w:tcPr>
            <w:tcW w:w="1843" w:type="dxa"/>
          </w:tcPr>
          <w:p w14:paraId="284479B5" w14:textId="77777777" w:rsidR="0088163B"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3.1.22</w:t>
            </w:r>
            <w:r w:rsidR="0088163B">
              <w:rPr>
                <w:rFonts w:ascii="Verdana" w:eastAsiaTheme="minorHAnsi" w:hAnsi="Verdana" w:cs="Arial"/>
                <w:b/>
                <w:color w:val="000000" w:themeColor="text1"/>
                <w:sz w:val="18"/>
                <w:szCs w:val="18"/>
              </w:rPr>
              <w:t xml:space="preserve"> </w:t>
            </w:r>
            <w:r w:rsidR="0088163B" w:rsidRPr="00293F54">
              <w:rPr>
                <w:rFonts w:ascii="Verdana" w:eastAsiaTheme="minorHAnsi" w:hAnsi="Verdana" w:cs="Arial"/>
                <w:color w:val="000000" w:themeColor="text1"/>
                <w:sz w:val="18"/>
                <w:szCs w:val="18"/>
              </w:rPr>
              <w:t>Preparation of NAM CSR report</w:t>
            </w:r>
            <w:r w:rsidR="0088163B">
              <w:rPr>
                <w:rFonts w:ascii="Verdana" w:eastAsiaTheme="minorHAnsi" w:hAnsi="Verdana" w:cs="Arial"/>
                <w:color w:val="000000" w:themeColor="text1"/>
                <w:sz w:val="18"/>
                <w:szCs w:val="18"/>
              </w:rPr>
              <w:t>. Populate Global Template columns</w:t>
            </w:r>
          </w:p>
          <w:p w14:paraId="65FDEE4B"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59AB8F68" w14:textId="77777777" w:rsidR="0088163B" w:rsidRPr="0088163B" w:rsidRDefault="0088163B" w:rsidP="0088163B">
            <w:pPr>
              <w:rPr>
                <w:rFonts w:ascii="Verdana" w:hAnsi="Verdana" w:cs="Arial"/>
                <w:b/>
                <w:color w:val="000000" w:themeColor="text1"/>
                <w:sz w:val="18"/>
                <w:szCs w:val="18"/>
              </w:rPr>
            </w:pPr>
            <w:r w:rsidRPr="0088163B">
              <w:rPr>
                <w:rFonts w:ascii="Verdana" w:hAnsi="Verdana" w:cs="Arial"/>
                <w:b/>
                <w:color w:val="000000" w:themeColor="text1"/>
                <w:sz w:val="18"/>
                <w:szCs w:val="18"/>
              </w:rPr>
              <w:t>Populate column ‘Event City’ from Global Template:</w:t>
            </w:r>
          </w:p>
          <w:p w14:paraId="25A972A8" w14:textId="77777777" w:rsidR="0088163B" w:rsidRDefault="0088163B" w:rsidP="0088163B">
            <w:pPr>
              <w:rPr>
                <w:rFonts w:ascii="Verdana" w:hAnsi="Verdana" w:cs="Arial"/>
                <w:b/>
                <w:color w:val="000000" w:themeColor="text1"/>
                <w:sz w:val="18"/>
                <w:szCs w:val="18"/>
              </w:rPr>
            </w:pPr>
          </w:p>
          <w:p w14:paraId="70A063C1" w14:textId="77777777" w:rsidR="0088163B" w:rsidRPr="0088163B" w:rsidRDefault="0088163B" w:rsidP="0088163B">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541FE351" w14:textId="77777777" w:rsidR="0088163B" w:rsidRDefault="0088163B" w:rsidP="0088163B">
            <w:pPr>
              <w:rPr>
                <w:rFonts w:ascii="Verdana" w:hAnsi="Verdana" w:cs="Arial"/>
                <w:b/>
                <w:color w:val="000000" w:themeColor="text1"/>
                <w:sz w:val="18"/>
                <w:szCs w:val="18"/>
              </w:rPr>
            </w:pPr>
          </w:p>
          <w:p w14:paraId="66606C2C" w14:textId="77777777" w:rsidR="004E0BFD" w:rsidRPr="004E0BFD" w:rsidRDefault="004E0BFD" w:rsidP="004E0BFD">
            <w:pPr>
              <w:pStyle w:val="steptext"/>
              <w:numPr>
                <w:ilvl w:val="0"/>
                <w:numId w:val="48"/>
              </w:numPr>
              <w:rPr>
                <w:rFonts w:ascii="Verdana" w:eastAsiaTheme="minorHAnsi" w:hAnsi="Verdana" w:cs="Arial"/>
                <w:color w:val="000000" w:themeColor="text1"/>
                <w:sz w:val="18"/>
                <w:szCs w:val="18"/>
              </w:rPr>
            </w:pPr>
            <w:r w:rsidRPr="004E0BFD">
              <w:rPr>
                <w:rFonts w:ascii="Verdana" w:eastAsiaTheme="minorHAnsi" w:hAnsi="Verdana" w:cs="Arial"/>
                <w:color w:val="000000" w:themeColor="text1"/>
                <w:sz w:val="18"/>
                <w:szCs w:val="18"/>
                <w:lang w:val="en-AU"/>
              </w:rPr>
              <w:t>V</w:t>
            </w:r>
            <w:r w:rsidRPr="004E0BFD">
              <w:rPr>
                <w:rFonts w:ascii="Verdana" w:eastAsiaTheme="minorHAnsi" w:hAnsi="Verdana" w:cs="Arial"/>
                <w:color w:val="000000" w:themeColor="text1"/>
                <w:sz w:val="18"/>
                <w:szCs w:val="18"/>
              </w:rPr>
              <w:t>lookup the ‘Purchasing Document Number’ column from CSR report in the file ‘PO Dictionary</w:t>
            </w:r>
            <w:r w:rsidR="008031F9">
              <w:rPr>
                <w:rFonts w:ascii="Verdana" w:eastAsiaTheme="minorHAnsi" w:hAnsi="Verdana" w:cs="Arial"/>
                <w:color w:val="000000" w:themeColor="text1"/>
                <w:sz w:val="18"/>
                <w:szCs w:val="18"/>
              </w:rPr>
              <w:t>_MASTER’ in column Q (‘Event City’</w:t>
            </w:r>
            <w:r w:rsidRPr="004E0BFD">
              <w:rPr>
                <w:rFonts w:ascii="Verdana" w:hAnsi="Verdana" w:cs="Arial"/>
                <w:color w:val="000000" w:themeColor="text1"/>
                <w:sz w:val="18"/>
                <w:szCs w:val="18"/>
              </w:rPr>
              <w:t>)</w:t>
            </w:r>
          </w:p>
          <w:p w14:paraId="1C22B458" w14:textId="77777777" w:rsidR="0088163B" w:rsidRPr="004E0BFD" w:rsidRDefault="0088163B" w:rsidP="0088163B">
            <w:pPr>
              <w:rPr>
                <w:rFonts w:ascii="Verdana" w:hAnsi="Verdana" w:cs="Arial"/>
                <w:b/>
                <w:color w:val="000000" w:themeColor="text1"/>
                <w:sz w:val="18"/>
                <w:szCs w:val="18"/>
                <w:lang w:val="en-US"/>
              </w:rPr>
            </w:pPr>
          </w:p>
        </w:tc>
        <w:tc>
          <w:tcPr>
            <w:tcW w:w="1418" w:type="dxa"/>
          </w:tcPr>
          <w:p w14:paraId="7A6D5E12" w14:textId="77777777" w:rsidR="0088163B" w:rsidRPr="000F672E" w:rsidRDefault="0088163B" w:rsidP="000F672E">
            <w:pPr>
              <w:rPr>
                <w:rFonts w:cs="Arial"/>
                <w:b/>
                <w:color w:val="000000" w:themeColor="text1"/>
                <w:sz w:val="18"/>
                <w:szCs w:val="18"/>
                <w:lang w:val="en-US"/>
              </w:rPr>
            </w:pPr>
          </w:p>
        </w:tc>
        <w:tc>
          <w:tcPr>
            <w:tcW w:w="10938" w:type="dxa"/>
          </w:tcPr>
          <w:p w14:paraId="50BECB07" w14:textId="77777777" w:rsidR="0088163B" w:rsidRDefault="009314A9" w:rsidP="00DA4947">
            <w:pPr>
              <w:rPr>
                <w:noProof/>
              </w:rPr>
            </w:pPr>
            <w:r>
              <w:rPr>
                <w:noProof/>
                <w:lang w:val="en-US"/>
              </w:rPr>
              <w:drawing>
                <wp:inline distT="0" distB="0" distL="0" distR="0" wp14:anchorId="47AE556A" wp14:editId="060FAF42">
                  <wp:extent cx="3619500" cy="1524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19500" cy="1524000"/>
                          </a:xfrm>
                          <a:prstGeom prst="rect">
                            <a:avLst/>
                          </a:prstGeom>
                        </pic:spPr>
                      </pic:pic>
                    </a:graphicData>
                  </a:graphic>
                </wp:inline>
              </w:drawing>
            </w:r>
          </w:p>
        </w:tc>
      </w:tr>
      <w:tr w:rsidR="0088163B" w:rsidRPr="005335B1" w14:paraId="75CCADA7" w14:textId="77777777" w:rsidTr="00FA4F51">
        <w:trPr>
          <w:cantSplit/>
          <w:trHeight w:val="20"/>
        </w:trPr>
        <w:tc>
          <w:tcPr>
            <w:tcW w:w="1843" w:type="dxa"/>
          </w:tcPr>
          <w:p w14:paraId="391D4E10" w14:textId="77777777" w:rsidR="0088163B"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3.1.23</w:t>
            </w:r>
            <w:r w:rsidR="0088163B">
              <w:rPr>
                <w:rFonts w:ascii="Verdana" w:eastAsiaTheme="minorHAnsi" w:hAnsi="Verdana" w:cs="Arial"/>
                <w:b/>
                <w:color w:val="000000" w:themeColor="text1"/>
                <w:sz w:val="18"/>
                <w:szCs w:val="18"/>
              </w:rPr>
              <w:t xml:space="preserve"> </w:t>
            </w:r>
            <w:r w:rsidR="0088163B" w:rsidRPr="00293F54">
              <w:rPr>
                <w:rFonts w:ascii="Verdana" w:eastAsiaTheme="minorHAnsi" w:hAnsi="Verdana" w:cs="Arial"/>
                <w:color w:val="000000" w:themeColor="text1"/>
                <w:sz w:val="18"/>
                <w:szCs w:val="18"/>
              </w:rPr>
              <w:t>Preparation of NAM CSR report</w:t>
            </w:r>
            <w:r w:rsidR="0088163B">
              <w:rPr>
                <w:rFonts w:ascii="Verdana" w:eastAsiaTheme="minorHAnsi" w:hAnsi="Verdana" w:cs="Arial"/>
                <w:color w:val="000000" w:themeColor="text1"/>
                <w:sz w:val="18"/>
                <w:szCs w:val="18"/>
              </w:rPr>
              <w:t>. Populate Global Template columns</w:t>
            </w:r>
          </w:p>
          <w:p w14:paraId="34489235"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5F1DBF4A" w14:textId="77777777" w:rsidR="0088163B" w:rsidRPr="004E0BFD" w:rsidRDefault="004E0BFD" w:rsidP="0088163B">
            <w:pPr>
              <w:rPr>
                <w:rFonts w:ascii="Verdana" w:hAnsi="Verdana" w:cs="Arial"/>
                <w:b/>
                <w:color w:val="000000" w:themeColor="text1"/>
                <w:sz w:val="18"/>
                <w:szCs w:val="18"/>
              </w:rPr>
            </w:pPr>
            <w:r w:rsidRPr="004E0BFD">
              <w:rPr>
                <w:rFonts w:ascii="Verdana" w:hAnsi="Verdana" w:cs="Arial"/>
                <w:b/>
                <w:color w:val="000000" w:themeColor="text1"/>
                <w:sz w:val="18"/>
                <w:szCs w:val="18"/>
              </w:rPr>
              <w:t>Populate column ‘Event State’ from Global Template:</w:t>
            </w:r>
          </w:p>
          <w:p w14:paraId="13405107" w14:textId="77777777" w:rsidR="004E0BFD" w:rsidRDefault="004E0BFD" w:rsidP="0088163B">
            <w:pPr>
              <w:rPr>
                <w:rFonts w:ascii="Verdana" w:hAnsi="Verdana" w:cs="Arial"/>
                <w:b/>
                <w:color w:val="000000" w:themeColor="text1"/>
                <w:sz w:val="18"/>
                <w:szCs w:val="18"/>
              </w:rPr>
            </w:pPr>
          </w:p>
          <w:p w14:paraId="25713689" w14:textId="77777777" w:rsidR="004E0BFD" w:rsidRPr="003C58FA" w:rsidRDefault="004E0BFD" w:rsidP="004E0BFD">
            <w:pPr>
              <w:rPr>
                <w:rFonts w:ascii="Verdana" w:hAnsi="Verdana" w:cs="Arial"/>
                <w:color w:val="000000" w:themeColor="text1"/>
                <w:sz w:val="18"/>
                <w:szCs w:val="18"/>
              </w:rPr>
            </w:pPr>
            <w:r w:rsidRPr="003C58FA">
              <w:rPr>
                <w:rFonts w:ascii="Verdana" w:hAnsi="Verdana" w:cs="Arial"/>
                <w:b/>
                <w:color w:val="000000" w:themeColor="text1"/>
                <w:sz w:val="18"/>
                <w:szCs w:val="18"/>
              </w:rPr>
              <w:t>Note:</w:t>
            </w:r>
            <w:r w:rsidRPr="003C58FA">
              <w:rPr>
                <w:rFonts w:ascii="Verdana" w:hAnsi="Verdana" w:cs="Arial"/>
                <w:color w:val="000000" w:themeColor="text1"/>
                <w:sz w:val="18"/>
                <w:szCs w:val="18"/>
              </w:rPr>
              <w:t xml:space="preserve"> Do not remove the filter from column ‘PO Reportability’</w:t>
            </w:r>
          </w:p>
          <w:p w14:paraId="0345FA11" w14:textId="77777777" w:rsidR="004E0BFD" w:rsidRPr="003C58FA" w:rsidRDefault="004E0BFD" w:rsidP="0088163B">
            <w:pPr>
              <w:rPr>
                <w:rFonts w:ascii="Verdana" w:hAnsi="Verdana" w:cs="Arial"/>
                <w:b/>
                <w:color w:val="000000" w:themeColor="text1"/>
                <w:sz w:val="18"/>
                <w:szCs w:val="18"/>
              </w:rPr>
            </w:pPr>
          </w:p>
          <w:p w14:paraId="2E971EEA" w14:textId="77777777" w:rsidR="004E0BFD" w:rsidRPr="003C58FA" w:rsidRDefault="004E0BFD" w:rsidP="004E0BFD">
            <w:pPr>
              <w:pStyle w:val="steptext"/>
              <w:numPr>
                <w:ilvl w:val="0"/>
                <w:numId w:val="49"/>
              </w:numPr>
              <w:rPr>
                <w:rFonts w:ascii="Verdana" w:eastAsiaTheme="minorHAnsi" w:hAnsi="Verdana" w:cs="Arial"/>
                <w:color w:val="000000" w:themeColor="text1"/>
                <w:sz w:val="18"/>
                <w:szCs w:val="18"/>
              </w:rPr>
            </w:pPr>
            <w:r w:rsidRPr="003C58FA">
              <w:rPr>
                <w:rFonts w:ascii="Verdana" w:eastAsiaTheme="minorHAnsi" w:hAnsi="Verdana" w:cs="Arial"/>
                <w:color w:val="000000" w:themeColor="text1"/>
                <w:sz w:val="18"/>
                <w:szCs w:val="18"/>
                <w:lang w:val="en-AU"/>
              </w:rPr>
              <w:t>V</w:t>
            </w:r>
            <w:r w:rsidRPr="003C58FA">
              <w:rPr>
                <w:rFonts w:ascii="Verdana" w:eastAsiaTheme="minorHAnsi" w:hAnsi="Verdana" w:cs="Arial"/>
                <w:color w:val="000000" w:themeColor="text1"/>
                <w:sz w:val="18"/>
                <w:szCs w:val="18"/>
              </w:rPr>
              <w:t>lookup the ‘Purchasing Document Number’ column from CSR report in the file ‘PO Dictionary</w:t>
            </w:r>
            <w:r w:rsidR="008031F9" w:rsidRPr="003C58FA">
              <w:rPr>
                <w:rFonts w:ascii="Verdana" w:eastAsiaTheme="minorHAnsi" w:hAnsi="Verdana" w:cs="Arial"/>
                <w:color w:val="000000" w:themeColor="text1"/>
                <w:sz w:val="18"/>
                <w:szCs w:val="18"/>
              </w:rPr>
              <w:t>_MASTER</w:t>
            </w:r>
            <w:r w:rsidRPr="003C58FA">
              <w:rPr>
                <w:rFonts w:ascii="Verdana" w:eastAsiaTheme="minorHAnsi" w:hAnsi="Verdana" w:cs="Arial"/>
                <w:color w:val="000000" w:themeColor="text1"/>
                <w:sz w:val="18"/>
                <w:szCs w:val="18"/>
              </w:rPr>
              <w:t>’ in column R (‘Event State‘</w:t>
            </w:r>
            <w:r w:rsidRPr="003C58FA">
              <w:rPr>
                <w:rFonts w:ascii="Verdana" w:hAnsi="Verdana" w:cs="Arial"/>
                <w:color w:val="000000" w:themeColor="text1"/>
                <w:sz w:val="18"/>
                <w:szCs w:val="18"/>
              </w:rPr>
              <w:t>)</w:t>
            </w:r>
          </w:p>
          <w:p w14:paraId="7689CE73" w14:textId="77777777" w:rsidR="004E0BFD" w:rsidRPr="004E0BFD" w:rsidRDefault="004E0BFD" w:rsidP="0088163B">
            <w:pPr>
              <w:rPr>
                <w:rFonts w:ascii="Verdana" w:hAnsi="Verdana" w:cs="Arial"/>
                <w:b/>
                <w:color w:val="000000" w:themeColor="text1"/>
                <w:sz w:val="18"/>
                <w:szCs w:val="18"/>
                <w:lang w:val="en-US"/>
              </w:rPr>
            </w:pPr>
          </w:p>
        </w:tc>
        <w:tc>
          <w:tcPr>
            <w:tcW w:w="1418" w:type="dxa"/>
          </w:tcPr>
          <w:p w14:paraId="1FC201A6" w14:textId="77777777" w:rsidR="0088163B" w:rsidRPr="000F672E" w:rsidRDefault="0088163B" w:rsidP="000F672E">
            <w:pPr>
              <w:rPr>
                <w:rFonts w:cs="Arial"/>
                <w:b/>
                <w:color w:val="000000" w:themeColor="text1"/>
                <w:sz w:val="18"/>
                <w:szCs w:val="18"/>
                <w:lang w:val="en-US"/>
              </w:rPr>
            </w:pPr>
          </w:p>
        </w:tc>
        <w:tc>
          <w:tcPr>
            <w:tcW w:w="10938" w:type="dxa"/>
          </w:tcPr>
          <w:p w14:paraId="70C5F81F" w14:textId="77777777" w:rsidR="0088163B" w:rsidRDefault="009314A9" w:rsidP="00DA4947">
            <w:pPr>
              <w:rPr>
                <w:noProof/>
              </w:rPr>
            </w:pPr>
            <w:r>
              <w:rPr>
                <w:noProof/>
                <w:lang w:val="en-US"/>
              </w:rPr>
              <w:drawing>
                <wp:inline distT="0" distB="0" distL="0" distR="0" wp14:anchorId="22C33219" wp14:editId="3565A89F">
                  <wp:extent cx="3362325" cy="17716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62325" cy="1771650"/>
                          </a:xfrm>
                          <a:prstGeom prst="rect">
                            <a:avLst/>
                          </a:prstGeom>
                        </pic:spPr>
                      </pic:pic>
                    </a:graphicData>
                  </a:graphic>
                </wp:inline>
              </w:drawing>
            </w:r>
          </w:p>
        </w:tc>
      </w:tr>
      <w:tr w:rsidR="0088163B" w:rsidRPr="005335B1" w14:paraId="2C45A115" w14:textId="77777777" w:rsidTr="00FA4F51">
        <w:trPr>
          <w:cantSplit/>
          <w:trHeight w:val="20"/>
        </w:trPr>
        <w:tc>
          <w:tcPr>
            <w:tcW w:w="1843" w:type="dxa"/>
          </w:tcPr>
          <w:p w14:paraId="482ECB31" w14:textId="77777777" w:rsidR="0088163B"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3.1.24</w:t>
            </w:r>
            <w:r w:rsidR="0088163B">
              <w:rPr>
                <w:rFonts w:ascii="Verdana" w:eastAsiaTheme="minorHAnsi" w:hAnsi="Verdana" w:cs="Arial"/>
                <w:b/>
                <w:color w:val="000000" w:themeColor="text1"/>
                <w:sz w:val="18"/>
                <w:szCs w:val="18"/>
              </w:rPr>
              <w:t xml:space="preserve"> </w:t>
            </w:r>
            <w:r w:rsidR="0088163B" w:rsidRPr="00293F54">
              <w:rPr>
                <w:rFonts w:ascii="Verdana" w:eastAsiaTheme="minorHAnsi" w:hAnsi="Verdana" w:cs="Arial"/>
                <w:color w:val="000000" w:themeColor="text1"/>
                <w:sz w:val="18"/>
                <w:szCs w:val="18"/>
              </w:rPr>
              <w:t>Preparation of NAM CSR report</w:t>
            </w:r>
            <w:r w:rsidR="0088163B">
              <w:rPr>
                <w:rFonts w:ascii="Verdana" w:eastAsiaTheme="minorHAnsi" w:hAnsi="Verdana" w:cs="Arial"/>
                <w:color w:val="000000" w:themeColor="text1"/>
                <w:sz w:val="18"/>
                <w:szCs w:val="18"/>
              </w:rPr>
              <w:t>. Populate Global Template columns</w:t>
            </w:r>
          </w:p>
          <w:p w14:paraId="4635E374"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1C63AC04" w14:textId="77777777" w:rsidR="0088163B" w:rsidRPr="006550FD" w:rsidRDefault="006550FD" w:rsidP="0088163B">
            <w:pPr>
              <w:rPr>
                <w:rFonts w:ascii="Verdana" w:hAnsi="Verdana" w:cs="Arial"/>
                <w:b/>
                <w:color w:val="000000" w:themeColor="text1"/>
                <w:sz w:val="18"/>
                <w:szCs w:val="18"/>
              </w:rPr>
            </w:pPr>
            <w:r w:rsidRPr="006550FD">
              <w:rPr>
                <w:rFonts w:ascii="Verdana" w:hAnsi="Verdana" w:cs="Arial"/>
                <w:b/>
                <w:color w:val="000000" w:themeColor="text1"/>
                <w:sz w:val="18"/>
                <w:szCs w:val="18"/>
              </w:rPr>
              <w:t>Populate column ‘Event Country’ from Global Template:</w:t>
            </w:r>
          </w:p>
          <w:p w14:paraId="36CAC4E2" w14:textId="77777777" w:rsidR="004E0BFD" w:rsidRDefault="004E0BFD" w:rsidP="0088163B">
            <w:pPr>
              <w:rPr>
                <w:rFonts w:ascii="Verdana" w:hAnsi="Verdana" w:cs="Arial"/>
                <w:b/>
                <w:color w:val="000000" w:themeColor="text1"/>
                <w:sz w:val="18"/>
                <w:szCs w:val="18"/>
              </w:rPr>
            </w:pPr>
          </w:p>
          <w:p w14:paraId="1BEFEB1E" w14:textId="77777777" w:rsidR="004E0BFD" w:rsidRPr="0088163B" w:rsidRDefault="004E0BFD" w:rsidP="004E0BFD">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5E1BAFA5" w14:textId="77777777" w:rsidR="004E0BFD" w:rsidRDefault="004E0BFD" w:rsidP="0088163B">
            <w:pPr>
              <w:rPr>
                <w:rFonts w:ascii="Verdana" w:hAnsi="Verdana" w:cs="Arial"/>
                <w:b/>
                <w:color w:val="000000" w:themeColor="text1"/>
                <w:sz w:val="18"/>
                <w:szCs w:val="18"/>
              </w:rPr>
            </w:pPr>
          </w:p>
          <w:p w14:paraId="672E2D4C" w14:textId="77777777" w:rsidR="006550FD" w:rsidRPr="006550FD" w:rsidRDefault="006550FD" w:rsidP="006550FD">
            <w:pPr>
              <w:pStyle w:val="steptext"/>
              <w:numPr>
                <w:ilvl w:val="0"/>
                <w:numId w:val="50"/>
              </w:numPr>
              <w:rPr>
                <w:rFonts w:ascii="Verdana" w:eastAsiaTheme="minorHAnsi" w:hAnsi="Verdana" w:cs="Arial"/>
                <w:color w:val="000000" w:themeColor="text1"/>
                <w:sz w:val="18"/>
                <w:szCs w:val="18"/>
              </w:rPr>
            </w:pPr>
            <w:r w:rsidRPr="006550FD">
              <w:rPr>
                <w:rFonts w:ascii="Verdana" w:eastAsiaTheme="minorHAnsi" w:hAnsi="Verdana" w:cs="Arial"/>
                <w:color w:val="000000" w:themeColor="text1"/>
                <w:sz w:val="18"/>
                <w:szCs w:val="18"/>
                <w:lang w:val="en-AU"/>
              </w:rPr>
              <w:t>V</w:t>
            </w:r>
            <w:r w:rsidRPr="006550FD">
              <w:rPr>
                <w:rFonts w:ascii="Verdana" w:eastAsiaTheme="minorHAnsi" w:hAnsi="Verdana" w:cs="Arial"/>
                <w:color w:val="000000" w:themeColor="text1"/>
                <w:sz w:val="18"/>
                <w:szCs w:val="18"/>
              </w:rPr>
              <w:t>lookup the ‘Purchasing Document Number’ column from CSR report in the file ‘PO Dictionary</w:t>
            </w:r>
            <w:r w:rsidR="0023513E">
              <w:rPr>
                <w:rFonts w:ascii="Verdana" w:eastAsiaTheme="minorHAnsi" w:hAnsi="Verdana" w:cs="Arial"/>
                <w:color w:val="000000" w:themeColor="text1"/>
                <w:sz w:val="18"/>
                <w:szCs w:val="18"/>
              </w:rPr>
              <w:t>_MASTER</w:t>
            </w:r>
            <w:r w:rsidRPr="006550FD">
              <w:rPr>
                <w:rFonts w:ascii="Verdana" w:eastAsiaTheme="minorHAnsi" w:hAnsi="Verdana" w:cs="Arial"/>
                <w:color w:val="000000" w:themeColor="text1"/>
                <w:sz w:val="18"/>
                <w:szCs w:val="18"/>
              </w:rPr>
              <w:t>’ in column S (</w:t>
            </w:r>
            <w:r w:rsidRPr="006550FD">
              <w:rPr>
                <w:rFonts w:ascii="Verdana" w:hAnsi="Verdana" w:cs="Arial"/>
                <w:color w:val="000000" w:themeColor="text1"/>
                <w:sz w:val="18"/>
                <w:szCs w:val="18"/>
              </w:rPr>
              <w:t>‘Event Country’</w:t>
            </w:r>
            <w:r w:rsidRPr="006550FD">
              <w:rPr>
                <w:rFonts w:ascii="Verdana" w:eastAsiaTheme="minorHAnsi" w:hAnsi="Verdana" w:cs="Arial"/>
                <w:color w:val="000000" w:themeColor="text1"/>
                <w:sz w:val="18"/>
                <w:szCs w:val="18"/>
              </w:rPr>
              <w:t>‘</w:t>
            </w:r>
            <w:r w:rsidRPr="006550FD">
              <w:rPr>
                <w:rFonts w:ascii="Verdana" w:hAnsi="Verdana" w:cs="Arial"/>
                <w:color w:val="000000" w:themeColor="text1"/>
                <w:sz w:val="18"/>
                <w:szCs w:val="18"/>
              </w:rPr>
              <w:t>)</w:t>
            </w:r>
          </w:p>
          <w:p w14:paraId="718CAD13" w14:textId="77777777" w:rsidR="006550FD" w:rsidRPr="006550FD" w:rsidRDefault="006550FD" w:rsidP="0088163B">
            <w:pPr>
              <w:rPr>
                <w:rFonts w:ascii="Verdana" w:hAnsi="Verdana" w:cs="Arial"/>
                <w:b/>
                <w:color w:val="000000" w:themeColor="text1"/>
                <w:sz w:val="18"/>
                <w:szCs w:val="18"/>
                <w:lang w:val="en-US"/>
              </w:rPr>
            </w:pPr>
          </w:p>
        </w:tc>
        <w:tc>
          <w:tcPr>
            <w:tcW w:w="1418" w:type="dxa"/>
          </w:tcPr>
          <w:p w14:paraId="3CD8A465" w14:textId="77777777" w:rsidR="0088163B" w:rsidRPr="000F672E" w:rsidRDefault="0088163B" w:rsidP="000F672E">
            <w:pPr>
              <w:rPr>
                <w:rFonts w:cs="Arial"/>
                <w:b/>
                <w:color w:val="000000" w:themeColor="text1"/>
                <w:sz w:val="18"/>
                <w:szCs w:val="18"/>
                <w:lang w:val="en-US"/>
              </w:rPr>
            </w:pPr>
          </w:p>
        </w:tc>
        <w:tc>
          <w:tcPr>
            <w:tcW w:w="10938" w:type="dxa"/>
          </w:tcPr>
          <w:p w14:paraId="5E277F25" w14:textId="77777777" w:rsidR="0088163B" w:rsidRDefault="009314A9" w:rsidP="00DA4947">
            <w:pPr>
              <w:rPr>
                <w:noProof/>
              </w:rPr>
            </w:pPr>
            <w:r>
              <w:rPr>
                <w:noProof/>
                <w:lang w:val="en-US"/>
              </w:rPr>
              <w:drawing>
                <wp:inline distT="0" distB="0" distL="0" distR="0" wp14:anchorId="1802B6CD" wp14:editId="3B2BA48C">
                  <wp:extent cx="3267075" cy="15049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67075" cy="1504950"/>
                          </a:xfrm>
                          <a:prstGeom prst="rect">
                            <a:avLst/>
                          </a:prstGeom>
                        </pic:spPr>
                      </pic:pic>
                    </a:graphicData>
                  </a:graphic>
                </wp:inline>
              </w:drawing>
            </w:r>
          </w:p>
        </w:tc>
      </w:tr>
      <w:tr w:rsidR="006550FD" w:rsidRPr="005335B1" w14:paraId="3E1670D2" w14:textId="77777777" w:rsidTr="00FA4F51">
        <w:trPr>
          <w:cantSplit/>
          <w:trHeight w:val="20"/>
        </w:trPr>
        <w:tc>
          <w:tcPr>
            <w:tcW w:w="1843" w:type="dxa"/>
          </w:tcPr>
          <w:p w14:paraId="06417906" w14:textId="77777777" w:rsidR="006550FD"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3.1.25</w:t>
            </w:r>
            <w:r w:rsidR="006550FD">
              <w:rPr>
                <w:rFonts w:ascii="Verdana" w:eastAsiaTheme="minorHAnsi" w:hAnsi="Verdana" w:cs="Arial"/>
                <w:b/>
                <w:color w:val="000000" w:themeColor="text1"/>
                <w:sz w:val="18"/>
                <w:szCs w:val="18"/>
              </w:rPr>
              <w:t xml:space="preserve"> </w:t>
            </w:r>
            <w:r w:rsidR="006550FD" w:rsidRPr="00293F54">
              <w:rPr>
                <w:rFonts w:ascii="Verdana" w:eastAsiaTheme="minorHAnsi" w:hAnsi="Verdana" w:cs="Arial"/>
                <w:color w:val="000000" w:themeColor="text1"/>
                <w:sz w:val="18"/>
                <w:szCs w:val="18"/>
              </w:rPr>
              <w:t>Preparation of NAM CSR report</w:t>
            </w:r>
            <w:r w:rsidR="006550FD">
              <w:rPr>
                <w:rFonts w:ascii="Verdana" w:eastAsiaTheme="minorHAnsi" w:hAnsi="Verdana" w:cs="Arial"/>
                <w:color w:val="000000" w:themeColor="text1"/>
                <w:sz w:val="18"/>
                <w:szCs w:val="18"/>
              </w:rPr>
              <w:t>. Populate Global Template columns</w:t>
            </w:r>
          </w:p>
          <w:p w14:paraId="18CC9F38"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7D04D81E" w14:textId="77777777" w:rsidR="006550FD" w:rsidRPr="006550FD" w:rsidRDefault="006550FD" w:rsidP="0088163B">
            <w:pPr>
              <w:rPr>
                <w:rFonts w:ascii="Verdana" w:hAnsi="Verdana" w:cs="Arial"/>
                <w:b/>
                <w:color w:val="000000" w:themeColor="text1"/>
                <w:sz w:val="18"/>
                <w:szCs w:val="18"/>
              </w:rPr>
            </w:pPr>
            <w:r w:rsidRPr="006550FD">
              <w:rPr>
                <w:rFonts w:ascii="Verdana" w:hAnsi="Verdana" w:cs="Arial"/>
                <w:b/>
                <w:color w:val="000000" w:themeColor="text1"/>
                <w:sz w:val="18"/>
                <w:szCs w:val="18"/>
              </w:rPr>
              <w:t>Populate column ‘AstraZeneca Engagement Owner’ from Global Template:</w:t>
            </w:r>
          </w:p>
          <w:p w14:paraId="3DE4009E" w14:textId="77777777" w:rsidR="006550FD" w:rsidRDefault="006550FD" w:rsidP="0088163B">
            <w:pPr>
              <w:rPr>
                <w:rFonts w:ascii="Verdana" w:hAnsi="Verdana" w:cs="Arial"/>
                <w:b/>
                <w:color w:val="000000" w:themeColor="text1"/>
                <w:sz w:val="18"/>
                <w:szCs w:val="18"/>
              </w:rPr>
            </w:pPr>
          </w:p>
          <w:p w14:paraId="6EF881D7" w14:textId="77777777" w:rsidR="006550FD" w:rsidRPr="0088163B" w:rsidRDefault="006550FD" w:rsidP="006550FD">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4E9A0A25" w14:textId="77777777" w:rsidR="006550FD" w:rsidRDefault="006550FD" w:rsidP="0088163B">
            <w:pPr>
              <w:rPr>
                <w:rFonts w:ascii="Verdana" w:hAnsi="Verdana" w:cs="Arial"/>
                <w:b/>
                <w:color w:val="000000" w:themeColor="text1"/>
                <w:sz w:val="18"/>
                <w:szCs w:val="18"/>
              </w:rPr>
            </w:pPr>
          </w:p>
          <w:p w14:paraId="0683FCCB" w14:textId="77777777" w:rsidR="006550FD" w:rsidRPr="006550FD" w:rsidRDefault="006550FD" w:rsidP="006550FD">
            <w:pPr>
              <w:pStyle w:val="steptext"/>
              <w:numPr>
                <w:ilvl w:val="0"/>
                <w:numId w:val="51"/>
              </w:numPr>
              <w:rPr>
                <w:rFonts w:ascii="Verdana" w:eastAsiaTheme="minorHAnsi" w:hAnsi="Verdana" w:cs="Arial"/>
                <w:color w:val="000000" w:themeColor="text1"/>
                <w:sz w:val="18"/>
                <w:szCs w:val="18"/>
              </w:rPr>
            </w:pPr>
            <w:r w:rsidRPr="006550FD">
              <w:rPr>
                <w:rFonts w:ascii="Verdana" w:eastAsiaTheme="minorHAnsi" w:hAnsi="Verdana" w:cs="Arial"/>
                <w:color w:val="000000" w:themeColor="text1"/>
                <w:sz w:val="18"/>
                <w:szCs w:val="18"/>
                <w:lang w:val="en-AU"/>
              </w:rPr>
              <w:t>V</w:t>
            </w:r>
            <w:r w:rsidRPr="006550FD">
              <w:rPr>
                <w:rFonts w:ascii="Verdana" w:eastAsiaTheme="minorHAnsi" w:hAnsi="Verdana" w:cs="Arial"/>
                <w:color w:val="000000" w:themeColor="text1"/>
                <w:sz w:val="18"/>
                <w:szCs w:val="18"/>
              </w:rPr>
              <w:t>lookup the ‘Purchasing Document Number’ column from CSR report in the file ‘PO Dictionary</w:t>
            </w:r>
            <w:r w:rsidR="00382A09">
              <w:rPr>
                <w:rFonts w:ascii="Verdana" w:eastAsiaTheme="minorHAnsi" w:hAnsi="Verdana" w:cs="Arial"/>
                <w:color w:val="000000" w:themeColor="text1"/>
                <w:sz w:val="18"/>
                <w:szCs w:val="18"/>
              </w:rPr>
              <w:t>_MASTER</w:t>
            </w:r>
            <w:r w:rsidRPr="006550FD">
              <w:rPr>
                <w:rFonts w:ascii="Verdana" w:eastAsiaTheme="minorHAnsi" w:hAnsi="Verdana" w:cs="Arial"/>
                <w:color w:val="000000" w:themeColor="text1"/>
                <w:sz w:val="18"/>
                <w:szCs w:val="18"/>
              </w:rPr>
              <w:t>’ in column T (</w:t>
            </w:r>
            <w:r w:rsidRPr="006550FD">
              <w:rPr>
                <w:rFonts w:ascii="Verdana" w:hAnsi="Verdana" w:cs="Arial"/>
                <w:color w:val="000000" w:themeColor="text1"/>
                <w:sz w:val="18"/>
                <w:szCs w:val="18"/>
              </w:rPr>
              <w:t>‘AstraZeneca Engagement Owner’)</w:t>
            </w:r>
          </w:p>
          <w:p w14:paraId="1085B8F0" w14:textId="77777777" w:rsidR="006550FD" w:rsidRPr="006550FD" w:rsidRDefault="006550FD" w:rsidP="0088163B">
            <w:pPr>
              <w:rPr>
                <w:rFonts w:ascii="Verdana" w:hAnsi="Verdana" w:cs="Arial"/>
                <w:b/>
                <w:color w:val="000000" w:themeColor="text1"/>
                <w:sz w:val="18"/>
                <w:szCs w:val="18"/>
                <w:lang w:val="en-US"/>
              </w:rPr>
            </w:pPr>
          </w:p>
        </w:tc>
        <w:tc>
          <w:tcPr>
            <w:tcW w:w="1418" w:type="dxa"/>
          </w:tcPr>
          <w:p w14:paraId="751483B6" w14:textId="77777777" w:rsidR="006550FD" w:rsidRPr="000F672E" w:rsidRDefault="006550FD" w:rsidP="000F672E">
            <w:pPr>
              <w:rPr>
                <w:rFonts w:cs="Arial"/>
                <w:b/>
                <w:color w:val="000000" w:themeColor="text1"/>
                <w:sz w:val="18"/>
                <w:szCs w:val="18"/>
                <w:lang w:val="en-US"/>
              </w:rPr>
            </w:pPr>
          </w:p>
        </w:tc>
        <w:tc>
          <w:tcPr>
            <w:tcW w:w="10938" w:type="dxa"/>
          </w:tcPr>
          <w:p w14:paraId="2F0DC39F" w14:textId="77777777" w:rsidR="006550FD" w:rsidRDefault="009314A9" w:rsidP="00DA4947">
            <w:pPr>
              <w:rPr>
                <w:noProof/>
              </w:rPr>
            </w:pPr>
            <w:r>
              <w:rPr>
                <w:noProof/>
                <w:lang w:val="en-US"/>
              </w:rPr>
              <w:drawing>
                <wp:inline distT="0" distB="0" distL="0" distR="0" wp14:anchorId="1454730B" wp14:editId="06CE1ADB">
                  <wp:extent cx="3838575" cy="16383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38575" cy="1638300"/>
                          </a:xfrm>
                          <a:prstGeom prst="rect">
                            <a:avLst/>
                          </a:prstGeom>
                        </pic:spPr>
                      </pic:pic>
                    </a:graphicData>
                  </a:graphic>
                </wp:inline>
              </w:drawing>
            </w:r>
          </w:p>
        </w:tc>
      </w:tr>
      <w:tr w:rsidR="006550FD" w:rsidRPr="005335B1" w14:paraId="178647A2" w14:textId="77777777" w:rsidTr="00FA4F51">
        <w:trPr>
          <w:cantSplit/>
          <w:trHeight w:val="20"/>
        </w:trPr>
        <w:tc>
          <w:tcPr>
            <w:tcW w:w="1843" w:type="dxa"/>
          </w:tcPr>
          <w:p w14:paraId="7DF2FBC1" w14:textId="77777777" w:rsidR="006550FD"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t>3.1.26</w:t>
            </w:r>
            <w:r w:rsidR="006550FD">
              <w:rPr>
                <w:rFonts w:ascii="Verdana" w:eastAsiaTheme="minorHAnsi" w:hAnsi="Verdana" w:cs="Arial"/>
                <w:b/>
                <w:color w:val="000000" w:themeColor="text1"/>
                <w:sz w:val="18"/>
                <w:szCs w:val="18"/>
              </w:rPr>
              <w:t xml:space="preserve"> </w:t>
            </w:r>
            <w:r w:rsidR="006550FD" w:rsidRPr="00293F54">
              <w:rPr>
                <w:rFonts w:ascii="Verdana" w:eastAsiaTheme="minorHAnsi" w:hAnsi="Verdana" w:cs="Arial"/>
                <w:color w:val="000000" w:themeColor="text1"/>
                <w:sz w:val="18"/>
                <w:szCs w:val="18"/>
              </w:rPr>
              <w:t>Preparation of NAM CSR report</w:t>
            </w:r>
            <w:r w:rsidR="006550FD">
              <w:rPr>
                <w:rFonts w:ascii="Verdana" w:eastAsiaTheme="minorHAnsi" w:hAnsi="Verdana" w:cs="Arial"/>
                <w:color w:val="000000" w:themeColor="text1"/>
                <w:sz w:val="18"/>
                <w:szCs w:val="18"/>
              </w:rPr>
              <w:t>. Populate Global Template columns</w:t>
            </w:r>
          </w:p>
          <w:p w14:paraId="6DB128A6"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40716D27" w14:textId="77777777" w:rsidR="006550FD" w:rsidRPr="006550FD" w:rsidRDefault="006550FD" w:rsidP="0088163B">
            <w:pPr>
              <w:rPr>
                <w:rFonts w:ascii="Verdana" w:hAnsi="Verdana" w:cs="Arial"/>
                <w:b/>
                <w:color w:val="000000" w:themeColor="text1"/>
                <w:sz w:val="18"/>
                <w:szCs w:val="18"/>
              </w:rPr>
            </w:pPr>
            <w:r w:rsidRPr="006550FD">
              <w:rPr>
                <w:rFonts w:ascii="Verdana" w:hAnsi="Verdana" w:cs="Arial"/>
                <w:b/>
                <w:color w:val="000000" w:themeColor="text1"/>
                <w:sz w:val="18"/>
                <w:szCs w:val="18"/>
              </w:rPr>
              <w:t>Populate column ‘Study Code’ from Global Template:</w:t>
            </w:r>
          </w:p>
          <w:p w14:paraId="5A754CF4" w14:textId="77777777" w:rsidR="006550FD" w:rsidRDefault="006550FD" w:rsidP="0088163B">
            <w:pPr>
              <w:rPr>
                <w:rFonts w:ascii="Verdana" w:hAnsi="Verdana" w:cs="Arial"/>
                <w:b/>
                <w:color w:val="000000" w:themeColor="text1"/>
                <w:sz w:val="18"/>
                <w:szCs w:val="18"/>
              </w:rPr>
            </w:pPr>
          </w:p>
          <w:p w14:paraId="61161A09" w14:textId="77777777" w:rsidR="006550FD" w:rsidRPr="0088163B" w:rsidRDefault="006550FD" w:rsidP="006550FD">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27F1AC9A" w14:textId="77777777" w:rsidR="006550FD" w:rsidRDefault="006550FD" w:rsidP="0088163B">
            <w:pPr>
              <w:rPr>
                <w:rFonts w:ascii="Verdana" w:hAnsi="Verdana" w:cs="Arial"/>
                <w:b/>
                <w:color w:val="000000" w:themeColor="text1"/>
                <w:sz w:val="18"/>
                <w:szCs w:val="18"/>
              </w:rPr>
            </w:pPr>
          </w:p>
          <w:p w14:paraId="7D7767E8" w14:textId="77777777" w:rsidR="006550FD" w:rsidRPr="006550FD" w:rsidRDefault="006550FD" w:rsidP="0088163B">
            <w:pPr>
              <w:rPr>
                <w:rFonts w:ascii="Verdana" w:hAnsi="Verdana" w:cs="Arial"/>
                <w:b/>
                <w:color w:val="000000" w:themeColor="text1"/>
                <w:sz w:val="18"/>
                <w:szCs w:val="18"/>
              </w:rPr>
            </w:pPr>
          </w:p>
          <w:p w14:paraId="68DA38EC" w14:textId="77777777" w:rsidR="006550FD" w:rsidRPr="006550FD" w:rsidRDefault="006550FD" w:rsidP="006550FD">
            <w:pPr>
              <w:pStyle w:val="steptext"/>
              <w:numPr>
                <w:ilvl w:val="0"/>
                <w:numId w:val="52"/>
              </w:numPr>
              <w:rPr>
                <w:rFonts w:ascii="Verdana" w:eastAsiaTheme="minorHAnsi" w:hAnsi="Verdana" w:cs="Arial"/>
                <w:color w:val="000000" w:themeColor="text1"/>
                <w:sz w:val="18"/>
                <w:szCs w:val="18"/>
              </w:rPr>
            </w:pPr>
            <w:r w:rsidRPr="006550FD">
              <w:rPr>
                <w:rFonts w:ascii="Verdana" w:eastAsiaTheme="minorHAnsi" w:hAnsi="Verdana" w:cs="Arial"/>
                <w:color w:val="000000" w:themeColor="text1"/>
                <w:sz w:val="18"/>
                <w:szCs w:val="18"/>
                <w:lang w:val="en-AU"/>
              </w:rPr>
              <w:t>V</w:t>
            </w:r>
            <w:r w:rsidRPr="006550FD">
              <w:rPr>
                <w:rFonts w:ascii="Verdana" w:eastAsiaTheme="minorHAnsi" w:hAnsi="Verdana" w:cs="Arial"/>
                <w:color w:val="000000" w:themeColor="text1"/>
                <w:sz w:val="18"/>
                <w:szCs w:val="18"/>
              </w:rPr>
              <w:t>lookup the ‘Purchasing Document Number’ column from CSR report in the file ‘PO Dictionary</w:t>
            </w:r>
            <w:r w:rsidR="00893902">
              <w:rPr>
                <w:rFonts w:ascii="Verdana" w:eastAsiaTheme="minorHAnsi" w:hAnsi="Verdana" w:cs="Arial"/>
                <w:color w:val="000000" w:themeColor="text1"/>
                <w:sz w:val="18"/>
                <w:szCs w:val="18"/>
              </w:rPr>
              <w:t>_MASTER</w:t>
            </w:r>
            <w:r w:rsidRPr="006550FD">
              <w:rPr>
                <w:rFonts w:ascii="Verdana" w:eastAsiaTheme="minorHAnsi" w:hAnsi="Verdana" w:cs="Arial"/>
                <w:color w:val="000000" w:themeColor="text1"/>
                <w:sz w:val="18"/>
                <w:szCs w:val="18"/>
              </w:rPr>
              <w:t>’ in column U (</w:t>
            </w:r>
            <w:r w:rsidRPr="006550FD">
              <w:rPr>
                <w:rFonts w:ascii="Verdana" w:hAnsi="Verdana" w:cs="Arial"/>
                <w:color w:val="000000" w:themeColor="text1"/>
                <w:sz w:val="18"/>
                <w:szCs w:val="18"/>
              </w:rPr>
              <w:t>‘Study Code’)</w:t>
            </w:r>
          </w:p>
          <w:p w14:paraId="16C6A980" w14:textId="77777777" w:rsidR="006550FD" w:rsidRPr="006550FD" w:rsidRDefault="006550FD" w:rsidP="0088163B">
            <w:pPr>
              <w:rPr>
                <w:rFonts w:ascii="Verdana" w:hAnsi="Verdana" w:cs="Arial"/>
                <w:b/>
                <w:color w:val="000000" w:themeColor="text1"/>
                <w:sz w:val="18"/>
                <w:szCs w:val="18"/>
                <w:lang w:val="en-US"/>
              </w:rPr>
            </w:pPr>
          </w:p>
        </w:tc>
        <w:tc>
          <w:tcPr>
            <w:tcW w:w="1418" w:type="dxa"/>
          </w:tcPr>
          <w:p w14:paraId="5E615F53" w14:textId="77777777" w:rsidR="006550FD" w:rsidRPr="000F672E" w:rsidRDefault="006550FD" w:rsidP="000F672E">
            <w:pPr>
              <w:rPr>
                <w:rFonts w:cs="Arial"/>
                <w:b/>
                <w:color w:val="000000" w:themeColor="text1"/>
                <w:sz w:val="18"/>
                <w:szCs w:val="18"/>
                <w:lang w:val="en-US"/>
              </w:rPr>
            </w:pPr>
          </w:p>
        </w:tc>
        <w:tc>
          <w:tcPr>
            <w:tcW w:w="10938" w:type="dxa"/>
          </w:tcPr>
          <w:p w14:paraId="5892EC76" w14:textId="77777777" w:rsidR="006550FD" w:rsidRDefault="009314A9" w:rsidP="00DA4947">
            <w:pPr>
              <w:rPr>
                <w:noProof/>
              </w:rPr>
            </w:pPr>
            <w:r>
              <w:rPr>
                <w:noProof/>
                <w:lang w:val="en-US"/>
              </w:rPr>
              <w:drawing>
                <wp:inline distT="0" distB="0" distL="0" distR="0" wp14:anchorId="2BE8FD54" wp14:editId="244B5B14">
                  <wp:extent cx="3286125" cy="15430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86125" cy="1543050"/>
                          </a:xfrm>
                          <a:prstGeom prst="rect">
                            <a:avLst/>
                          </a:prstGeom>
                        </pic:spPr>
                      </pic:pic>
                    </a:graphicData>
                  </a:graphic>
                </wp:inline>
              </w:drawing>
            </w:r>
          </w:p>
        </w:tc>
      </w:tr>
      <w:tr w:rsidR="006550FD" w:rsidRPr="005335B1" w14:paraId="22AAFABF" w14:textId="77777777" w:rsidTr="00FA4F51">
        <w:trPr>
          <w:cantSplit/>
          <w:trHeight w:val="20"/>
        </w:trPr>
        <w:tc>
          <w:tcPr>
            <w:tcW w:w="1843" w:type="dxa"/>
          </w:tcPr>
          <w:p w14:paraId="1576C063" w14:textId="77777777" w:rsidR="006550FD" w:rsidRDefault="00881BA8"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3.1.27</w:t>
            </w:r>
            <w:r w:rsidR="006550FD">
              <w:rPr>
                <w:rFonts w:ascii="Verdana" w:eastAsiaTheme="minorHAnsi" w:hAnsi="Verdana" w:cs="Arial"/>
                <w:b/>
                <w:color w:val="000000" w:themeColor="text1"/>
                <w:sz w:val="18"/>
                <w:szCs w:val="18"/>
              </w:rPr>
              <w:t xml:space="preserve"> </w:t>
            </w:r>
            <w:r w:rsidR="006550FD" w:rsidRPr="00293F54">
              <w:rPr>
                <w:rFonts w:ascii="Verdana" w:eastAsiaTheme="minorHAnsi" w:hAnsi="Verdana" w:cs="Arial"/>
                <w:color w:val="000000" w:themeColor="text1"/>
                <w:sz w:val="18"/>
                <w:szCs w:val="18"/>
              </w:rPr>
              <w:t>Preparation of NAM CSR report</w:t>
            </w:r>
            <w:r w:rsidR="006550FD">
              <w:rPr>
                <w:rFonts w:ascii="Verdana" w:eastAsiaTheme="minorHAnsi" w:hAnsi="Verdana" w:cs="Arial"/>
                <w:color w:val="000000" w:themeColor="text1"/>
                <w:sz w:val="18"/>
                <w:szCs w:val="18"/>
              </w:rPr>
              <w:t>. Populate Global Template columns</w:t>
            </w:r>
          </w:p>
          <w:p w14:paraId="07BF41BA" w14:textId="77777777" w:rsid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4F49330B" w14:textId="77777777" w:rsidR="006550FD" w:rsidRPr="006550FD" w:rsidRDefault="006550FD" w:rsidP="0088163B">
            <w:pPr>
              <w:rPr>
                <w:rFonts w:ascii="Verdana" w:hAnsi="Verdana" w:cs="Arial"/>
                <w:b/>
                <w:color w:val="000000" w:themeColor="text1"/>
                <w:sz w:val="18"/>
                <w:szCs w:val="18"/>
              </w:rPr>
            </w:pPr>
            <w:r w:rsidRPr="006550FD">
              <w:rPr>
                <w:rFonts w:ascii="Verdana" w:hAnsi="Verdana" w:cs="Arial"/>
                <w:b/>
                <w:color w:val="000000" w:themeColor="text1"/>
                <w:sz w:val="18"/>
                <w:szCs w:val="18"/>
              </w:rPr>
              <w:t>Populate column ‘Comments’ from Global Template:</w:t>
            </w:r>
          </w:p>
          <w:p w14:paraId="463808DC" w14:textId="77777777" w:rsidR="006550FD" w:rsidRDefault="006550FD" w:rsidP="0088163B">
            <w:pPr>
              <w:rPr>
                <w:rFonts w:ascii="Verdana" w:hAnsi="Verdana" w:cs="Arial"/>
                <w:b/>
                <w:color w:val="000000" w:themeColor="text1"/>
                <w:sz w:val="18"/>
                <w:szCs w:val="18"/>
              </w:rPr>
            </w:pPr>
          </w:p>
          <w:p w14:paraId="6EB8ADEB" w14:textId="77777777" w:rsidR="006550FD" w:rsidRPr="0088163B" w:rsidRDefault="006550FD" w:rsidP="006550FD">
            <w:pPr>
              <w:rPr>
                <w:rFonts w:ascii="Verdana" w:hAnsi="Verdana" w:cs="Arial"/>
                <w:color w:val="000000" w:themeColor="text1"/>
                <w:sz w:val="18"/>
                <w:szCs w:val="18"/>
              </w:rPr>
            </w:pPr>
            <w:r w:rsidRPr="0088163B">
              <w:rPr>
                <w:rFonts w:ascii="Verdana" w:hAnsi="Verdana" w:cs="Arial"/>
                <w:b/>
                <w:color w:val="000000" w:themeColor="text1"/>
                <w:sz w:val="18"/>
                <w:szCs w:val="18"/>
              </w:rPr>
              <w:t>Note:</w:t>
            </w:r>
            <w:r w:rsidRPr="0088163B">
              <w:rPr>
                <w:rFonts w:ascii="Verdana" w:hAnsi="Verdana" w:cs="Arial"/>
                <w:color w:val="000000" w:themeColor="text1"/>
                <w:sz w:val="18"/>
                <w:szCs w:val="18"/>
              </w:rPr>
              <w:t xml:space="preserve"> Do not remove the filter from column ‘PO Reportability’</w:t>
            </w:r>
          </w:p>
          <w:p w14:paraId="3DF513F2" w14:textId="77777777" w:rsidR="006550FD" w:rsidRDefault="006550FD" w:rsidP="0088163B">
            <w:pPr>
              <w:rPr>
                <w:rFonts w:ascii="Verdana" w:hAnsi="Verdana" w:cs="Arial"/>
                <w:b/>
                <w:color w:val="000000" w:themeColor="text1"/>
                <w:sz w:val="18"/>
                <w:szCs w:val="18"/>
              </w:rPr>
            </w:pPr>
          </w:p>
          <w:p w14:paraId="7E0B0340" w14:textId="77777777" w:rsidR="006550FD" w:rsidRPr="006550FD" w:rsidRDefault="006550FD" w:rsidP="006550FD">
            <w:pPr>
              <w:pStyle w:val="steptext"/>
              <w:numPr>
                <w:ilvl w:val="0"/>
                <w:numId w:val="53"/>
              </w:numPr>
              <w:rPr>
                <w:rFonts w:ascii="Verdana" w:eastAsiaTheme="minorHAnsi" w:hAnsi="Verdana" w:cs="Arial"/>
                <w:color w:val="000000" w:themeColor="text1"/>
                <w:sz w:val="18"/>
                <w:szCs w:val="18"/>
              </w:rPr>
            </w:pPr>
            <w:r w:rsidRPr="006550FD">
              <w:rPr>
                <w:rFonts w:ascii="Verdana" w:eastAsiaTheme="minorHAnsi" w:hAnsi="Verdana" w:cs="Arial"/>
                <w:color w:val="000000" w:themeColor="text1"/>
                <w:sz w:val="18"/>
                <w:szCs w:val="18"/>
                <w:lang w:val="en-AU"/>
              </w:rPr>
              <w:t>V</w:t>
            </w:r>
            <w:r w:rsidRPr="006550FD">
              <w:rPr>
                <w:rFonts w:ascii="Verdana" w:eastAsiaTheme="minorHAnsi" w:hAnsi="Verdana" w:cs="Arial"/>
                <w:color w:val="000000" w:themeColor="text1"/>
                <w:sz w:val="18"/>
                <w:szCs w:val="18"/>
              </w:rPr>
              <w:t>lookup the ‘Purchasing Document Number’ column from CSR report in the file ‘PO Dictionary</w:t>
            </w:r>
            <w:r w:rsidR="00893902">
              <w:rPr>
                <w:rFonts w:ascii="Verdana" w:eastAsiaTheme="minorHAnsi" w:hAnsi="Verdana" w:cs="Arial"/>
                <w:color w:val="000000" w:themeColor="text1"/>
                <w:sz w:val="18"/>
                <w:szCs w:val="18"/>
              </w:rPr>
              <w:t>_MASTER</w:t>
            </w:r>
            <w:r w:rsidRPr="006550FD">
              <w:rPr>
                <w:rFonts w:ascii="Verdana" w:eastAsiaTheme="minorHAnsi" w:hAnsi="Verdana" w:cs="Arial"/>
                <w:color w:val="000000" w:themeColor="text1"/>
                <w:sz w:val="18"/>
                <w:szCs w:val="18"/>
              </w:rPr>
              <w:t>’ in column V (</w:t>
            </w:r>
            <w:r w:rsidRPr="006550FD">
              <w:rPr>
                <w:rFonts w:ascii="Verdana" w:hAnsi="Verdana" w:cs="Arial"/>
                <w:color w:val="000000" w:themeColor="text1"/>
                <w:sz w:val="18"/>
                <w:szCs w:val="18"/>
              </w:rPr>
              <w:t>‘Comments’)</w:t>
            </w:r>
          </w:p>
          <w:p w14:paraId="0788B460" w14:textId="77777777" w:rsidR="006550FD" w:rsidRPr="006550FD" w:rsidRDefault="006550FD" w:rsidP="006550FD">
            <w:pPr>
              <w:pStyle w:val="steptext"/>
              <w:ind w:left="720"/>
              <w:rPr>
                <w:rFonts w:ascii="Verdana" w:eastAsiaTheme="minorHAnsi" w:hAnsi="Verdana" w:cs="Arial"/>
                <w:color w:val="000000" w:themeColor="text1"/>
                <w:sz w:val="18"/>
                <w:szCs w:val="18"/>
              </w:rPr>
            </w:pPr>
          </w:p>
          <w:p w14:paraId="227C7FBF" w14:textId="77777777" w:rsidR="006550FD" w:rsidRPr="006550FD" w:rsidRDefault="006550FD" w:rsidP="006550FD">
            <w:pPr>
              <w:pStyle w:val="steptext"/>
              <w:numPr>
                <w:ilvl w:val="0"/>
                <w:numId w:val="53"/>
              </w:numPr>
              <w:rPr>
                <w:rFonts w:ascii="Verdana" w:eastAsiaTheme="minorHAnsi" w:hAnsi="Verdana" w:cs="Arial"/>
                <w:color w:val="000000" w:themeColor="text1"/>
                <w:sz w:val="18"/>
                <w:szCs w:val="18"/>
              </w:rPr>
            </w:pPr>
            <w:r w:rsidRPr="006550FD">
              <w:rPr>
                <w:rFonts w:ascii="Verdana" w:eastAsiaTheme="minorHAnsi" w:hAnsi="Verdana" w:cs="Arial"/>
                <w:color w:val="000000" w:themeColor="text1"/>
                <w:sz w:val="18"/>
                <w:szCs w:val="18"/>
                <w:lang w:val="en-AU"/>
              </w:rPr>
              <w:t>Remove all filters</w:t>
            </w:r>
          </w:p>
          <w:p w14:paraId="1D3D970F" w14:textId="77777777" w:rsidR="006550FD" w:rsidRPr="006550FD" w:rsidRDefault="006550FD" w:rsidP="0088163B">
            <w:pPr>
              <w:rPr>
                <w:rFonts w:ascii="Verdana" w:hAnsi="Verdana" w:cs="Arial"/>
                <w:b/>
                <w:color w:val="000000" w:themeColor="text1"/>
                <w:sz w:val="18"/>
                <w:szCs w:val="18"/>
              </w:rPr>
            </w:pPr>
          </w:p>
        </w:tc>
        <w:tc>
          <w:tcPr>
            <w:tcW w:w="1418" w:type="dxa"/>
          </w:tcPr>
          <w:p w14:paraId="5ED8D7AA" w14:textId="77777777" w:rsidR="006550FD" w:rsidRPr="000F672E" w:rsidRDefault="006550FD" w:rsidP="000F672E">
            <w:pPr>
              <w:rPr>
                <w:rFonts w:cs="Arial"/>
                <w:b/>
                <w:color w:val="000000" w:themeColor="text1"/>
                <w:sz w:val="18"/>
                <w:szCs w:val="18"/>
                <w:lang w:val="en-US"/>
              </w:rPr>
            </w:pPr>
          </w:p>
        </w:tc>
        <w:tc>
          <w:tcPr>
            <w:tcW w:w="10938" w:type="dxa"/>
          </w:tcPr>
          <w:p w14:paraId="3FD67DF5" w14:textId="77777777" w:rsidR="006550FD" w:rsidRDefault="009314A9" w:rsidP="00DA4947">
            <w:pPr>
              <w:rPr>
                <w:noProof/>
              </w:rPr>
            </w:pPr>
            <w:r>
              <w:rPr>
                <w:noProof/>
                <w:lang w:val="en-US"/>
              </w:rPr>
              <w:drawing>
                <wp:inline distT="0" distB="0" distL="0" distR="0" wp14:anchorId="79F1E6C1" wp14:editId="502E67CF">
                  <wp:extent cx="4381500" cy="19907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81500" cy="1990725"/>
                          </a:xfrm>
                          <a:prstGeom prst="rect">
                            <a:avLst/>
                          </a:prstGeom>
                        </pic:spPr>
                      </pic:pic>
                    </a:graphicData>
                  </a:graphic>
                </wp:inline>
              </w:drawing>
            </w:r>
          </w:p>
        </w:tc>
      </w:tr>
      <w:tr w:rsidR="006550FD" w:rsidRPr="005335B1" w14:paraId="109C23A7" w14:textId="77777777" w:rsidTr="00FA4F51">
        <w:trPr>
          <w:cantSplit/>
          <w:trHeight w:val="20"/>
        </w:trPr>
        <w:tc>
          <w:tcPr>
            <w:tcW w:w="1843" w:type="dxa"/>
          </w:tcPr>
          <w:p w14:paraId="14622397" w14:textId="77777777" w:rsidR="006550FD" w:rsidRDefault="000443A2"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3.1.28</w:t>
            </w:r>
            <w:r w:rsidR="006550FD">
              <w:rPr>
                <w:rFonts w:ascii="Verdana" w:eastAsiaTheme="minorHAnsi" w:hAnsi="Verdana" w:cs="Arial"/>
                <w:b/>
                <w:color w:val="000000" w:themeColor="text1"/>
                <w:sz w:val="18"/>
                <w:szCs w:val="18"/>
              </w:rPr>
              <w:t xml:space="preserve"> </w:t>
            </w:r>
            <w:r w:rsidR="006550FD" w:rsidRPr="00293F54">
              <w:rPr>
                <w:rFonts w:ascii="Verdana" w:eastAsiaTheme="minorHAnsi" w:hAnsi="Verdana" w:cs="Arial"/>
                <w:color w:val="000000" w:themeColor="text1"/>
                <w:sz w:val="18"/>
                <w:szCs w:val="18"/>
              </w:rPr>
              <w:t>Preparation of NAM CSR report</w:t>
            </w:r>
            <w:r w:rsidR="006550FD">
              <w:rPr>
                <w:rFonts w:ascii="Verdana" w:eastAsiaTheme="minorHAnsi" w:hAnsi="Verdana" w:cs="Arial"/>
                <w:color w:val="000000" w:themeColor="text1"/>
                <w:sz w:val="18"/>
                <w:szCs w:val="18"/>
              </w:rPr>
              <w:t>. Populate Global Template columns</w:t>
            </w:r>
          </w:p>
          <w:p w14:paraId="13FC2629" w14:textId="77777777" w:rsidR="001F7CAC" w:rsidRPr="001F7CAC" w:rsidRDefault="001F7CAC"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 xml:space="preserve">*Step applicable for all Iterations </w:t>
            </w:r>
            <w:r w:rsidR="00FB092D">
              <w:rPr>
                <w:rFonts w:ascii="Verdana" w:eastAsiaTheme="minorHAnsi" w:hAnsi="Verdana" w:cs="Arial"/>
                <w:b/>
                <w:color w:val="000000" w:themeColor="text1"/>
                <w:sz w:val="18"/>
                <w:szCs w:val="18"/>
              </w:rPr>
              <w:t>as described in the step</w:t>
            </w:r>
          </w:p>
        </w:tc>
        <w:tc>
          <w:tcPr>
            <w:tcW w:w="5103" w:type="dxa"/>
          </w:tcPr>
          <w:p w14:paraId="4B509F40" w14:textId="77777777" w:rsidR="006550FD" w:rsidRPr="004D4431" w:rsidRDefault="004D4431" w:rsidP="0088163B">
            <w:pPr>
              <w:rPr>
                <w:rFonts w:ascii="Verdana" w:hAnsi="Verdana" w:cs="Arial"/>
                <w:b/>
                <w:color w:val="000000" w:themeColor="text1"/>
                <w:sz w:val="18"/>
                <w:szCs w:val="18"/>
              </w:rPr>
            </w:pPr>
            <w:r w:rsidRPr="004D4431">
              <w:rPr>
                <w:rFonts w:ascii="Verdana" w:hAnsi="Verdana" w:cs="Arial"/>
                <w:b/>
                <w:color w:val="000000" w:themeColor="text1"/>
                <w:sz w:val="18"/>
                <w:szCs w:val="18"/>
              </w:rPr>
              <w:t>Populate column ‘GL Reportability’ from Global Template:</w:t>
            </w:r>
          </w:p>
          <w:p w14:paraId="6EFA4878" w14:textId="77777777" w:rsidR="006550FD" w:rsidRPr="004D4431" w:rsidRDefault="006550FD" w:rsidP="006550FD">
            <w:pPr>
              <w:rPr>
                <w:rFonts w:ascii="Verdana" w:hAnsi="Verdana" w:cs="Arial"/>
                <w:b/>
                <w:color w:val="000000" w:themeColor="text1"/>
                <w:sz w:val="18"/>
                <w:szCs w:val="18"/>
              </w:rPr>
            </w:pPr>
          </w:p>
          <w:p w14:paraId="12BB04DB" w14:textId="68739264" w:rsidR="004D4431" w:rsidRPr="004D4431" w:rsidRDefault="004D4431" w:rsidP="009A7A33">
            <w:pPr>
              <w:pStyle w:val="steptext"/>
              <w:numPr>
                <w:ilvl w:val="0"/>
                <w:numId w:val="54"/>
              </w:numPr>
              <w:rPr>
                <w:rFonts w:ascii="Verdana" w:eastAsiaTheme="minorHAnsi" w:hAnsi="Verdana" w:cs="Arial"/>
                <w:color w:val="000000" w:themeColor="text1"/>
                <w:sz w:val="18"/>
                <w:szCs w:val="18"/>
              </w:rPr>
            </w:pPr>
            <w:r w:rsidRPr="004D4431">
              <w:rPr>
                <w:rFonts w:ascii="Verdana" w:eastAsiaTheme="minorHAnsi" w:hAnsi="Verdana" w:cs="Arial"/>
                <w:color w:val="000000" w:themeColor="text1"/>
                <w:sz w:val="18"/>
                <w:szCs w:val="18"/>
                <w:lang w:val="en-AU"/>
              </w:rPr>
              <w:t xml:space="preserve">Go to </w:t>
            </w:r>
            <w:r w:rsidRPr="004D4431">
              <w:rPr>
                <w:rFonts w:ascii="Verdana" w:eastAsiaTheme="minorHAnsi" w:hAnsi="Verdana" w:cs="Arial"/>
                <w:color w:val="000000" w:themeColor="text1"/>
                <w:sz w:val="18"/>
                <w:szCs w:val="18"/>
              </w:rPr>
              <w:t xml:space="preserve">shared path folder using link </w:t>
            </w:r>
            <w:ins w:id="1268" w:author="Author">
              <w:r w:rsidR="00201394">
                <w:rPr>
                  <w:rFonts w:ascii="Verdana" w:eastAsiaTheme="minorHAnsi" w:hAnsi="Verdana" w:cs="Arial"/>
                  <w:color w:val="000000" w:themeColor="text1"/>
                  <w:sz w:val="18"/>
                  <w:szCs w:val="18"/>
                </w:rPr>
                <w:t>\</w:t>
              </w:r>
              <w:r w:rsidR="009A7A33" w:rsidRPr="009A7A33">
                <w:rPr>
                  <w:rFonts w:ascii="Verdana" w:eastAsiaTheme="minorHAnsi" w:hAnsi="Verdana" w:cs="Arial"/>
                  <w:color w:val="000000" w:themeColor="text1"/>
                  <w:sz w:val="18"/>
                  <w:szCs w:val="18"/>
                </w:rPr>
                <w:t xml:space="preserve">\seskcifssvm01\GPT_RPA\Dictionaries </w:t>
              </w:r>
              <w:r w:rsidR="009A7A33">
                <w:rPr>
                  <w:rFonts w:ascii="Verdana" w:eastAsiaTheme="minorHAnsi" w:hAnsi="Verdana" w:cs="Arial"/>
                  <w:color w:val="000000" w:themeColor="text1"/>
                  <w:sz w:val="18"/>
                  <w:szCs w:val="18"/>
                </w:rPr>
                <w:t xml:space="preserve"> </w:t>
              </w:r>
            </w:ins>
            <w:r w:rsidRPr="004D4431">
              <w:rPr>
                <w:rFonts w:ascii="Verdana" w:eastAsiaTheme="minorHAnsi" w:hAnsi="Verdana" w:cs="Arial"/>
                <w:color w:val="000000" w:themeColor="text1"/>
                <w:sz w:val="18"/>
                <w:szCs w:val="18"/>
              </w:rPr>
              <w:t>to download and open the ‘GL Dictionary</w:t>
            </w:r>
            <w:r w:rsidR="00C31CD1">
              <w:rPr>
                <w:rFonts w:ascii="Verdana" w:eastAsiaTheme="minorHAnsi" w:hAnsi="Verdana" w:cs="Arial"/>
                <w:color w:val="000000" w:themeColor="text1"/>
                <w:sz w:val="18"/>
                <w:szCs w:val="18"/>
              </w:rPr>
              <w:t>_MASTER</w:t>
            </w:r>
            <w:r w:rsidRPr="004D4431">
              <w:rPr>
                <w:rFonts w:ascii="Verdana" w:eastAsiaTheme="minorHAnsi" w:hAnsi="Verdana" w:cs="Arial"/>
                <w:color w:val="000000" w:themeColor="text1"/>
                <w:sz w:val="18"/>
                <w:szCs w:val="18"/>
              </w:rPr>
              <w:t>’ file</w:t>
            </w:r>
          </w:p>
          <w:p w14:paraId="2BB5F058" w14:textId="77777777" w:rsidR="004D4431" w:rsidRPr="004D4431" w:rsidRDefault="004D4431" w:rsidP="004D4431">
            <w:pPr>
              <w:pStyle w:val="steptext"/>
              <w:ind w:left="720"/>
              <w:rPr>
                <w:rFonts w:ascii="Verdana" w:eastAsiaTheme="minorHAnsi" w:hAnsi="Verdana" w:cs="Arial"/>
                <w:color w:val="000000" w:themeColor="text1"/>
                <w:sz w:val="18"/>
                <w:szCs w:val="18"/>
              </w:rPr>
            </w:pPr>
          </w:p>
          <w:p w14:paraId="7DD22EF1" w14:textId="085C639C" w:rsidR="004D4431" w:rsidRPr="00A76221" w:rsidRDefault="00F215C7" w:rsidP="00C4595B">
            <w:pPr>
              <w:pStyle w:val="steptext"/>
              <w:numPr>
                <w:ilvl w:val="0"/>
                <w:numId w:val="54"/>
              </w:numPr>
              <w:rPr>
                <w:rFonts w:ascii="Verdana" w:hAnsi="Verdana" w:cs="Arial"/>
                <w:b/>
                <w:color w:val="000000" w:themeColor="text1"/>
                <w:sz w:val="18"/>
                <w:szCs w:val="18"/>
              </w:rPr>
            </w:pPr>
            <w:r>
              <w:rPr>
                <w:rFonts w:ascii="Verdana" w:eastAsiaTheme="minorHAnsi" w:hAnsi="Verdana" w:cs="Arial"/>
                <w:color w:val="000000" w:themeColor="text1"/>
                <w:sz w:val="18"/>
                <w:szCs w:val="18"/>
              </w:rPr>
              <w:t>Vlookup the ‘GL Account’ number</w:t>
            </w:r>
            <w:r w:rsidR="004D4431" w:rsidRPr="00A76221">
              <w:rPr>
                <w:rFonts w:ascii="Verdana" w:eastAsiaTheme="minorHAnsi" w:hAnsi="Verdana" w:cs="Arial"/>
                <w:color w:val="000000" w:themeColor="text1"/>
                <w:sz w:val="18"/>
                <w:szCs w:val="18"/>
              </w:rPr>
              <w:t xml:space="preserve"> column from CSR report into the ‘GL </w:t>
            </w:r>
            <w:ins w:id="1269" w:author="Author">
              <w:r w:rsidR="009A7A33">
                <w:rPr>
                  <w:rFonts w:ascii="Verdana" w:eastAsiaTheme="minorHAnsi" w:hAnsi="Verdana" w:cs="Arial"/>
                  <w:color w:val="000000" w:themeColor="text1"/>
                  <w:sz w:val="18"/>
                  <w:szCs w:val="18"/>
                </w:rPr>
                <w:t xml:space="preserve"> </w:t>
              </w:r>
            </w:ins>
            <w:r w:rsidR="004D4431" w:rsidRPr="00A76221">
              <w:rPr>
                <w:rFonts w:ascii="Verdana" w:eastAsiaTheme="minorHAnsi" w:hAnsi="Verdana" w:cs="Arial"/>
                <w:color w:val="000000" w:themeColor="text1"/>
                <w:sz w:val="18"/>
                <w:szCs w:val="18"/>
              </w:rPr>
              <w:t>Dictionary</w:t>
            </w:r>
            <w:r w:rsidR="00B112C4" w:rsidRPr="00A76221">
              <w:rPr>
                <w:rFonts w:ascii="Verdana" w:eastAsiaTheme="minorHAnsi" w:hAnsi="Verdana" w:cs="Arial"/>
                <w:color w:val="000000" w:themeColor="text1"/>
                <w:sz w:val="18"/>
                <w:szCs w:val="18"/>
              </w:rPr>
              <w:t>_MASTER</w:t>
            </w:r>
            <w:r w:rsidR="00C31CD1" w:rsidRPr="00A76221">
              <w:rPr>
                <w:rFonts w:ascii="Verdana" w:eastAsiaTheme="minorHAnsi" w:hAnsi="Verdana" w:cs="Arial"/>
                <w:color w:val="000000" w:themeColor="text1"/>
                <w:sz w:val="18"/>
                <w:szCs w:val="18"/>
              </w:rPr>
              <w:t xml:space="preserve">’ file </w:t>
            </w:r>
          </w:p>
          <w:p w14:paraId="035FBEA1" w14:textId="77777777" w:rsidR="00A76221" w:rsidRPr="00564811" w:rsidRDefault="00A76221" w:rsidP="00A76221">
            <w:pPr>
              <w:pStyle w:val="ListParagraph"/>
              <w:rPr>
                <w:rFonts w:ascii="Verdana" w:hAnsi="Verdana" w:cs="Arial"/>
                <w:b/>
                <w:sz w:val="18"/>
                <w:szCs w:val="18"/>
              </w:rPr>
            </w:pPr>
          </w:p>
          <w:p w14:paraId="0B20C955" w14:textId="77777777" w:rsidR="00A76221" w:rsidRPr="00564811" w:rsidRDefault="00A76221" w:rsidP="00A76221">
            <w:pPr>
              <w:pStyle w:val="steptext"/>
              <w:ind w:left="720"/>
              <w:rPr>
                <w:rFonts w:ascii="Verdana" w:hAnsi="Verdana" w:cs="Arial"/>
                <w:b/>
                <w:sz w:val="18"/>
                <w:szCs w:val="18"/>
              </w:rPr>
            </w:pPr>
            <w:r w:rsidRPr="00564811">
              <w:rPr>
                <w:rFonts w:ascii="Verdana" w:hAnsi="Verdana" w:cs="Arial"/>
                <w:b/>
                <w:sz w:val="18"/>
                <w:szCs w:val="18"/>
              </w:rPr>
              <w:t xml:space="preserve">IF </w:t>
            </w:r>
            <w:r w:rsidRPr="00564811">
              <w:rPr>
                <w:rFonts w:ascii="Verdana" w:hAnsi="Verdana" w:cs="Arial"/>
                <w:sz w:val="18"/>
                <w:szCs w:val="18"/>
              </w:rPr>
              <w:t>file is prepared for Iteration 1</w:t>
            </w:r>
            <w:r w:rsidR="009F0FBB" w:rsidRPr="00564811">
              <w:rPr>
                <w:rFonts w:ascii="Verdana" w:hAnsi="Verdana" w:cs="Arial"/>
                <w:sz w:val="18"/>
                <w:szCs w:val="18"/>
              </w:rPr>
              <w:t>(AMERICAS)</w:t>
            </w:r>
          </w:p>
          <w:p w14:paraId="03D8871E" w14:textId="3BB55812" w:rsidR="00A76221" w:rsidRPr="00564811" w:rsidRDefault="00A76221" w:rsidP="00A76221">
            <w:pPr>
              <w:pStyle w:val="steptext"/>
              <w:ind w:left="720"/>
              <w:rPr>
                <w:rFonts w:ascii="Verdana" w:hAnsi="Verdana" w:cs="Arial"/>
                <w:b/>
                <w:sz w:val="18"/>
                <w:szCs w:val="18"/>
              </w:rPr>
            </w:pPr>
            <w:r w:rsidRPr="00564811">
              <w:rPr>
                <w:rFonts w:ascii="Verdana" w:hAnsi="Verdana" w:cs="Arial"/>
                <w:b/>
                <w:sz w:val="18"/>
                <w:szCs w:val="18"/>
              </w:rPr>
              <w:t xml:space="preserve">THEN </w:t>
            </w:r>
            <w:r w:rsidRPr="00564811">
              <w:rPr>
                <w:rFonts w:ascii="Verdana" w:hAnsi="Verdana" w:cs="Arial"/>
                <w:sz w:val="18"/>
                <w:szCs w:val="18"/>
              </w:rPr>
              <w:t xml:space="preserve">the vlookup will be performed in column D </w:t>
            </w:r>
            <w:ins w:id="1270" w:author="Author">
              <w:r w:rsidR="00BB0D7F" w:rsidRPr="00BB0D7F">
                <w:rPr>
                  <w:rFonts w:ascii="Verdana" w:hAnsi="Verdana" w:cs="Arial"/>
                  <w:sz w:val="18"/>
                  <w:szCs w:val="18"/>
                </w:rPr>
                <w:t>Iteration 1 - US Recipient</w:t>
              </w:r>
            </w:ins>
            <w:del w:id="1271" w:author="Author">
              <w:r w:rsidRPr="00564811" w:rsidDel="00BB0D7F">
                <w:rPr>
                  <w:rFonts w:ascii="Verdana" w:hAnsi="Verdana" w:cs="Arial"/>
                  <w:sz w:val="18"/>
                  <w:szCs w:val="18"/>
                </w:rPr>
                <w:delText>(‘Iteration 1)</w:delText>
              </w:r>
            </w:del>
          </w:p>
          <w:p w14:paraId="24C43715" w14:textId="77777777" w:rsidR="00A76221" w:rsidRPr="00564811" w:rsidRDefault="00A76221" w:rsidP="00A76221">
            <w:pPr>
              <w:pStyle w:val="steptext"/>
              <w:ind w:left="720"/>
              <w:rPr>
                <w:rFonts w:ascii="Verdana" w:hAnsi="Verdana" w:cs="Arial"/>
                <w:b/>
                <w:sz w:val="18"/>
                <w:szCs w:val="18"/>
              </w:rPr>
            </w:pPr>
          </w:p>
          <w:p w14:paraId="1681E86A" w14:textId="77777777" w:rsidR="00A76221" w:rsidRPr="00564811" w:rsidRDefault="00A76221" w:rsidP="00A76221">
            <w:pPr>
              <w:pStyle w:val="steptext"/>
              <w:ind w:left="720"/>
              <w:rPr>
                <w:rFonts w:ascii="Verdana" w:hAnsi="Verdana" w:cs="Arial"/>
                <w:b/>
                <w:sz w:val="18"/>
                <w:szCs w:val="18"/>
              </w:rPr>
            </w:pPr>
            <w:r w:rsidRPr="00564811">
              <w:rPr>
                <w:rFonts w:ascii="Verdana" w:hAnsi="Verdana" w:cs="Arial"/>
                <w:b/>
                <w:sz w:val="18"/>
                <w:szCs w:val="18"/>
              </w:rPr>
              <w:t xml:space="preserve">IF </w:t>
            </w:r>
            <w:r w:rsidRPr="00564811">
              <w:rPr>
                <w:rFonts w:ascii="Verdana" w:hAnsi="Verdana" w:cs="Arial"/>
                <w:sz w:val="18"/>
                <w:szCs w:val="18"/>
              </w:rPr>
              <w:t>file is prepared for Iteration 2</w:t>
            </w:r>
            <w:r w:rsidR="009F0FBB" w:rsidRPr="00564811">
              <w:rPr>
                <w:rFonts w:ascii="Verdana" w:hAnsi="Verdana" w:cs="Arial"/>
                <w:sz w:val="18"/>
                <w:szCs w:val="18"/>
              </w:rPr>
              <w:t xml:space="preserve"> (EMEA)</w:t>
            </w:r>
          </w:p>
          <w:p w14:paraId="10BDDE70" w14:textId="02A269E4" w:rsidR="00A76221" w:rsidRPr="00564811" w:rsidRDefault="00A76221" w:rsidP="00A76221">
            <w:pPr>
              <w:pStyle w:val="steptext"/>
              <w:ind w:left="720"/>
              <w:rPr>
                <w:rFonts w:ascii="Verdana" w:hAnsi="Verdana" w:cs="Arial"/>
                <w:b/>
                <w:sz w:val="18"/>
                <w:szCs w:val="18"/>
              </w:rPr>
            </w:pPr>
            <w:r w:rsidRPr="00564811">
              <w:rPr>
                <w:rFonts w:ascii="Verdana" w:hAnsi="Verdana" w:cs="Arial"/>
                <w:b/>
                <w:sz w:val="18"/>
                <w:szCs w:val="18"/>
              </w:rPr>
              <w:t xml:space="preserve">THEN </w:t>
            </w:r>
            <w:r w:rsidRPr="00564811">
              <w:rPr>
                <w:rFonts w:ascii="Verdana" w:hAnsi="Verdana" w:cs="Arial"/>
                <w:sz w:val="18"/>
                <w:szCs w:val="18"/>
              </w:rPr>
              <w:t xml:space="preserve">the vlookup will be performed in column C </w:t>
            </w:r>
            <w:ins w:id="1272" w:author="Author">
              <w:r w:rsidR="00BB0D7F" w:rsidRPr="00BB0D7F">
                <w:rPr>
                  <w:rFonts w:ascii="Verdana" w:hAnsi="Verdana" w:cs="Arial"/>
                  <w:sz w:val="18"/>
                  <w:szCs w:val="18"/>
                </w:rPr>
                <w:t>Iteration 2 - EMEA Recipient</w:t>
              </w:r>
            </w:ins>
            <w:del w:id="1273" w:author="Author">
              <w:r w:rsidRPr="00564811" w:rsidDel="00BB0D7F">
                <w:rPr>
                  <w:rFonts w:ascii="Verdana" w:hAnsi="Verdana" w:cs="Arial"/>
                  <w:sz w:val="18"/>
                  <w:szCs w:val="18"/>
                </w:rPr>
                <w:delText>(‘Iteration 2’)</w:delText>
              </w:r>
            </w:del>
          </w:p>
          <w:p w14:paraId="5F0B1D71" w14:textId="77777777" w:rsidR="00A76221" w:rsidRPr="00564811" w:rsidRDefault="00A76221" w:rsidP="00A76221">
            <w:pPr>
              <w:pStyle w:val="steptext"/>
              <w:ind w:left="720"/>
              <w:rPr>
                <w:rFonts w:ascii="Verdana" w:hAnsi="Verdana" w:cs="Arial"/>
                <w:b/>
                <w:sz w:val="18"/>
                <w:szCs w:val="18"/>
              </w:rPr>
            </w:pPr>
          </w:p>
          <w:p w14:paraId="48755F14" w14:textId="77777777" w:rsidR="00A76221" w:rsidRPr="00564811" w:rsidRDefault="00A76221" w:rsidP="00A76221">
            <w:pPr>
              <w:pStyle w:val="steptext"/>
              <w:ind w:left="720"/>
              <w:rPr>
                <w:rFonts w:ascii="Verdana" w:hAnsi="Verdana" w:cs="Arial"/>
                <w:b/>
                <w:sz w:val="18"/>
                <w:szCs w:val="18"/>
              </w:rPr>
            </w:pPr>
            <w:r w:rsidRPr="00564811">
              <w:rPr>
                <w:rFonts w:ascii="Verdana" w:hAnsi="Verdana" w:cs="Arial"/>
                <w:b/>
                <w:sz w:val="18"/>
                <w:szCs w:val="18"/>
              </w:rPr>
              <w:t xml:space="preserve">IF </w:t>
            </w:r>
            <w:r w:rsidRPr="00564811">
              <w:rPr>
                <w:rFonts w:ascii="Verdana" w:hAnsi="Verdana" w:cs="Arial"/>
                <w:sz w:val="18"/>
                <w:szCs w:val="18"/>
              </w:rPr>
              <w:t>file is prepared for Iteration 3</w:t>
            </w:r>
            <w:r w:rsidR="009F0FBB" w:rsidRPr="00564811">
              <w:rPr>
                <w:rFonts w:ascii="Verdana" w:hAnsi="Verdana" w:cs="Arial"/>
                <w:sz w:val="18"/>
                <w:szCs w:val="18"/>
              </w:rPr>
              <w:t xml:space="preserve"> (ASIAPAC)</w:t>
            </w:r>
          </w:p>
          <w:p w14:paraId="59CD52BD" w14:textId="7BDAE9B2" w:rsidR="00A76221" w:rsidRPr="00564811" w:rsidRDefault="00A76221" w:rsidP="00A76221">
            <w:pPr>
              <w:pStyle w:val="steptext"/>
              <w:ind w:left="720"/>
              <w:rPr>
                <w:rFonts w:ascii="Verdana" w:hAnsi="Verdana" w:cs="Arial"/>
                <w:b/>
                <w:sz w:val="18"/>
                <w:szCs w:val="18"/>
              </w:rPr>
            </w:pPr>
            <w:r w:rsidRPr="00564811">
              <w:rPr>
                <w:rFonts w:ascii="Verdana" w:hAnsi="Verdana" w:cs="Arial"/>
                <w:b/>
                <w:sz w:val="18"/>
                <w:szCs w:val="18"/>
              </w:rPr>
              <w:t xml:space="preserve">THEN </w:t>
            </w:r>
            <w:r w:rsidRPr="00564811">
              <w:rPr>
                <w:rFonts w:ascii="Verdana" w:hAnsi="Verdana" w:cs="Arial"/>
                <w:sz w:val="18"/>
                <w:szCs w:val="18"/>
              </w:rPr>
              <w:t xml:space="preserve">the vlookup will be performed in column E </w:t>
            </w:r>
            <w:ins w:id="1274" w:author="Author">
              <w:r w:rsidR="00BB0D7F" w:rsidRPr="00BB0D7F">
                <w:rPr>
                  <w:rFonts w:ascii="Verdana" w:hAnsi="Verdana" w:cs="Arial"/>
                  <w:sz w:val="18"/>
                  <w:szCs w:val="18"/>
                </w:rPr>
                <w:t>Iteration 3 - ASP Recipient</w:t>
              </w:r>
            </w:ins>
            <w:del w:id="1275" w:author="Author">
              <w:r w:rsidRPr="00564811" w:rsidDel="00BB0D7F">
                <w:rPr>
                  <w:rFonts w:ascii="Verdana" w:hAnsi="Verdana" w:cs="Arial"/>
                  <w:sz w:val="18"/>
                  <w:szCs w:val="18"/>
                </w:rPr>
                <w:delText>(‘Iteration 3’)</w:delText>
              </w:r>
            </w:del>
          </w:p>
          <w:p w14:paraId="34EBF9A6" w14:textId="77777777" w:rsidR="00A76221" w:rsidRPr="00A76221" w:rsidRDefault="00A76221" w:rsidP="00A76221">
            <w:pPr>
              <w:pStyle w:val="steptext"/>
              <w:ind w:left="720"/>
              <w:rPr>
                <w:rFonts w:ascii="Verdana" w:hAnsi="Verdana" w:cs="Arial"/>
                <w:b/>
                <w:color w:val="000000" w:themeColor="text1"/>
                <w:sz w:val="18"/>
                <w:szCs w:val="18"/>
              </w:rPr>
            </w:pPr>
          </w:p>
          <w:p w14:paraId="567E3843" w14:textId="481687C6" w:rsidR="00B56699" w:rsidRDefault="00BB0D7F" w:rsidP="00B56699">
            <w:pPr>
              <w:rPr>
                <w:ins w:id="1276" w:author="Author"/>
                <w:rFonts w:ascii="Verdana" w:hAnsi="Verdana" w:cs="Arial"/>
                <w:color w:val="FF0000"/>
                <w:sz w:val="18"/>
                <w:szCs w:val="18"/>
              </w:rPr>
            </w:pPr>
            <w:ins w:id="1277" w:author="Author">
              <w:r w:rsidRPr="00727A8C">
                <w:rPr>
                  <w:rFonts w:ascii="Verdana" w:hAnsi="Verdana" w:cs="Arial"/>
                  <w:color w:val="FF0000"/>
                  <w:sz w:val="18"/>
                  <w:szCs w:val="18"/>
                </w:rPr>
                <w:t>Updated</w:t>
              </w:r>
              <w:r w:rsidR="00B56699">
                <w:rPr>
                  <w:rFonts w:ascii="Verdana" w:hAnsi="Verdana" w:cs="Arial"/>
                  <w:color w:val="FF0000"/>
                  <w:sz w:val="18"/>
                  <w:szCs w:val="18"/>
                </w:rPr>
                <w:t xml:space="preserve"> the </w:t>
              </w:r>
              <w:r w:rsidR="00B56699" w:rsidRPr="00727A8C">
                <w:rPr>
                  <w:rFonts w:ascii="Verdana" w:hAnsi="Verdana" w:cs="Arial"/>
                  <w:color w:val="FF0000"/>
                  <w:sz w:val="18"/>
                  <w:szCs w:val="18"/>
                </w:rPr>
                <w:t>columns name</w:t>
              </w:r>
              <w:r w:rsidR="00B56699">
                <w:rPr>
                  <w:rFonts w:ascii="Verdana" w:hAnsi="Verdana" w:cs="Arial"/>
                  <w:color w:val="FF0000"/>
                  <w:sz w:val="18"/>
                  <w:szCs w:val="18"/>
                </w:rPr>
                <w:t>s as per</w:t>
              </w:r>
              <w:r w:rsidR="00B56699" w:rsidRPr="00727A8C">
                <w:rPr>
                  <w:rFonts w:ascii="Verdana" w:hAnsi="Verdana" w:cs="Arial"/>
                  <w:color w:val="FF0000"/>
                  <w:sz w:val="18"/>
                  <w:szCs w:val="18"/>
                </w:rPr>
                <w:t xml:space="preserve"> the </w:t>
              </w:r>
              <w:r w:rsidR="00B56699">
                <w:rPr>
                  <w:rFonts w:ascii="Verdana" w:hAnsi="Verdana" w:cs="Arial"/>
                  <w:color w:val="FF0000"/>
                  <w:sz w:val="18"/>
                  <w:szCs w:val="18"/>
                </w:rPr>
                <w:t xml:space="preserve">GL </w:t>
              </w:r>
              <w:r w:rsidR="00B56699" w:rsidRPr="00727A8C">
                <w:rPr>
                  <w:rFonts w:ascii="Verdana" w:hAnsi="Verdana" w:cs="Arial"/>
                  <w:color w:val="FF0000"/>
                  <w:sz w:val="18"/>
                  <w:szCs w:val="18"/>
                </w:rPr>
                <w:t>Dictionary</w:t>
              </w:r>
            </w:ins>
          </w:p>
          <w:p w14:paraId="5BD518BD" w14:textId="1FEE0399" w:rsidR="0078722E" w:rsidRDefault="00B56699" w:rsidP="006550FD">
            <w:pPr>
              <w:rPr>
                <w:ins w:id="1278" w:author="Author"/>
                <w:rFonts w:ascii="Verdana" w:hAnsi="Verdana" w:cs="Arial"/>
                <w:color w:val="FF0000"/>
                <w:sz w:val="18"/>
                <w:szCs w:val="18"/>
              </w:rPr>
            </w:pPr>
            <w:ins w:id="1279" w:author="Author">
              <w:r>
                <w:rPr>
                  <w:rFonts w:ascii="Verdana" w:hAnsi="Verdana" w:cs="Arial"/>
                  <w:color w:val="FF0000"/>
                  <w:sz w:val="18"/>
                  <w:szCs w:val="18"/>
                </w:rPr>
                <w:t xml:space="preserve"> in 08/07/2019 </w:t>
              </w:r>
              <w:r w:rsidR="00BB0D7F" w:rsidRPr="00727A8C">
                <w:rPr>
                  <w:rFonts w:ascii="Verdana" w:hAnsi="Verdana" w:cs="Arial"/>
                  <w:color w:val="FF0000"/>
                  <w:sz w:val="18"/>
                  <w:szCs w:val="18"/>
                </w:rPr>
                <w:t xml:space="preserve"> </w:t>
              </w:r>
            </w:ins>
          </w:p>
          <w:p w14:paraId="225F8753" w14:textId="77777777" w:rsidR="00BB0D7F" w:rsidRDefault="00BB0D7F" w:rsidP="006550FD">
            <w:pPr>
              <w:rPr>
                <w:rFonts w:ascii="Verdana" w:hAnsi="Verdana" w:cs="Arial"/>
                <w:b/>
                <w:color w:val="000000" w:themeColor="text1"/>
                <w:sz w:val="18"/>
                <w:szCs w:val="18"/>
                <w:lang w:val="en-US"/>
              </w:rPr>
            </w:pPr>
          </w:p>
          <w:p w14:paraId="1922F6C9" w14:textId="77777777" w:rsidR="0078722E" w:rsidRPr="0078722E" w:rsidRDefault="0078722E" w:rsidP="006550FD">
            <w:pPr>
              <w:rPr>
                <w:rFonts w:ascii="Verdana" w:hAnsi="Verdana" w:cs="Arial"/>
                <w:color w:val="000000" w:themeColor="text1"/>
                <w:sz w:val="18"/>
                <w:szCs w:val="18"/>
                <w:lang w:val="en-US"/>
              </w:rPr>
            </w:pPr>
            <w:r>
              <w:rPr>
                <w:rFonts w:ascii="Verdana" w:hAnsi="Verdana" w:cs="Arial"/>
                <w:b/>
                <w:color w:val="000000" w:themeColor="text1"/>
                <w:sz w:val="18"/>
                <w:szCs w:val="18"/>
                <w:lang w:val="en-US"/>
              </w:rPr>
              <w:t xml:space="preserve">NOTE: </w:t>
            </w:r>
            <w:r>
              <w:rPr>
                <w:rFonts w:ascii="Verdana" w:hAnsi="Verdana" w:cs="Arial"/>
                <w:color w:val="000000" w:themeColor="text1"/>
                <w:sz w:val="18"/>
                <w:szCs w:val="18"/>
                <w:lang w:val="en-US"/>
              </w:rPr>
              <w:t>Do not remove the #N/A returns</w:t>
            </w:r>
          </w:p>
        </w:tc>
        <w:tc>
          <w:tcPr>
            <w:tcW w:w="1418" w:type="dxa"/>
          </w:tcPr>
          <w:p w14:paraId="6D62349D" w14:textId="77777777" w:rsidR="006550FD" w:rsidRPr="000F672E" w:rsidRDefault="006550FD" w:rsidP="000F672E">
            <w:pPr>
              <w:rPr>
                <w:rFonts w:cs="Arial"/>
                <w:b/>
                <w:color w:val="000000" w:themeColor="text1"/>
                <w:sz w:val="18"/>
                <w:szCs w:val="18"/>
                <w:lang w:val="en-US"/>
              </w:rPr>
            </w:pPr>
          </w:p>
        </w:tc>
        <w:tc>
          <w:tcPr>
            <w:tcW w:w="10938" w:type="dxa"/>
          </w:tcPr>
          <w:p w14:paraId="6B8962B1" w14:textId="3A21D0DC" w:rsidR="006550FD" w:rsidRDefault="00BB0D7F" w:rsidP="00DA4947">
            <w:pPr>
              <w:rPr>
                <w:noProof/>
              </w:rPr>
            </w:pPr>
            <w:ins w:id="1280" w:author="Author">
              <w:r>
                <w:rPr>
                  <w:noProof/>
                  <w:lang w:val="en-US"/>
                </w:rPr>
                <w:drawing>
                  <wp:inline distT="0" distB="0" distL="0" distR="0" wp14:anchorId="3E5658D8" wp14:editId="3F86BB48">
                    <wp:extent cx="4562475" cy="1420330"/>
                    <wp:effectExtent l="0" t="0" r="0" b="889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00813" cy="1432265"/>
                            </a:xfrm>
                            <a:prstGeom prst="rect">
                              <a:avLst/>
                            </a:prstGeom>
                          </pic:spPr>
                        </pic:pic>
                      </a:graphicData>
                    </a:graphic>
                  </wp:inline>
                </w:drawing>
              </w:r>
            </w:ins>
            <w:r w:rsidR="00A76221">
              <w:rPr>
                <w:noProof/>
                <w:lang w:val="en-US"/>
              </w:rPr>
              <w:drawing>
                <wp:anchor distT="0" distB="0" distL="114300" distR="114300" simplePos="0" relativeHeight="251669504" behindDoc="0" locked="0" layoutInCell="1" allowOverlap="1" wp14:anchorId="1F51470B" wp14:editId="0C1F387B">
                  <wp:simplePos x="0" y="0"/>
                  <wp:positionH relativeFrom="column">
                    <wp:posOffset>347345</wp:posOffset>
                  </wp:positionH>
                  <wp:positionV relativeFrom="paragraph">
                    <wp:posOffset>5080</wp:posOffset>
                  </wp:positionV>
                  <wp:extent cx="1965325" cy="1824355"/>
                  <wp:effectExtent l="0" t="0" r="0" b="444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965325" cy="1824355"/>
                          </a:xfrm>
                          <a:prstGeom prst="rect">
                            <a:avLst/>
                          </a:prstGeom>
                        </pic:spPr>
                      </pic:pic>
                    </a:graphicData>
                  </a:graphic>
                  <wp14:sizeRelH relativeFrom="margin">
                    <wp14:pctWidth>0</wp14:pctWidth>
                  </wp14:sizeRelH>
                  <wp14:sizeRelV relativeFrom="margin">
                    <wp14:pctHeight>0</wp14:pctHeight>
                  </wp14:sizeRelV>
                </wp:anchor>
              </w:drawing>
            </w:r>
            <w:del w:id="1281" w:author="Author">
              <w:r w:rsidR="00A76221" w:rsidDel="00BB0D7F">
                <w:rPr>
                  <w:noProof/>
                  <w:lang w:val="en-US"/>
                </w:rPr>
                <w:drawing>
                  <wp:inline distT="0" distB="0" distL="0" distR="0" wp14:anchorId="24C6851A" wp14:editId="130434E2">
                    <wp:extent cx="3258577" cy="1518699"/>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35618" cy="1554605"/>
                            </a:xfrm>
                            <a:prstGeom prst="rect">
                              <a:avLst/>
                            </a:prstGeom>
                          </pic:spPr>
                        </pic:pic>
                      </a:graphicData>
                    </a:graphic>
                  </wp:inline>
                </w:drawing>
              </w:r>
            </w:del>
          </w:p>
        </w:tc>
      </w:tr>
      <w:tr w:rsidR="006550FD" w:rsidRPr="005335B1" w14:paraId="559ED062" w14:textId="77777777" w:rsidTr="00FA4F51">
        <w:trPr>
          <w:cantSplit/>
          <w:trHeight w:val="20"/>
        </w:trPr>
        <w:tc>
          <w:tcPr>
            <w:tcW w:w="1843" w:type="dxa"/>
          </w:tcPr>
          <w:p w14:paraId="5110812D" w14:textId="77777777" w:rsidR="006550FD" w:rsidRDefault="000443A2"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 xml:space="preserve">3.1.29 </w:t>
            </w:r>
            <w:r w:rsidR="006550FD" w:rsidRPr="00293F54">
              <w:rPr>
                <w:rFonts w:ascii="Verdana" w:eastAsiaTheme="minorHAnsi" w:hAnsi="Verdana" w:cs="Arial"/>
                <w:color w:val="000000" w:themeColor="text1"/>
                <w:sz w:val="18"/>
                <w:szCs w:val="18"/>
              </w:rPr>
              <w:t>Preparation of NAM CSR report</w:t>
            </w:r>
            <w:r w:rsidR="006550FD">
              <w:rPr>
                <w:rFonts w:ascii="Verdana" w:eastAsiaTheme="minorHAnsi" w:hAnsi="Verdana" w:cs="Arial"/>
                <w:color w:val="000000" w:themeColor="text1"/>
                <w:sz w:val="18"/>
                <w:szCs w:val="18"/>
              </w:rPr>
              <w:t>. Populate Global Template columns</w:t>
            </w:r>
          </w:p>
          <w:p w14:paraId="01388E71" w14:textId="77777777" w:rsidR="00E32003" w:rsidRPr="00E32003" w:rsidRDefault="00E32003"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as described in the step</w:t>
            </w:r>
          </w:p>
        </w:tc>
        <w:tc>
          <w:tcPr>
            <w:tcW w:w="5103" w:type="dxa"/>
          </w:tcPr>
          <w:p w14:paraId="71BD3886" w14:textId="77777777" w:rsidR="006550FD" w:rsidRDefault="004D4431" w:rsidP="0088163B">
            <w:pPr>
              <w:rPr>
                <w:rFonts w:ascii="Verdana" w:hAnsi="Verdana" w:cs="Arial"/>
                <w:b/>
                <w:color w:val="000000" w:themeColor="text1"/>
                <w:sz w:val="18"/>
                <w:szCs w:val="18"/>
              </w:rPr>
            </w:pPr>
            <w:r w:rsidRPr="004D4431">
              <w:rPr>
                <w:rFonts w:ascii="Verdana" w:hAnsi="Verdana" w:cs="Arial"/>
                <w:b/>
                <w:color w:val="000000" w:themeColor="text1"/>
                <w:sz w:val="18"/>
                <w:szCs w:val="18"/>
              </w:rPr>
              <w:t>Populate column ‘Vendor Reportability’ from Global Template:</w:t>
            </w:r>
          </w:p>
          <w:p w14:paraId="032E64B8" w14:textId="77777777" w:rsidR="004D4431" w:rsidRDefault="004D4431" w:rsidP="0088163B">
            <w:pPr>
              <w:rPr>
                <w:rFonts w:ascii="Verdana" w:hAnsi="Verdana" w:cs="Arial"/>
                <w:b/>
                <w:color w:val="000000" w:themeColor="text1"/>
                <w:sz w:val="18"/>
                <w:szCs w:val="18"/>
              </w:rPr>
            </w:pPr>
          </w:p>
          <w:p w14:paraId="25DAA569" w14:textId="77777777" w:rsidR="004D4431" w:rsidRPr="00A14982" w:rsidRDefault="004D4431" w:rsidP="004D4431">
            <w:pPr>
              <w:rPr>
                <w:rFonts w:ascii="Verdana" w:hAnsi="Verdana" w:cs="Arial"/>
                <w:i/>
                <w:color w:val="000000" w:themeColor="text1"/>
                <w:sz w:val="18"/>
                <w:szCs w:val="18"/>
              </w:rPr>
            </w:pPr>
          </w:p>
          <w:p w14:paraId="50087A53" w14:textId="7B6447FA" w:rsidR="004D4431" w:rsidRPr="004D4431" w:rsidRDefault="004D4431" w:rsidP="004D4431">
            <w:pPr>
              <w:pStyle w:val="steptext"/>
              <w:numPr>
                <w:ilvl w:val="0"/>
                <w:numId w:val="55"/>
              </w:numPr>
              <w:rPr>
                <w:rFonts w:ascii="Verdana" w:eastAsiaTheme="minorHAnsi" w:hAnsi="Verdana" w:cs="Arial"/>
                <w:color w:val="000000" w:themeColor="text1"/>
                <w:sz w:val="18"/>
                <w:szCs w:val="18"/>
              </w:rPr>
            </w:pPr>
            <w:r w:rsidRPr="004D4431">
              <w:rPr>
                <w:rFonts w:ascii="Verdana" w:eastAsiaTheme="minorHAnsi" w:hAnsi="Verdana" w:cs="Arial"/>
                <w:color w:val="000000" w:themeColor="text1"/>
                <w:sz w:val="18"/>
                <w:szCs w:val="18"/>
              </w:rPr>
              <w:t>Go to shared path folder using link</w:t>
            </w:r>
            <w:ins w:id="1282" w:author="Author">
              <w:r w:rsidR="00201394">
                <w:rPr>
                  <w:rFonts w:ascii="Verdana" w:eastAsiaTheme="minorHAnsi" w:hAnsi="Verdana" w:cs="Arial"/>
                  <w:color w:val="000000" w:themeColor="text1"/>
                  <w:sz w:val="18"/>
                  <w:szCs w:val="18"/>
                </w:rPr>
                <w:t xml:space="preserve"> \</w:t>
              </w:r>
              <w:r w:rsidR="00201394" w:rsidRPr="009A7A33">
                <w:rPr>
                  <w:rFonts w:ascii="Verdana" w:eastAsiaTheme="minorHAnsi" w:hAnsi="Verdana" w:cs="Arial"/>
                  <w:color w:val="000000" w:themeColor="text1"/>
                  <w:sz w:val="18"/>
                  <w:szCs w:val="18"/>
                </w:rPr>
                <w:t xml:space="preserve">\seskcifssvm01\GPT_RPA\Dictionaries </w:t>
              </w:r>
              <w:r w:rsidR="00201394">
                <w:rPr>
                  <w:rFonts w:ascii="Verdana" w:eastAsiaTheme="minorHAnsi" w:hAnsi="Verdana" w:cs="Arial"/>
                  <w:color w:val="000000" w:themeColor="text1"/>
                  <w:sz w:val="18"/>
                  <w:szCs w:val="18"/>
                </w:rPr>
                <w:t xml:space="preserve"> </w:t>
              </w:r>
            </w:ins>
            <w:del w:id="1283" w:author="Author">
              <w:r w:rsidRPr="004D4431" w:rsidDel="00201394">
                <w:rPr>
                  <w:rFonts w:ascii="Verdana" w:eastAsiaTheme="minorHAnsi" w:hAnsi="Verdana" w:cs="Arial"/>
                  <w:color w:val="000000" w:themeColor="text1"/>
                  <w:sz w:val="18"/>
                  <w:szCs w:val="18"/>
                </w:rPr>
                <w:delText xml:space="preserve"> </w:delText>
              </w:r>
            </w:del>
            <w:r w:rsidRPr="004D4431">
              <w:rPr>
                <w:rFonts w:ascii="Verdana" w:eastAsiaTheme="minorHAnsi" w:hAnsi="Verdana" w:cs="Arial"/>
                <w:color w:val="000000" w:themeColor="text1"/>
                <w:sz w:val="18"/>
                <w:szCs w:val="18"/>
              </w:rPr>
              <w:t>to download and open the ‘Vendor Dictionary</w:t>
            </w:r>
            <w:r w:rsidR="00C31CD1">
              <w:rPr>
                <w:rFonts w:ascii="Verdana" w:eastAsiaTheme="minorHAnsi" w:hAnsi="Verdana" w:cs="Arial"/>
                <w:color w:val="000000" w:themeColor="text1"/>
                <w:sz w:val="18"/>
                <w:szCs w:val="18"/>
              </w:rPr>
              <w:t>_MASTER</w:t>
            </w:r>
            <w:r w:rsidRPr="004D4431">
              <w:rPr>
                <w:rFonts w:ascii="Verdana" w:eastAsiaTheme="minorHAnsi" w:hAnsi="Verdana" w:cs="Arial"/>
                <w:color w:val="000000" w:themeColor="text1"/>
                <w:sz w:val="18"/>
                <w:szCs w:val="18"/>
              </w:rPr>
              <w:t>’ file</w:t>
            </w:r>
          </w:p>
          <w:p w14:paraId="70499013" w14:textId="77777777" w:rsidR="004D4431" w:rsidRPr="004D4431" w:rsidRDefault="004D4431" w:rsidP="004D4431">
            <w:pPr>
              <w:pStyle w:val="steptext"/>
              <w:ind w:left="720"/>
              <w:rPr>
                <w:rFonts w:ascii="Verdana" w:eastAsiaTheme="minorHAnsi" w:hAnsi="Verdana" w:cs="Arial"/>
                <w:color w:val="000000" w:themeColor="text1"/>
                <w:sz w:val="18"/>
                <w:szCs w:val="18"/>
              </w:rPr>
            </w:pPr>
          </w:p>
          <w:p w14:paraId="51292582" w14:textId="77777777" w:rsidR="004D4431" w:rsidRPr="00E32003" w:rsidRDefault="004D4431" w:rsidP="00E32003">
            <w:pPr>
              <w:pStyle w:val="steptext"/>
              <w:numPr>
                <w:ilvl w:val="0"/>
                <w:numId w:val="55"/>
              </w:numPr>
              <w:rPr>
                <w:rFonts w:ascii="Verdana" w:hAnsi="Verdana" w:cs="Arial"/>
                <w:b/>
                <w:color w:val="000000" w:themeColor="text1"/>
                <w:sz w:val="18"/>
                <w:szCs w:val="18"/>
              </w:rPr>
            </w:pPr>
            <w:r w:rsidRPr="004D4431">
              <w:rPr>
                <w:rFonts w:ascii="Verdana" w:eastAsiaTheme="minorHAnsi" w:hAnsi="Verdana" w:cs="Arial"/>
                <w:color w:val="000000" w:themeColor="text1"/>
                <w:sz w:val="18"/>
                <w:szCs w:val="18"/>
              </w:rPr>
              <w:t>Vlookup the ‘Vendor ID’ column from CSR report into the ‘Vendor Dictionary</w:t>
            </w:r>
            <w:r w:rsidR="002B60E1">
              <w:rPr>
                <w:rFonts w:ascii="Verdana" w:eastAsiaTheme="minorHAnsi" w:hAnsi="Verdana" w:cs="Arial"/>
                <w:color w:val="000000" w:themeColor="text1"/>
                <w:sz w:val="18"/>
                <w:szCs w:val="18"/>
              </w:rPr>
              <w:t>_MASTER</w:t>
            </w:r>
            <w:r w:rsidRPr="004D4431">
              <w:rPr>
                <w:rFonts w:ascii="Verdana" w:eastAsiaTheme="minorHAnsi" w:hAnsi="Verdana" w:cs="Arial"/>
                <w:color w:val="000000" w:themeColor="text1"/>
                <w:sz w:val="18"/>
                <w:szCs w:val="18"/>
              </w:rPr>
              <w:t>’</w:t>
            </w:r>
            <w:r w:rsidR="005123DF">
              <w:rPr>
                <w:rFonts w:ascii="Verdana" w:eastAsiaTheme="minorHAnsi" w:hAnsi="Verdana" w:cs="Arial"/>
                <w:color w:val="000000" w:themeColor="text1"/>
                <w:sz w:val="18"/>
                <w:szCs w:val="18"/>
              </w:rPr>
              <w:t xml:space="preserve"> </w:t>
            </w:r>
            <w:r w:rsidR="002B60E1">
              <w:rPr>
                <w:rFonts w:ascii="Verdana" w:eastAsiaTheme="minorHAnsi" w:hAnsi="Verdana" w:cs="Arial"/>
                <w:color w:val="000000" w:themeColor="text1"/>
                <w:sz w:val="18"/>
                <w:szCs w:val="18"/>
              </w:rPr>
              <w:t xml:space="preserve">files using </w:t>
            </w:r>
            <w:r w:rsidR="005123DF">
              <w:rPr>
                <w:rFonts w:ascii="Verdana" w:eastAsiaTheme="minorHAnsi" w:hAnsi="Verdana" w:cs="Arial"/>
                <w:color w:val="000000" w:themeColor="text1"/>
                <w:sz w:val="18"/>
                <w:szCs w:val="18"/>
              </w:rPr>
              <w:t>column ‘Vendor Code’</w:t>
            </w:r>
            <w:r w:rsidRPr="004D4431">
              <w:rPr>
                <w:rFonts w:ascii="Verdana" w:eastAsiaTheme="minorHAnsi" w:hAnsi="Verdana" w:cs="Arial"/>
                <w:color w:val="000000" w:themeColor="text1"/>
                <w:sz w:val="18"/>
                <w:szCs w:val="18"/>
              </w:rPr>
              <w:t xml:space="preserve"> </w:t>
            </w:r>
          </w:p>
          <w:p w14:paraId="3290C8C4" w14:textId="77777777" w:rsidR="00E32003" w:rsidRDefault="00E32003" w:rsidP="00E32003">
            <w:pPr>
              <w:pStyle w:val="ListParagraph"/>
              <w:rPr>
                <w:rFonts w:ascii="Verdana" w:hAnsi="Verdana" w:cs="Arial"/>
                <w:b/>
                <w:color w:val="000000" w:themeColor="text1"/>
                <w:sz w:val="18"/>
                <w:szCs w:val="18"/>
              </w:rPr>
            </w:pPr>
          </w:p>
          <w:p w14:paraId="7772C730" w14:textId="77777777" w:rsidR="00E32003" w:rsidRPr="00564811" w:rsidRDefault="00E32003" w:rsidP="00E32003">
            <w:pPr>
              <w:pStyle w:val="steptext"/>
              <w:ind w:left="720"/>
              <w:rPr>
                <w:rFonts w:ascii="Verdana" w:hAnsi="Verdana" w:cs="Arial"/>
                <w:b/>
                <w:sz w:val="18"/>
                <w:szCs w:val="18"/>
              </w:rPr>
            </w:pPr>
            <w:r w:rsidRPr="00564811">
              <w:rPr>
                <w:rFonts w:ascii="Verdana" w:hAnsi="Verdana" w:cs="Arial"/>
                <w:b/>
                <w:sz w:val="18"/>
                <w:szCs w:val="18"/>
              </w:rPr>
              <w:t xml:space="preserve">IF </w:t>
            </w:r>
            <w:r w:rsidRPr="00564811">
              <w:rPr>
                <w:rFonts w:ascii="Verdana" w:hAnsi="Verdana" w:cs="Arial"/>
                <w:sz w:val="18"/>
                <w:szCs w:val="18"/>
              </w:rPr>
              <w:t>file is prepared for Iteration 1(AMERICAS)</w:t>
            </w:r>
          </w:p>
          <w:p w14:paraId="0950814A" w14:textId="1F40A41A" w:rsidR="00E32003" w:rsidRPr="00564811" w:rsidRDefault="00E32003" w:rsidP="00E32003">
            <w:pPr>
              <w:pStyle w:val="steptext"/>
              <w:ind w:left="720"/>
              <w:rPr>
                <w:rFonts w:ascii="Verdana" w:hAnsi="Verdana" w:cs="Arial"/>
                <w:b/>
                <w:sz w:val="18"/>
                <w:szCs w:val="18"/>
              </w:rPr>
            </w:pPr>
            <w:r w:rsidRPr="00564811">
              <w:rPr>
                <w:rFonts w:ascii="Verdana" w:hAnsi="Verdana" w:cs="Arial"/>
                <w:b/>
                <w:sz w:val="18"/>
                <w:szCs w:val="18"/>
              </w:rPr>
              <w:t xml:space="preserve">THEN </w:t>
            </w:r>
            <w:r w:rsidRPr="00564811">
              <w:rPr>
                <w:rFonts w:ascii="Verdana" w:hAnsi="Verdana" w:cs="Arial"/>
                <w:sz w:val="18"/>
                <w:szCs w:val="18"/>
              </w:rPr>
              <w:t>the vlookup will be performed in column</w:t>
            </w:r>
            <w:ins w:id="1284" w:author="Author">
              <w:r w:rsidR="00AE53B6">
                <w:rPr>
                  <w:rFonts w:ascii="Verdana" w:hAnsi="Verdana" w:cs="Arial"/>
                  <w:sz w:val="18"/>
                  <w:szCs w:val="18"/>
                </w:rPr>
                <w:t xml:space="preserve"> F</w:t>
              </w:r>
            </w:ins>
            <w:r w:rsidRPr="00564811">
              <w:rPr>
                <w:rFonts w:ascii="Verdana" w:hAnsi="Verdana" w:cs="Arial"/>
                <w:sz w:val="18"/>
                <w:szCs w:val="18"/>
              </w:rPr>
              <w:t xml:space="preserve"> </w:t>
            </w:r>
            <w:ins w:id="1285" w:author="Author">
              <w:r w:rsidR="00AE53B6">
                <w:rPr>
                  <w:rFonts w:ascii="Verdana" w:hAnsi="Verdana" w:cs="Arial"/>
                  <w:sz w:val="18"/>
                  <w:szCs w:val="18"/>
                </w:rPr>
                <w:t>‘</w:t>
              </w:r>
              <w:r w:rsidR="00AE53B6" w:rsidRPr="00AE53B6">
                <w:rPr>
                  <w:rFonts w:ascii="Verdana" w:hAnsi="Verdana" w:cs="Arial"/>
                  <w:sz w:val="18"/>
                  <w:szCs w:val="18"/>
                </w:rPr>
                <w:t>Iteration 1 - US Recipients</w:t>
              </w:r>
              <w:r w:rsidR="00AE53B6">
                <w:rPr>
                  <w:rFonts w:ascii="Verdana" w:hAnsi="Verdana" w:cs="Arial"/>
                  <w:sz w:val="18"/>
                  <w:szCs w:val="18"/>
                </w:rPr>
                <w:t>’</w:t>
              </w:r>
            </w:ins>
            <w:del w:id="1286" w:author="Author">
              <w:r w:rsidRPr="00564811" w:rsidDel="00AE53B6">
                <w:rPr>
                  <w:rFonts w:ascii="Verdana" w:hAnsi="Verdana" w:cs="Arial"/>
                  <w:sz w:val="18"/>
                  <w:szCs w:val="18"/>
                </w:rPr>
                <w:delText>E (‘Iteration 1)</w:delText>
              </w:r>
            </w:del>
          </w:p>
          <w:p w14:paraId="707CA94E" w14:textId="77777777" w:rsidR="00E32003" w:rsidRDefault="00E32003" w:rsidP="00E32003">
            <w:pPr>
              <w:pStyle w:val="steptext"/>
              <w:ind w:left="720"/>
              <w:rPr>
                <w:rFonts w:ascii="Verdana" w:hAnsi="Verdana" w:cs="Arial"/>
                <w:b/>
                <w:color w:val="000000" w:themeColor="text1"/>
                <w:sz w:val="18"/>
                <w:szCs w:val="18"/>
              </w:rPr>
            </w:pPr>
          </w:p>
          <w:p w14:paraId="797802BA" w14:textId="77777777" w:rsidR="00E32003" w:rsidRDefault="00E32003" w:rsidP="00E32003">
            <w:pPr>
              <w:pStyle w:val="steptext"/>
              <w:ind w:left="720"/>
              <w:rPr>
                <w:rFonts w:ascii="Verdana" w:hAnsi="Verdana" w:cs="Arial"/>
                <w:b/>
                <w:color w:val="000000" w:themeColor="text1"/>
                <w:sz w:val="18"/>
                <w:szCs w:val="18"/>
              </w:rPr>
            </w:pPr>
            <w:r>
              <w:rPr>
                <w:rFonts w:ascii="Verdana" w:hAnsi="Verdana" w:cs="Arial"/>
                <w:b/>
                <w:color w:val="000000" w:themeColor="text1"/>
                <w:sz w:val="18"/>
                <w:szCs w:val="18"/>
              </w:rPr>
              <w:t xml:space="preserve">IF </w:t>
            </w:r>
            <w:r>
              <w:rPr>
                <w:rFonts w:ascii="Verdana" w:hAnsi="Verdana" w:cs="Arial"/>
                <w:color w:val="000000" w:themeColor="text1"/>
                <w:sz w:val="18"/>
                <w:szCs w:val="18"/>
              </w:rPr>
              <w:t>file is prepared for Iteration 2 (EMEA)</w:t>
            </w:r>
          </w:p>
          <w:p w14:paraId="0C0DA145" w14:textId="1105DA1D" w:rsidR="00E32003" w:rsidRDefault="00E32003" w:rsidP="00E32003">
            <w:pPr>
              <w:pStyle w:val="steptext"/>
              <w:ind w:left="720"/>
              <w:rPr>
                <w:rFonts w:ascii="Verdana" w:hAnsi="Verdana" w:cs="Arial"/>
                <w:b/>
                <w:color w:val="000000" w:themeColor="text1"/>
                <w:sz w:val="18"/>
                <w:szCs w:val="18"/>
              </w:rPr>
            </w:pPr>
            <w:r>
              <w:rPr>
                <w:rFonts w:ascii="Verdana" w:hAnsi="Verdana" w:cs="Arial"/>
                <w:b/>
                <w:color w:val="000000" w:themeColor="text1"/>
                <w:sz w:val="18"/>
                <w:szCs w:val="18"/>
              </w:rPr>
              <w:t xml:space="preserve">THEN </w:t>
            </w:r>
            <w:r w:rsidRPr="00A76221">
              <w:rPr>
                <w:rFonts w:ascii="Verdana" w:hAnsi="Verdana" w:cs="Arial"/>
                <w:color w:val="000000" w:themeColor="text1"/>
                <w:sz w:val="18"/>
                <w:szCs w:val="18"/>
              </w:rPr>
              <w:t>the vlookup will be performed</w:t>
            </w:r>
            <w:r>
              <w:rPr>
                <w:rFonts w:ascii="Verdana" w:hAnsi="Verdana" w:cs="Arial"/>
                <w:color w:val="000000" w:themeColor="text1"/>
                <w:sz w:val="18"/>
                <w:szCs w:val="18"/>
              </w:rPr>
              <w:t xml:space="preserve"> in column </w:t>
            </w:r>
            <w:ins w:id="1287" w:author="Author">
              <w:r w:rsidR="00AE53B6">
                <w:rPr>
                  <w:rFonts w:ascii="Verdana" w:hAnsi="Verdana" w:cs="Arial"/>
                  <w:color w:val="000000" w:themeColor="text1"/>
                  <w:sz w:val="18"/>
                  <w:szCs w:val="18"/>
                </w:rPr>
                <w:t>E</w:t>
              </w:r>
            </w:ins>
            <w:del w:id="1288" w:author="Author">
              <w:r w:rsidDel="00AE53B6">
                <w:rPr>
                  <w:rFonts w:ascii="Verdana" w:hAnsi="Verdana" w:cs="Arial"/>
                  <w:color w:val="000000" w:themeColor="text1"/>
                  <w:sz w:val="18"/>
                  <w:szCs w:val="18"/>
                </w:rPr>
                <w:delText>D</w:delText>
              </w:r>
            </w:del>
            <w:r>
              <w:rPr>
                <w:rFonts w:ascii="Verdana" w:hAnsi="Verdana" w:cs="Arial"/>
                <w:color w:val="000000" w:themeColor="text1"/>
                <w:sz w:val="18"/>
                <w:szCs w:val="18"/>
              </w:rPr>
              <w:t xml:space="preserve"> </w:t>
            </w:r>
            <w:ins w:id="1289" w:author="Author">
              <w:r w:rsidR="00AE53B6">
                <w:rPr>
                  <w:rFonts w:ascii="Verdana" w:hAnsi="Verdana" w:cs="Arial"/>
                  <w:color w:val="000000" w:themeColor="text1"/>
                  <w:sz w:val="18"/>
                  <w:szCs w:val="18"/>
                </w:rPr>
                <w:t>‘</w:t>
              </w:r>
              <w:r w:rsidR="00AE53B6" w:rsidRPr="00AE53B6">
                <w:rPr>
                  <w:rFonts w:ascii="Verdana" w:hAnsi="Verdana" w:cs="Arial"/>
                  <w:color w:val="000000" w:themeColor="text1"/>
                  <w:sz w:val="18"/>
                  <w:szCs w:val="18"/>
                </w:rPr>
                <w:t>Iteration 2 - EMEA Recipients</w:t>
              </w:r>
              <w:r w:rsidR="00AE53B6">
                <w:rPr>
                  <w:rFonts w:ascii="Verdana" w:hAnsi="Verdana" w:cs="Arial"/>
                  <w:color w:val="000000" w:themeColor="text1"/>
                  <w:sz w:val="18"/>
                  <w:szCs w:val="18"/>
                </w:rPr>
                <w:t>’</w:t>
              </w:r>
            </w:ins>
            <w:del w:id="1290" w:author="Author">
              <w:r w:rsidDel="00AE53B6">
                <w:rPr>
                  <w:rFonts w:ascii="Verdana" w:hAnsi="Verdana" w:cs="Arial"/>
                  <w:color w:val="000000" w:themeColor="text1"/>
                  <w:sz w:val="18"/>
                  <w:szCs w:val="18"/>
                </w:rPr>
                <w:delText>(‘Iteration 2’)</w:delText>
              </w:r>
            </w:del>
          </w:p>
          <w:p w14:paraId="01F085BF" w14:textId="77777777" w:rsidR="00E32003" w:rsidRDefault="00E32003" w:rsidP="00E32003">
            <w:pPr>
              <w:pStyle w:val="steptext"/>
              <w:ind w:left="720"/>
              <w:rPr>
                <w:rFonts w:ascii="Verdana" w:hAnsi="Verdana" w:cs="Arial"/>
                <w:b/>
                <w:color w:val="000000" w:themeColor="text1"/>
                <w:sz w:val="18"/>
                <w:szCs w:val="18"/>
              </w:rPr>
            </w:pPr>
          </w:p>
          <w:p w14:paraId="0347B447" w14:textId="77777777" w:rsidR="00E32003" w:rsidRDefault="00E32003" w:rsidP="00E32003">
            <w:pPr>
              <w:pStyle w:val="steptext"/>
              <w:ind w:left="720"/>
              <w:rPr>
                <w:rFonts w:ascii="Verdana" w:hAnsi="Verdana" w:cs="Arial"/>
                <w:b/>
                <w:color w:val="000000" w:themeColor="text1"/>
                <w:sz w:val="18"/>
                <w:szCs w:val="18"/>
              </w:rPr>
            </w:pPr>
            <w:r>
              <w:rPr>
                <w:rFonts w:ascii="Verdana" w:hAnsi="Verdana" w:cs="Arial"/>
                <w:b/>
                <w:color w:val="000000" w:themeColor="text1"/>
                <w:sz w:val="18"/>
                <w:szCs w:val="18"/>
              </w:rPr>
              <w:t xml:space="preserve">IF </w:t>
            </w:r>
            <w:r>
              <w:rPr>
                <w:rFonts w:ascii="Verdana" w:hAnsi="Verdana" w:cs="Arial"/>
                <w:color w:val="000000" w:themeColor="text1"/>
                <w:sz w:val="18"/>
                <w:szCs w:val="18"/>
              </w:rPr>
              <w:t>file is prepared for Iteration 3 (ASIAPAC)</w:t>
            </w:r>
          </w:p>
          <w:p w14:paraId="70DBAAA2" w14:textId="411ECB4C" w:rsidR="00E32003" w:rsidRDefault="00E32003" w:rsidP="00E32003">
            <w:pPr>
              <w:pStyle w:val="steptext"/>
              <w:ind w:left="720"/>
              <w:rPr>
                <w:rFonts w:ascii="Verdana" w:hAnsi="Verdana" w:cs="Arial"/>
                <w:b/>
                <w:color w:val="000000" w:themeColor="text1"/>
                <w:sz w:val="18"/>
                <w:szCs w:val="18"/>
              </w:rPr>
            </w:pPr>
            <w:r>
              <w:rPr>
                <w:rFonts w:ascii="Verdana" w:hAnsi="Verdana" w:cs="Arial"/>
                <w:b/>
                <w:color w:val="000000" w:themeColor="text1"/>
                <w:sz w:val="18"/>
                <w:szCs w:val="18"/>
              </w:rPr>
              <w:t xml:space="preserve">THEN </w:t>
            </w:r>
            <w:r w:rsidRPr="00A76221">
              <w:rPr>
                <w:rFonts w:ascii="Verdana" w:hAnsi="Verdana" w:cs="Arial"/>
                <w:color w:val="000000" w:themeColor="text1"/>
                <w:sz w:val="18"/>
                <w:szCs w:val="18"/>
              </w:rPr>
              <w:t>the vlookup will be performed</w:t>
            </w:r>
            <w:r>
              <w:rPr>
                <w:rFonts w:ascii="Verdana" w:hAnsi="Verdana" w:cs="Arial"/>
                <w:color w:val="000000" w:themeColor="text1"/>
                <w:sz w:val="18"/>
                <w:szCs w:val="18"/>
              </w:rPr>
              <w:t xml:space="preserve"> in column </w:t>
            </w:r>
            <w:ins w:id="1291" w:author="Author">
              <w:r w:rsidR="00AE53B6">
                <w:rPr>
                  <w:rFonts w:ascii="Verdana" w:hAnsi="Verdana" w:cs="Arial"/>
                  <w:color w:val="000000" w:themeColor="text1"/>
                  <w:sz w:val="18"/>
                  <w:szCs w:val="18"/>
                </w:rPr>
                <w:t>G</w:t>
              </w:r>
            </w:ins>
            <w:del w:id="1292" w:author="Author">
              <w:r w:rsidDel="00AE53B6">
                <w:rPr>
                  <w:rFonts w:ascii="Verdana" w:hAnsi="Verdana" w:cs="Arial"/>
                  <w:color w:val="000000" w:themeColor="text1"/>
                  <w:sz w:val="18"/>
                  <w:szCs w:val="18"/>
                </w:rPr>
                <w:delText>F</w:delText>
              </w:r>
            </w:del>
            <w:r>
              <w:rPr>
                <w:rFonts w:ascii="Verdana" w:hAnsi="Verdana" w:cs="Arial"/>
                <w:color w:val="000000" w:themeColor="text1"/>
                <w:sz w:val="18"/>
                <w:szCs w:val="18"/>
              </w:rPr>
              <w:t xml:space="preserve"> </w:t>
            </w:r>
            <w:ins w:id="1293" w:author="Author">
              <w:r w:rsidR="00AE53B6">
                <w:rPr>
                  <w:rFonts w:ascii="Verdana" w:hAnsi="Verdana" w:cs="Arial"/>
                  <w:color w:val="000000" w:themeColor="text1"/>
                  <w:sz w:val="18"/>
                  <w:szCs w:val="18"/>
                </w:rPr>
                <w:t>‘</w:t>
              </w:r>
              <w:r w:rsidR="00AE53B6" w:rsidRPr="00AE53B6">
                <w:rPr>
                  <w:rFonts w:ascii="Verdana" w:hAnsi="Verdana" w:cs="Arial"/>
                  <w:color w:val="000000" w:themeColor="text1"/>
                  <w:sz w:val="18"/>
                  <w:szCs w:val="18"/>
                </w:rPr>
                <w:t>Iteration 3 - ASP Recipients</w:t>
              </w:r>
            </w:ins>
            <w:del w:id="1294" w:author="Author">
              <w:r w:rsidDel="00AE53B6">
                <w:rPr>
                  <w:rFonts w:ascii="Verdana" w:hAnsi="Verdana" w:cs="Arial"/>
                  <w:color w:val="000000" w:themeColor="text1"/>
                  <w:sz w:val="18"/>
                  <w:szCs w:val="18"/>
                </w:rPr>
                <w:delText>(‘Iteration 3’)</w:delText>
              </w:r>
            </w:del>
            <w:ins w:id="1295" w:author="Author">
              <w:r w:rsidR="00AE53B6">
                <w:rPr>
                  <w:rFonts w:ascii="Verdana" w:hAnsi="Verdana" w:cs="Arial"/>
                  <w:color w:val="000000" w:themeColor="text1"/>
                  <w:sz w:val="18"/>
                  <w:szCs w:val="18"/>
                </w:rPr>
                <w:t>’</w:t>
              </w:r>
            </w:ins>
          </w:p>
          <w:p w14:paraId="0485F6F1" w14:textId="77777777" w:rsidR="0089553E" w:rsidRDefault="0089553E" w:rsidP="00E32003">
            <w:pPr>
              <w:pStyle w:val="steptext"/>
              <w:rPr>
                <w:ins w:id="1296" w:author="Author"/>
                <w:rFonts w:ascii="Verdana" w:hAnsi="Verdana" w:cs="Arial"/>
                <w:color w:val="FF0000"/>
                <w:sz w:val="18"/>
                <w:szCs w:val="18"/>
              </w:rPr>
            </w:pPr>
          </w:p>
          <w:p w14:paraId="362E0B73" w14:textId="0B52A088" w:rsidR="00E32003" w:rsidRPr="004D4431" w:rsidRDefault="0089553E" w:rsidP="00E32003">
            <w:pPr>
              <w:pStyle w:val="steptext"/>
              <w:rPr>
                <w:rFonts w:ascii="Verdana" w:hAnsi="Verdana" w:cs="Arial"/>
                <w:b/>
                <w:color w:val="000000" w:themeColor="text1"/>
                <w:sz w:val="18"/>
                <w:szCs w:val="18"/>
              </w:rPr>
            </w:pPr>
            <w:ins w:id="1297" w:author="Author">
              <w:r w:rsidRPr="00727A8C">
                <w:rPr>
                  <w:rFonts w:ascii="Verdana" w:hAnsi="Verdana" w:cs="Arial"/>
                  <w:color w:val="FF0000"/>
                  <w:sz w:val="18"/>
                  <w:szCs w:val="18"/>
                </w:rPr>
                <w:t xml:space="preserve">Updated </w:t>
              </w:r>
              <w:del w:id="1298" w:author="Author">
                <w:r w:rsidRPr="00727A8C" w:rsidDel="00B56699">
                  <w:rPr>
                    <w:rFonts w:ascii="Verdana" w:hAnsi="Verdana" w:cs="Arial"/>
                    <w:color w:val="FF0000"/>
                    <w:sz w:val="18"/>
                    <w:szCs w:val="18"/>
                  </w:rPr>
                  <w:delText xml:space="preserve">in 08/07/2019 to change </w:delText>
                </w:r>
              </w:del>
              <w:r w:rsidRPr="00727A8C">
                <w:rPr>
                  <w:rFonts w:ascii="Verdana" w:hAnsi="Verdana" w:cs="Arial"/>
                  <w:color w:val="FF0000"/>
                  <w:sz w:val="18"/>
                  <w:szCs w:val="18"/>
                </w:rPr>
                <w:t>the columns position and name</w:t>
              </w:r>
              <w:r w:rsidR="001351DE">
                <w:rPr>
                  <w:rFonts w:ascii="Verdana" w:hAnsi="Verdana" w:cs="Arial"/>
                  <w:color w:val="FF0000"/>
                  <w:sz w:val="18"/>
                  <w:szCs w:val="18"/>
                </w:rPr>
                <w:t xml:space="preserve">s </w:t>
              </w:r>
              <w:del w:id="1299" w:author="Author">
                <w:r w:rsidRPr="00727A8C" w:rsidDel="001351DE">
                  <w:rPr>
                    <w:rFonts w:ascii="Verdana" w:hAnsi="Verdana" w:cs="Arial"/>
                    <w:color w:val="FF0000"/>
                    <w:sz w:val="18"/>
                    <w:szCs w:val="18"/>
                  </w:rPr>
                  <w:delText xml:space="preserve"> </w:delText>
                </w:r>
                <w:r w:rsidRPr="00727A8C" w:rsidDel="00B56699">
                  <w:rPr>
                    <w:rFonts w:ascii="Verdana" w:hAnsi="Verdana" w:cs="Arial"/>
                    <w:color w:val="FF0000"/>
                    <w:sz w:val="18"/>
                    <w:szCs w:val="18"/>
                  </w:rPr>
                  <w:delText>within the</w:delText>
                </w:r>
              </w:del>
              <w:r w:rsidR="00B56699">
                <w:rPr>
                  <w:rFonts w:ascii="Verdana" w:hAnsi="Verdana" w:cs="Arial"/>
                  <w:color w:val="FF0000"/>
                  <w:sz w:val="18"/>
                  <w:szCs w:val="18"/>
                </w:rPr>
                <w:t>as per the</w:t>
              </w:r>
              <w:r w:rsidRPr="00727A8C">
                <w:rPr>
                  <w:rFonts w:ascii="Verdana" w:hAnsi="Verdana" w:cs="Arial"/>
                  <w:color w:val="FF0000"/>
                  <w:sz w:val="18"/>
                  <w:szCs w:val="18"/>
                </w:rPr>
                <w:t xml:space="preserve"> Vendor Dictionary</w:t>
              </w:r>
              <w:r w:rsidR="00B56699">
                <w:rPr>
                  <w:rFonts w:ascii="Verdana" w:hAnsi="Verdana" w:cs="Arial"/>
                  <w:color w:val="FF0000"/>
                  <w:sz w:val="18"/>
                  <w:szCs w:val="18"/>
                </w:rPr>
                <w:t xml:space="preserve"> </w:t>
              </w:r>
              <w:r w:rsidR="00B56699" w:rsidRPr="00727A8C">
                <w:rPr>
                  <w:rFonts w:ascii="Verdana" w:hAnsi="Verdana" w:cs="Arial"/>
                  <w:color w:val="FF0000"/>
                  <w:sz w:val="18"/>
                  <w:szCs w:val="18"/>
                </w:rPr>
                <w:t>in 08/07/2019</w:t>
              </w:r>
            </w:ins>
          </w:p>
        </w:tc>
        <w:tc>
          <w:tcPr>
            <w:tcW w:w="1418" w:type="dxa"/>
          </w:tcPr>
          <w:p w14:paraId="1F79FDB1" w14:textId="77777777" w:rsidR="006550FD" w:rsidRPr="000F672E" w:rsidRDefault="006550FD" w:rsidP="000F672E">
            <w:pPr>
              <w:rPr>
                <w:rFonts w:cs="Arial"/>
                <w:b/>
                <w:color w:val="000000" w:themeColor="text1"/>
                <w:sz w:val="18"/>
                <w:szCs w:val="18"/>
                <w:lang w:val="en-US"/>
              </w:rPr>
            </w:pPr>
          </w:p>
        </w:tc>
        <w:tc>
          <w:tcPr>
            <w:tcW w:w="10938" w:type="dxa"/>
          </w:tcPr>
          <w:p w14:paraId="26062AA5" w14:textId="35DD2AC6" w:rsidR="006550FD" w:rsidRDefault="00F050B6" w:rsidP="00DA4947">
            <w:pPr>
              <w:rPr>
                <w:noProof/>
              </w:rPr>
            </w:pPr>
            <w:ins w:id="1300" w:author="Author">
              <w:r>
                <w:rPr>
                  <w:noProof/>
                  <w:lang w:val="en-US"/>
                </w:rPr>
                <w:drawing>
                  <wp:inline distT="0" distB="0" distL="0" distR="0" wp14:anchorId="00BEB651" wp14:editId="3B7EF4B2">
                    <wp:extent cx="4660900" cy="1464954"/>
                    <wp:effectExtent l="0" t="0" r="6350" b="190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90021" cy="1474107"/>
                            </a:xfrm>
                            <a:prstGeom prst="rect">
                              <a:avLst/>
                            </a:prstGeom>
                          </pic:spPr>
                        </pic:pic>
                      </a:graphicData>
                    </a:graphic>
                  </wp:inline>
                </w:drawing>
              </w:r>
            </w:ins>
            <w:del w:id="1301" w:author="Author">
              <w:r w:rsidR="00E32003" w:rsidDel="00F050B6">
                <w:rPr>
                  <w:noProof/>
                  <w:lang w:val="en-US"/>
                </w:rPr>
                <w:drawing>
                  <wp:inline distT="0" distB="0" distL="0" distR="0" wp14:anchorId="139A201B" wp14:editId="51280AE4">
                    <wp:extent cx="2562308" cy="159020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78914" cy="1600510"/>
                            </a:xfrm>
                            <a:prstGeom prst="rect">
                              <a:avLst/>
                            </a:prstGeom>
                          </pic:spPr>
                        </pic:pic>
                      </a:graphicData>
                    </a:graphic>
                  </wp:inline>
                </w:drawing>
              </w:r>
            </w:del>
            <w:r w:rsidR="003A59B1">
              <w:rPr>
                <w:noProof/>
                <w:lang w:val="en-US"/>
              </w:rPr>
              <w:drawing>
                <wp:anchor distT="0" distB="0" distL="114300" distR="114300" simplePos="0" relativeHeight="251670528" behindDoc="0" locked="0" layoutInCell="1" allowOverlap="1" wp14:anchorId="7AE23CE9" wp14:editId="4125CF4D">
                  <wp:simplePos x="0" y="0"/>
                  <wp:positionH relativeFrom="column">
                    <wp:posOffset>0</wp:posOffset>
                  </wp:positionH>
                  <wp:positionV relativeFrom="paragraph">
                    <wp:posOffset>0</wp:posOffset>
                  </wp:positionV>
                  <wp:extent cx="2147570" cy="1943100"/>
                  <wp:effectExtent l="0" t="0" r="508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147570" cy="1943100"/>
                          </a:xfrm>
                          <a:prstGeom prst="rect">
                            <a:avLst/>
                          </a:prstGeom>
                        </pic:spPr>
                      </pic:pic>
                    </a:graphicData>
                  </a:graphic>
                </wp:anchor>
              </w:drawing>
            </w:r>
          </w:p>
        </w:tc>
      </w:tr>
      <w:tr w:rsidR="00F07FE8" w:rsidRPr="005335B1" w14:paraId="3435896E" w14:textId="77777777" w:rsidTr="00FA4F51">
        <w:trPr>
          <w:cantSplit/>
          <w:trHeight w:val="20"/>
          <w:ins w:id="1302" w:author="Author"/>
        </w:trPr>
        <w:tc>
          <w:tcPr>
            <w:tcW w:w="1843" w:type="dxa"/>
          </w:tcPr>
          <w:p w14:paraId="0B438E60" w14:textId="77777777" w:rsidR="00F07FE8" w:rsidRDefault="00F07FE8" w:rsidP="00F07FE8">
            <w:pPr>
              <w:pStyle w:val="steptext"/>
              <w:rPr>
                <w:ins w:id="1303" w:author="Author"/>
                <w:rFonts w:ascii="Verdana" w:eastAsiaTheme="minorHAnsi" w:hAnsi="Verdana" w:cs="Arial"/>
                <w:b/>
                <w:color w:val="000000" w:themeColor="text1"/>
                <w:sz w:val="18"/>
                <w:szCs w:val="18"/>
              </w:rPr>
            </w:pPr>
            <w:ins w:id="1304" w:author="Author">
              <w:r>
                <w:rPr>
                  <w:rFonts w:ascii="Verdana" w:eastAsiaTheme="minorHAnsi" w:hAnsi="Verdana" w:cs="Arial"/>
                  <w:b/>
                  <w:color w:val="000000" w:themeColor="text1"/>
                  <w:sz w:val="18"/>
                  <w:szCs w:val="18"/>
                </w:rPr>
                <w:lastRenderedPageBreak/>
                <w:t>3.1.29b</w:t>
              </w:r>
            </w:ins>
          </w:p>
          <w:p w14:paraId="6D56C2AC" w14:textId="211A5BE1" w:rsidR="00F07FE8" w:rsidRDefault="00F07FE8" w:rsidP="00F07FE8">
            <w:pPr>
              <w:pStyle w:val="steptext"/>
              <w:rPr>
                <w:ins w:id="1305" w:author="Author"/>
                <w:rFonts w:ascii="Verdana" w:eastAsiaTheme="minorHAnsi" w:hAnsi="Verdana" w:cs="Arial"/>
                <w:color w:val="000000" w:themeColor="text1"/>
                <w:sz w:val="18"/>
                <w:szCs w:val="18"/>
              </w:rPr>
            </w:pPr>
            <w:ins w:id="1306" w:author="Author">
              <w:r w:rsidRPr="00293F54">
                <w:rPr>
                  <w:rFonts w:ascii="Verdana" w:eastAsiaTheme="minorHAnsi" w:hAnsi="Verdana" w:cs="Arial"/>
                  <w:color w:val="000000" w:themeColor="text1"/>
                  <w:sz w:val="18"/>
                  <w:szCs w:val="18"/>
                </w:rPr>
                <w:t>Preparation of NAM CSR report</w:t>
              </w:r>
              <w:r>
                <w:rPr>
                  <w:rFonts w:ascii="Verdana" w:eastAsiaTheme="minorHAnsi" w:hAnsi="Verdana" w:cs="Arial"/>
                  <w:color w:val="000000" w:themeColor="text1"/>
                  <w:sz w:val="18"/>
                  <w:szCs w:val="18"/>
                </w:rPr>
                <w:t>. Populate Global Template columns</w:t>
              </w:r>
            </w:ins>
          </w:p>
          <w:p w14:paraId="75B46A96" w14:textId="34772437" w:rsidR="00F07FE8" w:rsidRDefault="00F07FE8" w:rsidP="00F07FE8">
            <w:pPr>
              <w:pStyle w:val="steptext"/>
              <w:rPr>
                <w:ins w:id="1307" w:author="Author"/>
                <w:rFonts w:ascii="Verdana" w:eastAsiaTheme="minorHAnsi" w:hAnsi="Verdana" w:cs="Arial"/>
                <w:b/>
                <w:color w:val="000000" w:themeColor="text1"/>
                <w:sz w:val="18"/>
                <w:szCs w:val="18"/>
              </w:rPr>
            </w:pPr>
            <w:ins w:id="1308" w:author="Author">
              <w:r>
                <w:rPr>
                  <w:rFonts w:ascii="Verdana" w:eastAsiaTheme="minorHAnsi" w:hAnsi="Verdana" w:cs="Arial"/>
                  <w:b/>
                  <w:color w:val="000000" w:themeColor="text1"/>
                  <w:sz w:val="18"/>
                  <w:szCs w:val="18"/>
                </w:rPr>
                <w:t>*Step applicable for all Iterations as described in the step</w:t>
              </w:r>
            </w:ins>
          </w:p>
        </w:tc>
        <w:tc>
          <w:tcPr>
            <w:tcW w:w="5103" w:type="dxa"/>
          </w:tcPr>
          <w:p w14:paraId="583C57A7" w14:textId="77777777" w:rsidR="00F07FE8" w:rsidRDefault="00F07FE8" w:rsidP="00F07FE8">
            <w:pPr>
              <w:rPr>
                <w:ins w:id="1309" w:author="Author"/>
                <w:rFonts w:ascii="Verdana" w:hAnsi="Verdana" w:cs="Arial"/>
                <w:b/>
                <w:color w:val="000000" w:themeColor="text1"/>
                <w:sz w:val="18"/>
                <w:szCs w:val="18"/>
              </w:rPr>
            </w:pPr>
            <w:ins w:id="1310" w:author="Author">
              <w:r w:rsidRPr="004D4431">
                <w:rPr>
                  <w:rFonts w:ascii="Verdana" w:hAnsi="Verdana" w:cs="Arial"/>
                  <w:b/>
                  <w:color w:val="000000" w:themeColor="text1"/>
                  <w:sz w:val="18"/>
                  <w:szCs w:val="18"/>
                </w:rPr>
                <w:t>Populate column ‘Vendor Reportability’ from Global Template:</w:t>
              </w:r>
            </w:ins>
          </w:p>
          <w:p w14:paraId="1DFB9044" w14:textId="77777777" w:rsidR="00F07FE8" w:rsidRDefault="00F07FE8" w:rsidP="00F07FE8">
            <w:pPr>
              <w:rPr>
                <w:ins w:id="1311" w:author="Author"/>
                <w:rFonts w:ascii="Verdana" w:hAnsi="Verdana" w:cs="Arial"/>
                <w:b/>
                <w:color w:val="000000" w:themeColor="text1"/>
                <w:sz w:val="18"/>
                <w:szCs w:val="18"/>
              </w:rPr>
            </w:pPr>
          </w:p>
          <w:p w14:paraId="56DA3813" w14:textId="77777777" w:rsidR="00F07FE8" w:rsidRPr="00A14982" w:rsidRDefault="00F07FE8" w:rsidP="00F07FE8">
            <w:pPr>
              <w:rPr>
                <w:ins w:id="1312" w:author="Author"/>
                <w:rFonts w:ascii="Verdana" w:hAnsi="Verdana" w:cs="Arial"/>
                <w:i/>
                <w:color w:val="000000" w:themeColor="text1"/>
                <w:sz w:val="18"/>
                <w:szCs w:val="18"/>
              </w:rPr>
            </w:pPr>
          </w:p>
          <w:p w14:paraId="4D6EB69D" w14:textId="0E067957" w:rsidR="00F07FE8" w:rsidRPr="0088163B" w:rsidRDefault="00F07FE8" w:rsidP="00AE53B6">
            <w:pPr>
              <w:pStyle w:val="steptext"/>
              <w:numPr>
                <w:ilvl w:val="0"/>
                <w:numId w:val="110"/>
              </w:numPr>
              <w:rPr>
                <w:ins w:id="1313" w:author="Author"/>
                <w:rFonts w:ascii="Verdana" w:eastAsiaTheme="minorHAnsi" w:hAnsi="Verdana" w:cs="Arial"/>
                <w:color w:val="000000" w:themeColor="text1"/>
                <w:sz w:val="18"/>
                <w:szCs w:val="18"/>
              </w:rPr>
            </w:pPr>
            <w:ins w:id="1314" w:author="Author">
              <w:r w:rsidRPr="0088163B">
                <w:rPr>
                  <w:rFonts w:ascii="Verdana" w:eastAsiaTheme="minorHAnsi" w:hAnsi="Verdana" w:cs="Arial"/>
                  <w:color w:val="000000" w:themeColor="text1"/>
                  <w:sz w:val="18"/>
                  <w:szCs w:val="18"/>
                </w:rPr>
                <w:t>Go to column ‘</w:t>
              </w:r>
              <w:r>
                <w:rPr>
                  <w:rFonts w:ascii="Verdana" w:eastAsiaTheme="minorHAnsi" w:hAnsi="Verdana" w:cs="Arial"/>
                  <w:color w:val="000000" w:themeColor="text1"/>
                  <w:sz w:val="18"/>
                  <w:szCs w:val="18"/>
                </w:rPr>
                <w:t>Vendor</w:t>
              </w:r>
              <w:r w:rsidRPr="0088163B">
                <w:rPr>
                  <w:rFonts w:ascii="Verdana" w:eastAsiaTheme="minorHAnsi" w:hAnsi="Verdana" w:cs="Arial"/>
                  <w:color w:val="000000" w:themeColor="text1"/>
                  <w:sz w:val="18"/>
                  <w:szCs w:val="18"/>
                </w:rPr>
                <w:t xml:space="preserve"> Reportability’ from Global Template and filter </w:t>
              </w:r>
              <w:r>
                <w:rPr>
                  <w:rFonts w:ascii="Verdana" w:eastAsiaTheme="minorHAnsi" w:hAnsi="Verdana" w:cs="Arial"/>
                  <w:color w:val="000000" w:themeColor="text1"/>
                  <w:sz w:val="18"/>
                  <w:szCs w:val="18"/>
                </w:rPr>
                <w:t>on</w:t>
              </w:r>
              <w:r w:rsidRPr="0088163B">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#N/A</w:t>
              </w:r>
              <w:r w:rsidRPr="0088163B">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values</w:t>
              </w:r>
            </w:ins>
          </w:p>
          <w:p w14:paraId="5A4CFD4E" w14:textId="77777777" w:rsidR="00F07FE8" w:rsidRPr="004D4431" w:rsidRDefault="00F07FE8" w:rsidP="00F07FE8">
            <w:pPr>
              <w:pStyle w:val="steptext"/>
              <w:ind w:left="720"/>
              <w:rPr>
                <w:ins w:id="1315" w:author="Author"/>
                <w:rFonts w:ascii="Verdana" w:eastAsiaTheme="minorHAnsi" w:hAnsi="Verdana" w:cs="Arial"/>
                <w:color w:val="000000" w:themeColor="text1"/>
                <w:sz w:val="18"/>
                <w:szCs w:val="18"/>
              </w:rPr>
            </w:pPr>
          </w:p>
          <w:p w14:paraId="569E7B0B" w14:textId="12943383" w:rsidR="00F07FE8" w:rsidRPr="0081398C" w:rsidDel="0081398C" w:rsidRDefault="00F07FE8">
            <w:pPr>
              <w:pStyle w:val="steptext"/>
              <w:numPr>
                <w:ilvl w:val="0"/>
                <w:numId w:val="110"/>
              </w:numPr>
              <w:rPr>
                <w:ins w:id="1316" w:author="Author"/>
                <w:del w:id="1317" w:author="Author"/>
                <w:rFonts w:ascii="Verdana" w:hAnsi="Verdana" w:cs="Arial"/>
                <w:b/>
                <w:color w:val="000000" w:themeColor="text1"/>
                <w:sz w:val="18"/>
                <w:szCs w:val="18"/>
              </w:rPr>
              <w:pPrChange w:id="1318" w:author="Author">
                <w:pPr>
                  <w:pStyle w:val="steptext"/>
                  <w:numPr>
                    <w:numId w:val="109"/>
                  </w:numPr>
                  <w:ind w:left="720" w:hanging="360"/>
                </w:pPr>
              </w:pPrChange>
            </w:pPr>
            <w:ins w:id="1319" w:author="Author">
              <w:r w:rsidRPr="0081398C">
                <w:rPr>
                  <w:rFonts w:ascii="Verdana" w:hAnsi="Verdana" w:cs="Arial"/>
                  <w:color w:val="000000" w:themeColor="text1"/>
                  <w:sz w:val="18"/>
                  <w:szCs w:val="18"/>
                </w:rPr>
                <w:t xml:space="preserve">Vlookup the </w:t>
              </w:r>
              <w:r w:rsidRPr="0081398C">
                <w:rPr>
                  <w:rFonts w:ascii="Verdana" w:hAnsi="Verdana" w:cs="Arial"/>
                  <w:b/>
                  <w:color w:val="000000" w:themeColor="text1"/>
                  <w:sz w:val="18"/>
                  <w:szCs w:val="18"/>
                  <w:rPrChange w:id="1320" w:author="Author">
                    <w:rPr>
                      <w:rFonts w:ascii="Verdana" w:hAnsi="Verdana" w:cs="Arial"/>
                      <w:color w:val="000000" w:themeColor="text1"/>
                      <w:sz w:val="18"/>
                      <w:szCs w:val="18"/>
                    </w:rPr>
                  </w:rPrChange>
                </w:rPr>
                <w:t>‘Name 1’</w:t>
              </w:r>
              <w:r w:rsidRPr="0081398C">
                <w:rPr>
                  <w:rFonts w:ascii="Verdana" w:hAnsi="Verdana" w:cs="Arial"/>
                  <w:color w:val="000000" w:themeColor="text1"/>
                  <w:sz w:val="18"/>
                  <w:szCs w:val="18"/>
                </w:rPr>
                <w:t xml:space="preserve"> column from CSR report into the ‘Vendor Dictionary_MASTER’ files using column</w:t>
              </w:r>
              <w:r w:rsidR="00AE53B6">
                <w:rPr>
                  <w:rFonts w:ascii="Verdana" w:hAnsi="Verdana" w:cs="Arial"/>
                  <w:color w:val="000000" w:themeColor="text1"/>
                  <w:sz w:val="18"/>
                  <w:szCs w:val="18"/>
                </w:rPr>
                <w:t xml:space="preserve"> </w:t>
              </w:r>
              <w:r w:rsidR="0089553E">
                <w:rPr>
                  <w:rFonts w:ascii="Verdana" w:hAnsi="Verdana" w:cs="Arial"/>
                  <w:color w:val="000000" w:themeColor="text1"/>
                  <w:sz w:val="18"/>
                  <w:szCs w:val="18"/>
                </w:rPr>
                <w:t>B</w:t>
              </w:r>
              <w:r w:rsidRPr="0081398C">
                <w:rPr>
                  <w:rFonts w:ascii="Verdana" w:hAnsi="Verdana" w:cs="Arial"/>
                  <w:color w:val="000000" w:themeColor="text1"/>
                  <w:sz w:val="18"/>
                  <w:szCs w:val="18"/>
                </w:rPr>
                <w:t xml:space="preserve"> ‘Vendor Name’ </w:t>
              </w:r>
              <w:r w:rsidR="0081398C" w:rsidRPr="0081398C" w:rsidDel="0081398C">
                <w:rPr>
                  <w:rFonts w:ascii="Verdana" w:hAnsi="Verdana" w:cs="Arial"/>
                  <w:b/>
                  <w:color w:val="FF0000"/>
                  <w:sz w:val="18"/>
                  <w:szCs w:val="18"/>
                </w:rPr>
                <w:t xml:space="preserve"> </w:t>
              </w:r>
            </w:ins>
          </w:p>
          <w:p w14:paraId="18E32971" w14:textId="77777777" w:rsidR="00F07FE8" w:rsidRDefault="00F07FE8">
            <w:pPr>
              <w:pStyle w:val="steptext"/>
              <w:numPr>
                <w:ilvl w:val="0"/>
                <w:numId w:val="110"/>
              </w:numPr>
              <w:rPr>
                <w:ins w:id="1321" w:author="Author"/>
                <w:rFonts w:ascii="Verdana" w:hAnsi="Verdana" w:cs="Arial"/>
                <w:b/>
                <w:color w:val="000000" w:themeColor="text1"/>
                <w:sz w:val="18"/>
                <w:szCs w:val="18"/>
              </w:rPr>
              <w:pPrChange w:id="1322" w:author="Author">
                <w:pPr>
                  <w:pStyle w:val="ListParagraph"/>
                </w:pPr>
              </w:pPrChange>
            </w:pPr>
          </w:p>
          <w:p w14:paraId="708BD913" w14:textId="77777777" w:rsidR="00AE53B6" w:rsidRPr="004D4431" w:rsidRDefault="00AE53B6" w:rsidP="00AE53B6">
            <w:pPr>
              <w:pStyle w:val="steptext"/>
              <w:ind w:left="720"/>
              <w:rPr>
                <w:ins w:id="1323" w:author="Author"/>
                <w:rFonts w:ascii="Verdana" w:eastAsiaTheme="minorHAnsi" w:hAnsi="Verdana" w:cs="Arial"/>
                <w:color w:val="000000" w:themeColor="text1"/>
                <w:sz w:val="18"/>
                <w:szCs w:val="18"/>
              </w:rPr>
            </w:pPr>
          </w:p>
          <w:p w14:paraId="4C2B0914" w14:textId="77777777" w:rsidR="00AE53B6" w:rsidRDefault="00AE53B6" w:rsidP="00AE53B6">
            <w:pPr>
              <w:pStyle w:val="ListParagraph"/>
              <w:rPr>
                <w:ins w:id="1324" w:author="Author"/>
                <w:rFonts w:ascii="Verdana" w:hAnsi="Verdana" w:cs="Arial"/>
                <w:b/>
                <w:color w:val="000000" w:themeColor="text1"/>
                <w:sz w:val="18"/>
                <w:szCs w:val="18"/>
              </w:rPr>
            </w:pPr>
          </w:p>
          <w:p w14:paraId="2A081B55" w14:textId="77777777" w:rsidR="00AE53B6" w:rsidRPr="00564811" w:rsidRDefault="00AE53B6" w:rsidP="00AE53B6">
            <w:pPr>
              <w:pStyle w:val="steptext"/>
              <w:ind w:left="720"/>
              <w:rPr>
                <w:ins w:id="1325" w:author="Author"/>
                <w:rFonts w:ascii="Verdana" w:hAnsi="Verdana" w:cs="Arial"/>
                <w:b/>
                <w:sz w:val="18"/>
                <w:szCs w:val="18"/>
              </w:rPr>
            </w:pPr>
            <w:ins w:id="1326" w:author="Author">
              <w:r w:rsidRPr="00564811">
                <w:rPr>
                  <w:rFonts w:ascii="Verdana" w:hAnsi="Verdana" w:cs="Arial"/>
                  <w:b/>
                  <w:sz w:val="18"/>
                  <w:szCs w:val="18"/>
                </w:rPr>
                <w:t xml:space="preserve">IF </w:t>
              </w:r>
              <w:r w:rsidRPr="00564811">
                <w:rPr>
                  <w:rFonts w:ascii="Verdana" w:hAnsi="Verdana" w:cs="Arial"/>
                  <w:sz w:val="18"/>
                  <w:szCs w:val="18"/>
                </w:rPr>
                <w:t>file is prepared for Iteration 1(AMERICAS)</w:t>
              </w:r>
            </w:ins>
          </w:p>
          <w:p w14:paraId="140D6845" w14:textId="77777777" w:rsidR="00AE53B6" w:rsidRPr="00564811" w:rsidRDefault="00AE53B6" w:rsidP="00AE53B6">
            <w:pPr>
              <w:pStyle w:val="steptext"/>
              <w:ind w:left="720"/>
              <w:rPr>
                <w:ins w:id="1327" w:author="Author"/>
                <w:rFonts w:ascii="Verdana" w:hAnsi="Verdana" w:cs="Arial"/>
                <w:b/>
                <w:sz w:val="18"/>
                <w:szCs w:val="18"/>
              </w:rPr>
            </w:pPr>
            <w:ins w:id="1328" w:author="Author">
              <w:r w:rsidRPr="00564811">
                <w:rPr>
                  <w:rFonts w:ascii="Verdana" w:hAnsi="Verdana" w:cs="Arial"/>
                  <w:b/>
                  <w:sz w:val="18"/>
                  <w:szCs w:val="18"/>
                </w:rPr>
                <w:t xml:space="preserve">THEN </w:t>
              </w:r>
              <w:r w:rsidRPr="00564811">
                <w:rPr>
                  <w:rFonts w:ascii="Verdana" w:hAnsi="Verdana" w:cs="Arial"/>
                  <w:sz w:val="18"/>
                  <w:szCs w:val="18"/>
                </w:rPr>
                <w:t>the vlookup will be performed in column</w:t>
              </w:r>
              <w:r>
                <w:rPr>
                  <w:rFonts w:ascii="Verdana" w:hAnsi="Verdana" w:cs="Arial"/>
                  <w:sz w:val="18"/>
                  <w:szCs w:val="18"/>
                </w:rPr>
                <w:t xml:space="preserve"> F</w:t>
              </w:r>
              <w:r w:rsidRPr="00564811">
                <w:rPr>
                  <w:rFonts w:ascii="Verdana" w:hAnsi="Verdana" w:cs="Arial"/>
                  <w:sz w:val="18"/>
                  <w:szCs w:val="18"/>
                </w:rPr>
                <w:t xml:space="preserve"> </w:t>
              </w:r>
              <w:r>
                <w:rPr>
                  <w:rFonts w:ascii="Verdana" w:hAnsi="Verdana" w:cs="Arial"/>
                  <w:sz w:val="18"/>
                  <w:szCs w:val="18"/>
                </w:rPr>
                <w:t>‘</w:t>
              </w:r>
              <w:r w:rsidRPr="00AE53B6">
                <w:rPr>
                  <w:rFonts w:ascii="Verdana" w:hAnsi="Verdana" w:cs="Arial"/>
                  <w:sz w:val="18"/>
                  <w:szCs w:val="18"/>
                </w:rPr>
                <w:t>Iteration 1 - US Recipients</w:t>
              </w:r>
              <w:r>
                <w:rPr>
                  <w:rFonts w:ascii="Verdana" w:hAnsi="Verdana" w:cs="Arial"/>
                  <w:sz w:val="18"/>
                  <w:szCs w:val="18"/>
                </w:rPr>
                <w:t>’</w:t>
              </w:r>
            </w:ins>
          </w:p>
          <w:p w14:paraId="6165D11E" w14:textId="77777777" w:rsidR="00AE53B6" w:rsidRDefault="00AE53B6" w:rsidP="00AE53B6">
            <w:pPr>
              <w:pStyle w:val="steptext"/>
              <w:ind w:left="720"/>
              <w:rPr>
                <w:ins w:id="1329" w:author="Author"/>
                <w:rFonts w:ascii="Verdana" w:hAnsi="Verdana" w:cs="Arial"/>
                <w:b/>
                <w:color w:val="000000" w:themeColor="text1"/>
                <w:sz w:val="18"/>
                <w:szCs w:val="18"/>
              </w:rPr>
            </w:pPr>
          </w:p>
          <w:p w14:paraId="1A1452A1" w14:textId="77777777" w:rsidR="00AE53B6" w:rsidRDefault="00AE53B6" w:rsidP="00AE53B6">
            <w:pPr>
              <w:pStyle w:val="steptext"/>
              <w:ind w:left="720"/>
              <w:rPr>
                <w:ins w:id="1330" w:author="Author"/>
                <w:rFonts w:ascii="Verdana" w:hAnsi="Verdana" w:cs="Arial"/>
                <w:b/>
                <w:color w:val="000000" w:themeColor="text1"/>
                <w:sz w:val="18"/>
                <w:szCs w:val="18"/>
              </w:rPr>
            </w:pPr>
            <w:ins w:id="1331" w:author="Author">
              <w:r>
                <w:rPr>
                  <w:rFonts w:ascii="Verdana" w:hAnsi="Verdana" w:cs="Arial"/>
                  <w:b/>
                  <w:color w:val="000000" w:themeColor="text1"/>
                  <w:sz w:val="18"/>
                  <w:szCs w:val="18"/>
                </w:rPr>
                <w:t xml:space="preserve">IF </w:t>
              </w:r>
              <w:r>
                <w:rPr>
                  <w:rFonts w:ascii="Verdana" w:hAnsi="Verdana" w:cs="Arial"/>
                  <w:color w:val="000000" w:themeColor="text1"/>
                  <w:sz w:val="18"/>
                  <w:szCs w:val="18"/>
                </w:rPr>
                <w:t>file is prepared for Iteration 2 (EMEA)</w:t>
              </w:r>
            </w:ins>
          </w:p>
          <w:p w14:paraId="18B29F17" w14:textId="77777777" w:rsidR="00AE53B6" w:rsidRDefault="00AE53B6" w:rsidP="00AE53B6">
            <w:pPr>
              <w:pStyle w:val="steptext"/>
              <w:ind w:left="720"/>
              <w:rPr>
                <w:ins w:id="1332" w:author="Author"/>
                <w:rFonts w:ascii="Verdana" w:hAnsi="Verdana" w:cs="Arial"/>
                <w:b/>
                <w:color w:val="000000" w:themeColor="text1"/>
                <w:sz w:val="18"/>
                <w:szCs w:val="18"/>
              </w:rPr>
            </w:pPr>
            <w:ins w:id="1333" w:author="Author">
              <w:r>
                <w:rPr>
                  <w:rFonts w:ascii="Verdana" w:hAnsi="Verdana" w:cs="Arial"/>
                  <w:b/>
                  <w:color w:val="000000" w:themeColor="text1"/>
                  <w:sz w:val="18"/>
                  <w:szCs w:val="18"/>
                </w:rPr>
                <w:t xml:space="preserve">THEN </w:t>
              </w:r>
              <w:r w:rsidRPr="00A76221">
                <w:rPr>
                  <w:rFonts w:ascii="Verdana" w:hAnsi="Verdana" w:cs="Arial"/>
                  <w:color w:val="000000" w:themeColor="text1"/>
                  <w:sz w:val="18"/>
                  <w:szCs w:val="18"/>
                </w:rPr>
                <w:t>the vlookup will be performed</w:t>
              </w:r>
              <w:r>
                <w:rPr>
                  <w:rFonts w:ascii="Verdana" w:hAnsi="Verdana" w:cs="Arial"/>
                  <w:color w:val="000000" w:themeColor="text1"/>
                  <w:sz w:val="18"/>
                  <w:szCs w:val="18"/>
                </w:rPr>
                <w:t xml:space="preserve"> in column E ‘</w:t>
              </w:r>
              <w:r w:rsidRPr="00AE53B6">
                <w:rPr>
                  <w:rFonts w:ascii="Verdana" w:hAnsi="Verdana" w:cs="Arial"/>
                  <w:color w:val="000000" w:themeColor="text1"/>
                  <w:sz w:val="18"/>
                  <w:szCs w:val="18"/>
                </w:rPr>
                <w:t>Iteration 2 - EMEA Recipients</w:t>
              </w:r>
              <w:r>
                <w:rPr>
                  <w:rFonts w:ascii="Verdana" w:hAnsi="Verdana" w:cs="Arial"/>
                  <w:color w:val="000000" w:themeColor="text1"/>
                  <w:sz w:val="18"/>
                  <w:szCs w:val="18"/>
                </w:rPr>
                <w:t>’</w:t>
              </w:r>
            </w:ins>
          </w:p>
          <w:p w14:paraId="178DFC77" w14:textId="77777777" w:rsidR="00AE53B6" w:rsidRDefault="00AE53B6" w:rsidP="00AE53B6">
            <w:pPr>
              <w:pStyle w:val="steptext"/>
              <w:ind w:left="720"/>
              <w:rPr>
                <w:ins w:id="1334" w:author="Author"/>
                <w:rFonts w:ascii="Verdana" w:hAnsi="Verdana" w:cs="Arial"/>
                <w:b/>
                <w:color w:val="000000" w:themeColor="text1"/>
                <w:sz w:val="18"/>
                <w:szCs w:val="18"/>
              </w:rPr>
            </w:pPr>
          </w:p>
          <w:p w14:paraId="3D1B232B" w14:textId="77777777" w:rsidR="00AE53B6" w:rsidRDefault="00AE53B6" w:rsidP="00AE53B6">
            <w:pPr>
              <w:pStyle w:val="steptext"/>
              <w:ind w:left="720"/>
              <w:rPr>
                <w:ins w:id="1335" w:author="Author"/>
                <w:rFonts w:ascii="Verdana" w:hAnsi="Verdana" w:cs="Arial"/>
                <w:b/>
                <w:color w:val="000000" w:themeColor="text1"/>
                <w:sz w:val="18"/>
                <w:szCs w:val="18"/>
              </w:rPr>
            </w:pPr>
            <w:ins w:id="1336" w:author="Author">
              <w:r>
                <w:rPr>
                  <w:rFonts w:ascii="Verdana" w:hAnsi="Verdana" w:cs="Arial"/>
                  <w:b/>
                  <w:color w:val="000000" w:themeColor="text1"/>
                  <w:sz w:val="18"/>
                  <w:szCs w:val="18"/>
                </w:rPr>
                <w:t xml:space="preserve">IF </w:t>
              </w:r>
              <w:r>
                <w:rPr>
                  <w:rFonts w:ascii="Verdana" w:hAnsi="Verdana" w:cs="Arial"/>
                  <w:color w:val="000000" w:themeColor="text1"/>
                  <w:sz w:val="18"/>
                  <w:szCs w:val="18"/>
                </w:rPr>
                <w:t>file is prepared for Iteration 3 (ASIAPAC)</w:t>
              </w:r>
            </w:ins>
          </w:p>
          <w:p w14:paraId="5520FC77" w14:textId="77777777" w:rsidR="00AE53B6" w:rsidRDefault="00AE53B6" w:rsidP="00AE53B6">
            <w:pPr>
              <w:pStyle w:val="steptext"/>
              <w:ind w:left="720"/>
              <w:rPr>
                <w:ins w:id="1337" w:author="Author"/>
                <w:rFonts w:ascii="Verdana" w:hAnsi="Verdana" w:cs="Arial"/>
                <w:b/>
                <w:color w:val="000000" w:themeColor="text1"/>
                <w:sz w:val="18"/>
                <w:szCs w:val="18"/>
              </w:rPr>
            </w:pPr>
            <w:ins w:id="1338" w:author="Author">
              <w:r>
                <w:rPr>
                  <w:rFonts w:ascii="Verdana" w:hAnsi="Verdana" w:cs="Arial"/>
                  <w:b/>
                  <w:color w:val="000000" w:themeColor="text1"/>
                  <w:sz w:val="18"/>
                  <w:szCs w:val="18"/>
                </w:rPr>
                <w:t xml:space="preserve">THEN </w:t>
              </w:r>
              <w:r w:rsidRPr="00A76221">
                <w:rPr>
                  <w:rFonts w:ascii="Verdana" w:hAnsi="Verdana" w:cs="Arial"/>
                  <w:color w:val="000000" w:themeColor="text1"/>
                  <w:sz w:val="18"/>
                  <w:szCs w:val="18"/>
                </w:rPr>
                <w:t>the vlookup will be performed</w:t>
              </w:r>
              <w:r>
                <w:rPr>
                  <w:rFonts w:ascii="Verdana" w:hAnsi="Verdana" w:cs="Arial"/>
                  <w:color w:val="000000" w:themeColor="text1"/>
                  <w:sz w:val="18"/>
                  <w:szCs w:val="18"/>
                </w:rPr>
                <w:t xml:space="preserve"> in column G ‘</w:t>
              </w:r>
              <w:r w:rsidRPr="00AE53B6">
                <w:rPr>
                  <w:rFonts w:ascii="Verdana" w:hAnsi="Verdana" w:cs="Arial"/>
                  <w:color w:val="000000" w:themeColor="text1"/>
                  <w:sz w:val="18"/>
                  <w:szCs w:val="18"/>
                </w:rPr>
                <w:t>Iteration 3 - ASP Recipients</w:t>
              </w:r>
              <w:r>
                <w:rPr>
                  <w:rFonts w:ascii="Verdana" w:hAnsi="Verdana" w:cs="Arial"/>
                  <w:color w:val="000000" w:themeColor="text1"/>
                  <w:sz w:val="18"/>
                  <w:szCs w:val="18"/>
                </w:rPr>
                <w:t>’</w:t>
              </w:r>
            </w:ins>
          </w:p>
          <w:p w14:paraId="46D2956E" w14:textId="77777777" w:rsidR="00650193" w:rsidRDefault="00650193" w:rsidP="0088163B">
            <w:pPr>
              <w:rPr>
                <w:ins w:id="1339" w:author="Author"/>
                <w:rFonts w:ascii="Verdana" w:hAnsi="Verdana" w:cs="Arial"/>
                <w:b/>
                <w:sz w:val="18"/>
                <w:szCs w:val="18"/>
              </w:rPr>
            </w:pPr>
          </w:p>
          <w:p w14:paraId="5DB9A2B9" w14:textId="416ED8FF" w:rsidR="00F07FE8" w:rsidRPr="0089553E" w:rsidDel="00B56699" w:rsidRDefault="00B56699" w:rsidP="00F07FE8">
            <w:pPr>
              <w:pStyle w:val="steptext"/>
              <w:ind w:left="720"/>
              <w:rPr>
                <w:ins w:id="1340" w:author="Author"/>
                <w:del w:id="1341" w:author="Author"/>
                <w:rFonts w:ascii="Verdana" w:hAnsi="Verdana" w:cs="Arial"/>
                <w:sz w:val="18"/>
                <w:szCs w:val="18"/>
                <w:rPrChange w:id="1342" w:author="Author">
                  <w:rPr>
                    <w:ins w:id="1343" w:author="Author"/>
                    <w:del w:id="1344" w:author="Author"/>
                    <w:rFonts w:ascii="Verdana" w:hAnsi="Verdana" w:cs="Arial"/>
                    <w:b/>
                    <w:sz w:val="18"/>
                    <w:szCs w:val="18"/>
                  </w:rPr>
                </w:rPrChange>
              </w:rPr>
            </w:pPr>
            <w:ins w:id="1345" w:author="Author">
              <w:r w:rsidRPr="00727A8C">
                <w:rPr>
                  <w:rFonts w:ascii="Verdana" w:hAnsi="Verdana" w:cs="Arial"/>
                  <w:color w:val="FF0000"/>
                  <w:sz w:val="18"/>
                  <w:szCs w:val="18"/>
                </w:rPr>
                <w:t>Updated the columns position and name</w:t>
              </w:r>
              <w:r w:rsidR="001351DE">
                <w:rPr>
                  <w:rFonts w:ascii="Verdana" w:hAnsi="Verdana" w:cs="Arial"/>
                  <w:color w:val="FF0000"/>
                  <w:sz w:val="18"/>
                  <w:szCs w:val="18"/>
                </w:rPr>
                <w:t>s</w:t>
              </w:r>
              <w:r w:rsidRPr="00727A8C">
                <w:rPr>
                  <w:rFonts w:ascii="Verdana" w:hAnsi="Verdana" w:cs="Arial"/>
                  <w:color w:val="FF0000"/>
                  <w:sz w:val="18"/>
                  <w:szCs w:val="18"/>
                </w:rPr>
                <w:t xml:space="preserve"> </w:t>
              </w:r>
              <w:r>
                <w:rPr>
                  <w:rFonts w:ascii="Verdana" w:hAnsi="Verdana" w:cs="Arial"/>
                  <w:color w:val="FF0000"/>
                  <w:sz w:val="18"/>
                  <w:szCs w:val="18"/>
                </w:rPr>
                <w:t>as per the</w:t>
              </w:r>
              <w:r w:rsidRPr="00727A8C">
                <w:rPr>
                  <w:rFonts w:ascii="Verdana" w:hAnsi="Verdana" w:cs="Arial"/>
                  <w:color w:val="FF0000"/>
                  <w:sz w:val="18"/>
                  <w:szCs w:val="18"/>
                </w:rPr>
                <w:t xml:space="preserve"> Vendor Dictionary</w:t>
              </w:r>
              <w:r>
                <w:rPr>
                  <w:rFonts w:ascii="Verdana" w:hAnsi="Verdana" w:cs="Arial"/>
                  <w:color w:val="FF0000"/>
                  <w:sz w:val="18"/>
                  <w:szCs w:val="18"/>
                </w:rPr>
                <w:t xml:space="preserve"> </w:t>
              </w:r>
              <w:r w:rsidRPr="00727A8C">
                <w:rPr>
                  <w:rFonts w:ascii="Verdana" w:hAnsi="Verdana" w:cs="Arial"/>
                  <w:color w:val="FF0000"/>
                  <w:sz w:val="18"/>
                  <w:szCs w:val="18"/>
                </w:rPr>
                <w:t>in 08/07/2019</w:t>
              </w:r>
              <w:del w:id="1346" w:author="Author">
                <w:r w:rsidR="00650193" w:rsidRPr="0089553E" w:rsidDel="00B56699">
                  <w:rPr>
                    <w:rFonts w:ascii="Verdana" w:hAnsi="Verdana" w:cs="Arial"/>
                    <w:color w:val="FF0000"/>
                    <w:sz w:val="18"/>
                    <w:szCs w:val="18"/>
                    <w:rPrChange w:id="1347" w:author="Author">
                      <w:rPr>
                        <w:rFonts w:ascii="Verdana" w:hAnsi="Verdana" w:cs="Arial"/>
                        <w:b/>
                        <w:sz w:val="18"/>
                        <w:szCs w:val="18"/>
                      </w:rPr>
                    </w:rPrChange>
                  </w:rPr>
                  <w:delText xml:space="preserve">Updated in 08/07/2019 to </w:delText>
                </w:r>
                <w:r w:rsidR="0089553E" w:rsidRPr="0089553E" w:rsidDel="00B56699">
                  <w:rPr>
                    <w:rFonts w:ascii="Verdana" w:hAnsi="Verdana" w:cs="Arial"/>
                    <w:color w:val="FF0000"/>
                    <w:sz w:val="18"/>
                    <w:szCs w:val="18"/>
                    <w:rPrChange w:id="1348" w:author="Author">
                      <w:rPr>
                        <w:rFonts w:ascii="Verdana" w:hAnsi="Verdana" w:cs="Arial"/>
                        <w:b/>
                        <w:sz w:val="18"/>
                        <w:szCs w:val="18"/>
                      </w:rPr>
                    </w:rPrChange>
                  </w:rPr>
                  <w:delText>change the columns position and name within the Vendor Dictionary</w:delText>
                </w:r>
                <w:r w:rsidR="00F07FE8" w:rsidRPr="0089553E" w:rsidDel="00B56699">
                  <w:rPr>
                    <w:rFonts w:ascii="Verdana" w:hAnsi="Verdana" w:cs="Arial"/>
                    <w:sz w:val="18"/>
                    <w:szCs w:val="18"/>
                    <w:rPrChange w:id="1349" w:author="Author">
                      <w:rPr>
                        <w:rFonts w:ascii="Verdana" w:hAnsi="Verdana" w:cs="Arial"/>
                        <w:b/>
                        <w:sz w:val="18"/>
                        <w:szCs w:val="18"/>
                      </w:rPr>
                    </w:rPrChange>
                  </w:rPr>
                  <w:delText xml:space="preserve">IF </w:delText>
                </w:r>
                <w:r w:rsidR="00F07FE8" w:rsidRPr="0089553E" w:rsidDel="00B56699">
                  <w:rPr>
                    <w:rFonts w:ascii="Verdana" w:hAnsi="Verdana" w:cs="Arial"/>
                    <w:sz w:val="18"/>
                    <w:szCs w:val="18"/>
                  </w:rPr>
                  <w:delText>file is prepared for Iteration 1(AMERICAS)</w:delText>
                </w:r>
              </w:del>
            </w:ins>
          </w:p>
          <w:p w14:paraId="35A488C5" w14:textId="630B931A" w:rsidR="00F07FE8" w:rsidRPr="0089553E" w:rsidDel="00AE53B6" w:rsidRDefault="00F07FE8" w:rsidP="00F07FE8">
            <w:pPr>
              <w:pStyle w:val="steptext"/>
              <w:ind w:left="720"/>
              <w:rPr>
                <w:ins w:id="1350" w:author="Author"/>
                <w:del w:id="1351" w:author="Author"/>
                <w:rFonts w:ascii="Verdana" w:hAnsi="Verdana" w:cs="Arial"/>
                <w:sz w:val="18"/>
                <w:szCs w:val="18"/>
                <w:rPrChange w:id="1352" w:author="Author">
                  <w:rPr>
                    <w:ins w:id="1353" w:author="Author"/>
                    <w:del w:id="1354" w:author="Author"/>
                    <w:rFonts w:ascii="Verdana" w:hAnsi="Verdana" w:cs="Arial"/>
                    <w:b/>
                    <w:sz w:val="18"/>
                    <w:szCs w:val="18"/>
                  </w:rPr>
                </w:rPrChange>
              </w:rPr>
            </w:pPr>
            <w:ins w:id="1355" w:author="Author">
              <w:del w:id="1356" w:author="Author">
                <w:r w:rsidRPr="0089553E" w:rsidDel="00AE53B6">
                  <w:rPr>
                    <w:rFonts w:ascii="Verdana" w:hAnsi="Verdana" w:cs="Arial"/>
                    <w:sz w:val="18"/>
                    <w:szCs w:val="18"/>
                    <w:rPrChange w:id="1357" w:author="Author">
                      <w:rPr>
                        <w:rFonts w:ascii="Verdana" w:hAnsi="Verdana" w:cs="Arial"/>
                        <w:b/>
                        <w:sz w:val="18"/>
                        <w:szCs w:val="18"/>
                      </w:rPr>
                    </w:rPrChange>
                  </w:rPr>
                  <w:delText xml:space="preserve">THEN </w:delText>
                </w:r>
                <w:r w:rsidRPr="0089553E" w:rsidDel="00AE53B6">
                  <w:rPr>
                    <w:rFonts w:ascii="Verdana" w:hAnsi="Verdana" w:cs="Arial"/>
                    <w:sz w:val="18"/>
                    <w:szCs w:val="18"/>
                  </w:rPr>
                  <w:delText>the vlookup will be performed in column E (‘Iteration 1)</w:delText>
                </w:r>
              </w:del>
            </w:ins>
          </w:p>
          <w:p w14:paraId="041FC72F" w14:textId="4E172C0A" w:rsidR="00F07FE8" w:rsidRPr="0089553E" w:rsidDel="00AE53B6" w:rsidRDefault="00F07FE8" w:rsidP="00F07FE8">
            <w:pPr>
              <w:pStyle w:val="steptext"/>
              <w:ind w:left="720"/>
              <w:rPr>
                <w:ins w:id="1358" w:author="Author"/>
                <w:del w:id="1359" w:author="Author"/>
                <w:rFonts w:ascii="Verdana" w:hAnsi="Verdana" w:cs="Arial"/>
                <w:color w:val="000000" w:themeColor="text1"/>
                <w:sz w:val="18"/>
                <w:szCs w:val="18"/>
                <w:rPrChange w:id="1360" w:author="Author">
                  <w:rPr>
                    <w:ins w:id="1361" w:author="Author"/>
                    <w:del w:id="1362" w:author="Author"/>
                    <w:rFonts w:ascii="Verdana" w:hAnsi="Verdana" w:cs="Arial"/>
                    <w:b/>
                    <w:color w:val="000000" w:themeColor="text1"/>
                    <w:sz w:val="18"/>
                    <w:szCs w:val="18"/>
                  </w:rPr>
                </w:rPrChange>
              </w:rPr>
            </w:pPr>
          </w:p>
          <w:p w14:paraId="522912D7" w14:textId="6249A1ED" w:rsidR="00F07FE8" w:rsidRPr="0089553E" w:rsidDel="00AE53B6" w:rsidRDefault="00F07FE8" w:rsidP="00F07FE8">
            <w:pPr>
              <w:pStyle w:val="steptext"/>
              <w:ind w:left="720"/>
              <w:rPr>
                <w:ins w:id="1363" w:author="Author"/>
                <w:del w:id="1364" w:author="Author"/>
                <w:rFonts w:ascii="Verdana" w:hAnsi="Verdana" w:cs="Arial"/>
                <w:color w:val="000000" w:themeColor="text1"/>
                <w:sz w:val="18"/>
                <w:szCs w:val="18"/>
                <w:rPrChange w:id="1365" w:author="Author">
                  <w:rPr>
                    <w:ins w:id="1366" w:author="Author"/>
                    <w:del w:id="1367" w:author="Author"/>
                    <w:rFonts w:ascii="Verdana" w:hAnsi="Verdana" w:cs="Arial"/>
                    <w:b/>
                    <w:color w:val="000000" w:themeColor="text1"/>
                    <w:sz w:val="18"/>
                    <w:szCs w:val="18"/>
                  </w:rPr>
                </w:rPrChange>
              </w:rPr>
            </w:pPr>
            <w:ins w:id="1368" w:author="Author">
              <w:del w:id="1369" w:author="Author">
                <w:r w:rsidRPr="0089553E" w:rsidDel="00AE53B6">
                  <w:rPr>
                    <w:rFonts w:ascii="Verdana" w:hAnsi="Verdana" w:cs="Arial"/>
                    <w:color w:val="000000" w:themeColor="text1"/>
                    <w:sz w:val="18"/>
                    <w:szCs w:val="18"/>
                    <w:rPrChange w:id="1370" w:author="Author">
                      <w:rPr>
                        <w:rFonts w:ascii="Verdana" w:hAnsi="Verdana" w:cs="Arial"/>
                        <w:b/>
                        <w:color w:val="000000" w:themeColor="text1"/>
                        <w:sz w:val="18"/>
                        <w:szCs w:val="18"/>
                      </w:rPr>
                    </w:rPrChange>
                  </w:rPr>
                  <w:delText xml:space="preserve">IF </w:delText>
                </w:r>
                <w:r w:rsidRPr="0089553E" w:rsidDel="00AE53B6">
                  <w:rPr>
                    <w:rFonts w:ascii="Verdana" w:hAnsi="Verdana" w:cs="Arial"/>
                    <w:color w:val="000000" w:themeColor="text1"/>
                    <w:sz w:val="18"/>
                    <w:szCs w:val="18"/>
                  </w:rPr>
                  <w:delText>file is prepared for Iteration 2 (EMEA)</w:delText>
                </w:r>
              </w:del>
            </w:ins>
          </w:p>
          <w:p w14:paraId="0CC4A7DD" w14:textId="2FA3FF1E" w:rsidR="00F07FE8" w:rsidRPr="0089553E" w:rsidDel="00AE53B6" w:rsidRDefault="00F07FE8" w:rsidP="00F07FE8">
            <w:pPr>
              <w:pStyle w:val="steptext"/>
              <w:ind w:left="720"/>
              <w:rPr>
                <w:ins w:id="1371" w:author="Author"/>
                <w:del w:id="1372" w:author="Author"/>
                <w:rFonts w:ascii="Verdana" w:hAnsi="Verdana" w:cs="Arial"/>
                <w:color w:val="000000" w:themeColor="text1"/>
                <w:sz w:val="18"/>
                <w:szCs w:val="18"/>
                <w:rPrChange w:id="1373" w:author="Author">
                  <w:rPr>
                    <w:ins w:id="1374" w:author="Author"/>
                    <w:del w:id="1375" w:author="Author"/>
                    <w:rFonts w:ascii="Verdana" w:hAnsi="Verdana" w:cs="Arial"/>
                    <w:b/>
                    <w:color w:val="000000" w:themeColor="text1"/>
                    <w:sz w:val="18"/>
                    <w:szCs w:val="18"/>
                  </w:rPr>
                </w:rPrChange>
              </w:rPr>
            </w:pPr>
            <w:ins w:id="1376" w:author="Author">
              <w:del w:id="1377" w:author="Author">
                <w:r w:rsidRPr="0089553E" w:rsidDel="00AE53B6">
                  <w:rPr>
                    <w:rFonts w:ascii="Verdana" w:hAnsi="Verdana" w:cs="Arial"/>
                    <w:color w:val="000000" w:themeColor="text1"/>
                    <w:sz w:val="18"/>
                    <w:szCs w:val="18"/>
                    <w:rPrChange w:id="1378" w:author="Author">
                      <w:rPr>
                        <w:rFonts w:ascii="Verdana" w:hAnsi="Verdana" w:cs="Arial"/>
                        <w:b/>
                        <w:color w:val="000000" w:themeColor="text1"/>
                        <w:sz w:val="18"/>
                        <w:szCs w:val="18"/>
                      </w:rPr>
                    </w:rPrChange>
                  </w:rPr>
                  <w:delText xml:space="preserve">THEN </w:delText>
                </w:r>
                <w:r w:rsidRPr="0089553E" w:rsidDel="00AE53B6">
                  <w:rPr>
                    <w:rFonts w:ascii="Verdana" w:hAnsi="Verdana" w:cs="Arial"/>
                    <w:color w:val="000000" w:themeColor="text1"/>
                    <w:sz w:val="18"/>
                    <w:szCs w:val="18"/>
                  </w:rPr>
                  <w:delText>the vlookup will be performed in column D (‘Iteration 2’)</w:delText>
                </w:r>
              </w:del>
            </w:ins>
          </w:p>
          <w:p w14:paraId="6F687005" w14:textId="417EFF56" w:rsidR="00F07FE8" w:rsidRPr="0089553E" w:rsidDel="00AE53B6" w:rsidRDefault="00F07FE8" w:rsidP="00F07FE8">
            <w:pPr>
              <w:pStyle w:val="steptext"/>
              <w:ind w:left="720"/>
              <w:rPr>
                <w:ins w:id="1379" w:author="Author"/>
                <w:del w:id="1380" w:author="Author"/>
                <w:rFonts w:ascii="Verdana" w:hAnsi="Verdana" w:cs="Arial"/>
                <w:color w:val="000000" w:themeColor="text1"/>
                <w:sz w:val="18"/>
                <w:szCs w:val="18"/>
                <w:rPrChange w:id="1381" w:author="Author">
                  <w:rPr>
                    <w:ins w:id="1382" w:author="Author"/>
                    <w:del w:id="1383" w:author="Author"/>
                    <w:rFonts w:ascii="Verdana" w:hAnsi="Verdana" w:cs="Arial"/>
                    <w:b/>
                    <w:color w:val="000000" w:themeColor="text1"/>
                    <w:sz w:val="18"/>
                    <w:szCs w:val="18"/>
                  </w:rPr>
                </w:rPrChange>
              </w:rPr>
            </w:pPr>
          </w:p>
          <w:p w14:paraId="149E6C80" w14:textId="4969D806" w:rsidR="00F07FE8" w:rsidRPr="0089553E" w:rsidDel="00AE53B6" w:rsidRDefault="00F07FE8" w:rsidP="00F07FE8">
            <w:pPr>
              <w:pStyle w:val="steptext"/>
              <w:ind w:left="720"/>
              <w:rPr>
                <w:ins w:id="1384" w:author="Author"/>
                <w:del w:id="1385" w:author="Author"/>
                <w:rFonts w:ascii="Verdana" w:hAnsi="Verdana" w:cs="Arial"/>
                <w:color w:val="000000" w:themeColor="text1"/>
                <w:sz w:val="18"/>
                <w:szCs w:val="18"/>
                <w:rPrChange w:id="1386" w:author="Author">
                  <w:rPr>
                    <w:ins w:id="1387" w:author="Author"/>
                    <w:del w:id="1388" w:author="Author"/>
                    <w:rFonts w:ascii="Verdana" w:hAnsi="Verdana" w:cs="Arial"/>
                    <w:b/>
                    <w:color w:val="000000" w:themeColor="text1"/>
                    <w:sz w:val="18"/>
                    <w:szCs w:val="18"/>
                  </w:rPr>
                </w:rPrChange>
              </w:rPr>
            </w:pPr>
            <w:ins w:id="1389" w:author="Author">
              <w:del w:id="1390" w:author="Author">
                <w:r w:rsidRPr="0089553E" w:rsidDel="00AE53B6">
                  <w:rPr>
                    <w:rFonts w:ascii="Verdana" w:hAnsi="Verdana" w:cs="Arial"/>
                    <w:color w:val="000000" w:themeColor="text1"/>
                    <w:sz w:val="18"/>
                    <w:szCs w:val="18"/>
                    <w:rPrChange w:id="1391" w:author="Author">
                      <w:rPr>
                        <w:rFonts w:ascii="Verdana" w:hAnsi="Verdana" w:cs="Arial"/>
                        <w:b/>
                        <w:color w:val="000000" w:themeColor="text1"/>
                        <w:sz w:val="18"/>
                        <w:szCs w:val="18"/>
                      </w:rPr>
                    </w:rPrChange>
                  </w:rPr>
                  <w:delText xml:space="preserve">IF </w:delText>
                </w:r>
                <w:r w:rsidRPr="0089553E" w:rsidDel="00AE53B6">
                  <w:rPr>
                    <w:rFonts w:ascii="Verdana" w:hAnsi="Verdana" w:cs="Arial"/>
                    <w:color w:val="000000" w:themeColor="text1"/>
                    <w:sz w:val="18"/>
                    <w:szCs w:val="18"/>
                  </w:rPr>
                  <w:delText>file is prepared for Iteration 3 (ASIAPAC)</w:delText>
                </w:r>
              </w:del>
            </w:ins>
          </w:p>
          <w:p w14:paraId="1CB52792" w14:textId="1F80530A" w:rsidR="00F07FE8" w:rsidRPr="0089553E" w:rsidDel="00AE53B6" w:rsidRDefault="00F07FE8" w:rsidP="00F07FE8">
            <w:pPr>
              <w:pStyle w:val="steptext"/>
              <w:ind w:left="720"/>
              <w:rPr>
                <w:ins w:id="1392" w:author="Author"/>
                <w:del w:id="1393" w:author="Author"/>
                <w:rFonts w:ascii="Verdana" w:hAnsi="Verdana" w:cs="Arial"/>
                <w:color w:val="000000" w:themeColor="text1"/>
                <w:sz w:val="18"/>
                <w:szCs w:val="18"/>
                <w:rPrChange w:id="1394" w:author="Author">
                  <w:rPr>
                    <w:ins w:id="1395" w:author="Author"/>
                    <w:del w:id="1396" w:author="Author"/>
                    <w:rFonts w:ascii="Verdana" w:hAnsi="Verdana" w:cs="Arial"/>
                    <w:b/>
                    <w:color w:val="000000" w:themeColor="text1"/>
                    <w:sz w:val="18"/>
                    <w:szCs w:val="18"/>
                  </w:rPr>
                </w:rPrChange>
              </w:rPr>
            </w:pPr>
            <w:ins w:id="1397" w:author="Author">
              <w:del w:id="1398" w:author="Author">
                <w:r w:rsidRPr="0089553E" w:rsidDel="00AE53B6">
                  <w:rPr>
                    <w:rFonts w:ascii="Verdana" w:hAnsi="Verdana" w:cs="Arial"/>
                    <w:color w:val="000000" w:themeColor="text1"/>
                    <w:sz w:val="18"/>
                    <w:szCs w:val="18"/>
                    <w:rPrChange w:id="1399" w:author="Author">
                      <w:rPr>
                        <w:rFonts w:ascii="Verdana" w:hAnsi="Verdana" w:cs="Arial"/>
                        <w:b/>
                        <w:color w:val="000000" w:themeColor="text1"/>
                        <w:sz w:val="18"/>
                        <w:szCs w:val="18"/>
                      </w:rPr>
                    </w:rPrChange>
                  </w:rPr>
                  <w:delText xml:space="preserve">THEN </w:delText>
                </w:r>
                <w:r w:rsidRPr="0089553E" w:rsidDel="00AE53B6">
                  <w:rPr>
                    <w:rFonts w:ascii="Verdana" w:hAnsi="Verdana" w:cs="Arial"/>
                    <w:color w:val="000000" w:themeColor="text1"/>
                    <w:sz w:val="18"/>
                    <w:szCs w:val="18"/>
                  </w:rPr>
                  <w:delText>the vlookup will be performed in column F (‘Iteration 3’)</w:delText>
                </w:r>
              </w:del>
            </w:ins>
          </w:p>
          <w:p w14:paraId="2569FE58" w14:textId="77777777" w:rsidR="00F07FE8" w:rsidRPr="0089553E" w:rsidRDefault="00F07FE8" w:rsidP="0088163B">
            <w:pPr>
              <w:rPr>
                <w:ins w:id="1400" w:author="Author"/>
                <w:rFonts w:ascii="Verdana" w:hAnsi="Verdana" w:cs="Arial"/>
                <w:color w:val="000000" w:themeColor="text1"/>
                <w:sz w:val="18"/>
                <w:szCs w:val="18"/>
                <w:rPrChange w:id="1401" w:author="Author">
                  <w:rPr>
                    <w:ins w:id="1402" w:author="Author"/>
                    <w:rFonts w:ascii="Verdana" w:hAnsi="Verdana" w:cs="Arial"/>
                    <w:b/>
                    <w:color w:val="000000" w:themeColor="text1"/>
                    <w:sz w:val="18"/>
                    <w:szCs w:val="18"/>
                  </w:rPr>
                </w:rPrChange>
              </w:rPr>
            </w:pPr>
          </w:p>
        </w:tc>
        <w:tc>
          <w:tcPr>
            <w:tcW w:w="1418" w:type="dxa"/>
          </w:tcPr>
          <w:p w14:paraId="6E4F4790" w14:textId="3F2394D5" w:rsidR="00F07FE8" w:rsidRPr="000F672E" w:rsidRDefault="0081398C" w:rsidP="000F672E">
            <w:pPr>
              <w:rPr>
                <w:ins w:id="1403" w:author="Author"/>
                <w:rFonts w:cs="Arial"/>
                <w:b/>
                <w:color w:val="000000" w:themeColor="text1"/>
                <w:sz w:val="18"/>
                <w:szCs w:val="18"/>
                <w:lang w:val="en-US"/>
              </w:rPr>
            </w:pPr>
            <w:ins w:id="1404" w:author="Author">
              <w:r w:rsidRPr="0081398C">
                <w:rPr>
                  <w:rFonts w:cs="Arial"/>
                  <w:b/>
                  <w:color w:val="FF0000"/>
                  <w:sz w:val="18"/>
                  <w:szCs w:val="18"/>
                  <w:lang w:val="en-US"/>
                  <w:rPrChange w:id="1405" w:author="Author">
                    <w:rPr>
                      <w:rFonts w:cs="Arial"/>
                      <w:b/>
                      <w:color w:val="000000" w:themeColor="text1"/>
                      <w:sz w:val="18"/>
                      <w:szCs w:val="18"/>
                      <w:lang w:val="en-US"/>
                    </w:rPr>
                  </w:rPrChange>
                </w:rPr>
                <w:t>Step added by Megan</w:t>
              </w:r>
              <w:r>
                <w:rPr>
                  <w:rFonts w:cs="Arial"/>
                  <w:b/>
                  <w:color w:val="FF0000"/>
                  <w:sz w:val="18"/>
                  <w:szCs w:val="18"/>
                  <w:lang w:val="en-US"/>
                </w:rPr>
                <w:t xml:space="preserve"> after review</w:t>
              </w:r>
              <w:r w:rsidR="00F7071F">
                <w:rPr>
                  <w:rFonts w:cs="Arial"/>
                  <w:b/>
                  <w:color w:val="FF0000"/>
                  <w:sz w:val="18"/>
                  <w:szCs w:val="18"/>
                  <w:lang w:val="en-US"/>
                </w:rPr>
                <w:t xml:space="preserve"> in21st of June</w:t>
              </w:r>
            </w:ins>
          </w:p>
        </w:tc>
        <w:tc>
          <w:tcPr>
            <w:tcW w:w="10938" w:type="dxa"/>
          </w:tcPr>
          <w:p w14:paraId="72795818" w14:textId="50D2B411" w:rsidR="00F07FE8" w:rsidRDefault="00F050B6" w:rsidP="00DA4947">
            <w:pPr>
              <w:rPr>
                <w:ins w:id="1406" w:author="Author"/>
                <w:noProof/>
              </w:rPr>
            </w:pPr>
            <w:ins w:id="1407" w:author="Author">
              <w:r>
                <w:rPr>
                  <w:noProof/>
                  <w:lang w:val="en-US"/>
                </w:rPr>
                <w:drawing>
                  <wp:inline distT="0" distB="0" distL="0" distR="0" wp14:anchorId="3E52CA9D" wp14:editId="3F4F4EE0">
                    <wp:extent cx="5208270" cy="1989169"/>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20565" cy="1993865"/>
                            </a:xfrm>
                            <a:prstGeom prst="rect">
                              <a:avLst/>
                            </a:prstGeom>
                          </pic:spPr>
                        </pic:pic>
                      </a:graphicData>
                    </a:graphic>
                  </wp:inline>
                </w:drawing>
              </w:r>
            </w:ins>
          </w:p>
        </w:tc>
      </w:tr>
      <w:tr w:rsidR="006550FD" w:rsidRPr="005335B1" w14:paraId="3092C85E" w14:textId="77777777" w:rsidTr="00FA4F51">
        <w:trPr>
          <w:cantSplit/>
          <w:trHeight w:val="20"/>
        </w:trPr>
        <w:tc>
          <w:tcPr>
            <w:tcW w:w="1843" w:type="dxa"/>
          </w:tcPr>
          <w:p w14:paraId="48AD34A4" w14:textId="77777777" w:rsidR="006550FD" w:rsidRDefault="000443A2"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3.1.30</w:t>
            </w:r>
            <w:r w:rsidR="004D4431">
              <w:rPr>
                <w:rFonts w:ascii="Verdana" w:eastAsiaTheme="minorHAnsi" w:hAnsi="Verdana" w:cs="Arial"/>
                <w:b/>
                <w:color w:val="000000" w:themeColor="text1"/>
                <w:sz w:val="18"/>
                <w:szCs w:val="18"/>
              </w:rPr>
              <w:t xml:space="preserve"> </w:t>
            </w:r>
            <w:r w:rsidR="004D4431" w:rsidRPr="00293F54">
              <w:rPr>
                <w:rFonts w:ascii="Verdana" w:eastAsiaTheme="minorHAnsi" w:hAnsi="Verdana" w:cs="Arial"/>
                <w:color w:val="000000" w:themeColor="text1"/>
                <w:sz w:val="18"/>
                <w:szCs w:val="18"/>
              </w:rPr>
              <w:t>Preparation of NAM CSR report</w:t>
            </w:r>
            <w:r w:rsidR="004D4431">
              <w:rPr>
                <w:rFonts w:ascii="Verdana" w:eastAsiaTheme="minorHAnsi" w:hAnsi="Verdana" w:cs="Arial"/>
                <w:color w:val="000000" w:themeColor="text1"/>
                <w:sz w:val="18"/>
                <w:szCs w:val="18"/>
              </w:rPr>
              <w:t>. Populate Global Template columns</w:t>
            </w:r>
          </w:p>
          <w:p w14:paraId="37C946C7" w14:textId="77777777" w:rsidR="0074535F" w:rsidRDefault="0074535F"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3FAD19E8" w14:textId="77777777" w:rsidR="006550FD" w:rsidRPr="00C5196B" w:rsidRDefault="004D4431" w:rsidP="0088163B">
            <w:pPr>
              <w:rPr>
                <w:rFonts w:ascii="Verdana" w:hAnsi="Verdana" w:cs="Arial"/>
                <w:b/>
                <w:color w:val="000000" w:themeColor="text1"/>
                <w:sz w:val="18"/>
                <w:szCs w:val="18"/>
              </w:rPr>
            </w:pPr>
            <w:r w:rsidRPr="00C5196B">
              <w:rPr>
                <w:rFonts w:ascii="Verdana" w:hAnsi="Verdana" w:cs="Arial"/>
                <w:b/>
                <w:color w:val="000000" w:themeColor="text1"/>
                <w:sz w:val="18"/>
                <w:szCs w:val="18"/>
              </w:rPr>
              <w:t>Populate column ‘Vendor</w:t>
            </w:r>
            <w:r w:rsidR="002B5935">
              <w:rPr>
                <w:rFonts w:ascii="Verdana" w:hAnsi="Verdana" w:cs="Arial"/>
                <w:b/>
                <w:color w:val="000000" w:themeColor="text1"/>
                <w:sz w:val="18"/>
                <w:szCs w:val="18"/>
              </w:rPr>
              <w:t xml:space="preserve"> Reason</w:t>
            </w:r>
            <w:r w:rsidRPr="00C5196B">
              <w:rPr>
                <w:rFonts w:ascii="Verdana" w:hAnsi="Verdana" w:cs="Arial"/>
                <w:b/>
                <w:color w:val="000000" w:themeColor="text1"/>
                <w:sz w:val="18"/>
                <w:szCs w:val="18"/>
              </w:rPr>
              <w:t>’ from Global Template:</w:t>
            </w:r>
          </w:p>
          <w:p w14:paraId="6EC7BC69" w14:textId="77777777" w:rsidR="004D4431" w:rsidRPr="00C5196B" w:rsidRDefault="004D4431" w:rsidP="0088163B">
            <w:pPr>
              <w:rPr>
                <w:rFonts w:ascii="Verdana" w:hAnsi="Verdana" w:cs="Arial"/>
                <w:b/>
                <w:color w:val="000000" w:themeColor="text1"/>
                <w:sz w:val="18"/>
                <w:szCs w:val="18"/>
              </w:rPr>
            </w:pPr>
          </w:p>
          <w:p w14:paraId="5C1DD9A4" w14:textId="37DA418B" w:rsidR="00F61225" w:rsidRDefault="00F61225" w:rsidP="004D4431">
            <w:pPr>
              <w:pStyle w:val="steptext"/>
              <w:numPr>
                <w:ilvl w:val="0"/>
                <w:numId w:val="56"/>
              </w:numPr>
              <w:rPr>
                <w:ins w:id="1408" w:author="Author"/>
                <w:rFonts w:ascii="Verdana" w:eastAsiaTheme="minorHAnsi" w:hAnsi="Verdana" w:cs="Arial"/>
                <w:color w:val="000000" w:themeColor="text1"/>
                <w:sz w:val="18"/>
                <w:szCs w:val="18"/>
              </w:rPr>
            </w:pPr>
            <w:ins w:id="1409" w:author="Author">
              <w:r>
                <w:rPr>
                  <w:rFonts w:ascii="Verdana" w:eastAsiaTheme="minorHAnsi" w:hAnsi="Verdana" w:cs="Arial"/>
                  <w:color w:val="000000" w:themeColor="text1"/>
                  <w:sz w:val="18"/>
                  <w:szCs w:val="18"/>
                </w:rPr>
                <w:t>Remove all filters</w:t>
              </w:r>
            </w:ins>
          </w:p>
          <w:p w14:paraId="2ADF07A5" w14:textId="77777777" w:rsidR="00C77F3A" w:rsidRDefault="00B17C31" w:rsidP="004D4431">
            <w:pPr>
              <w:pStyle w:val="steptext"/>
              <w:numPr>
                <w:ilvl w:val="0"/>
                <w:numId w:val="56"/>
              </w:numPr>
              <w:rPr>
                <w:ins w:id="1410" w:author="Author"/>
                <w:rFonts w:ascii="Verdana" w:eastAsiaTheme="minorHAnsi" w:hAnsi="Verdana" w:cs="Arial"/>
                <w:color w:val="000000" w:themeColor="text1"/>
                <w:sz w:val="18"/>
                <w:szCs w:val="18"/>
              </w:rPr>
            </w:pPr>
            <w:r>
              <w:rPr>
                <w:rFonts w:ascii="Verdana" w:eastAsiaTheme="minorHAnsi" w:hAnsi="Verdana" w:cs="Arial"/>
                <w:color w:val="000000" w:themeColor="text1"/>
                <w:sz w:val="18"/>
                <w:szCs w:val="18"/>
              </w:rPr>
              <w:t xml:space="preserve">Vlookup the </w:t>
            </w:r>
            <w:r w:rsidRPr="0081398C">
              <w:rPr>
                <w:rFonts w:ascii="Verdana" w:eastAsiaTheme="minorHAnsi" w:hAnsi="Verdana" w:cs="Arial"/>
                <w:b/>
                <w:color w:val="000000" w:themeColor="text1"/>
                <w:sz w:val="18"/>
                <w:szCs w:val="18"/>
                <w:rPrChange w:id="1411" w:author="Author">
                  <w:rPr>
                    <w:rFonts w:ascii="Verdana" w:eastAsiaTheme="minorHAnsi" w:hAnsi="Verdana" w:cs="Arial"/>
                    <w:color w:val="000000" w:themeColor="text1"/>
                    <w:sz w:val="18"/>
                    <w:szCs w:val="18"/>
                  </w:rPr>
                </w:rPrChange>
              </w:rPr>
              <w:t>‘</w:t>
            </w:r>
            <w:del w:id="1412" w:author="Author">
              <w:r w:rsidR="009D4B14" w:rsidRPr="0081398C" w:rsidDel="009D4C05">
                <w:rPr>
                  <w:rFonts w:ascii="Verdana" w:eastAsiaTheme="minorHAnsi" w:hAnsi="Verdana" w:cs="Arial"/>
                  <w:b/>
                  <w:color w:val="000000" w:themeColor="text1"/>
                  <w:sz w:val="18"/>
                  <w:szCs w:val="18"/>
                  <w:rPrChange w:id="1413" w:author="Author">
                    <w:rPr>
                      <w:rFonts w:ascii="Verdana" w:eastAsiaTheme="minorHAnsi" w:hAnsi="Verdana" w:cs="Arial"/>
                      <w:color w:val="000000" w:themeColor="text1"/>
                      <w:sz w:val="18"/>
                      <w:szCs w:val="18"/>
                    </w:rPr>
                  </w:rPrChange>
                </w:rPr>
                <w:delText>Name 2</w:delText>
              </w:r>
            </w:del>
            <w:ins w:id="1414" w:author="Author">
              <w:r w:rsidR="009D4C05" w:rsidRPr="0081398C">
                <w:rPr>
                  <w:rFonts w:ascii="Verdana" w:eastAsiaTheme="minorHAnsi" w:hAnsi="Verdana" w:cs="Arial"/>
                  <w:b/>
                  <w:color w:val="000000" w:themeColor="text1"/>
                  <w:sz w:val="18"/>
                  <w:szCs w:val="18"/>
                  <w:rPrChange w:id="1415" w:author="Author">
                    <w:rPr>
                      <w:rFonts w:ascii="Verdana" w:eastAsiaTheme="minorHAnsi" w:hAnsi="Verdana" w:cs="Arial"/>
                      <w:color w:val="000000" w:themeColor="text1"/>
                      <w:sz w:val="18"/>
                      <w:szCs w:val="18"/>
                    </w:rPr>
                  </w:rPrChange>
                </w:rPr>
                <w:t>Vendor ID</w:t>
              </w:r>
            </w:ins>
            <w:r w:rsidR="004D4431" w:rsidRPr="0081398C">
              <w:rPr>
                <w:rFonts w:ascii="Verdana" w:eastAsiaTheme="minorHAnsi" w:hAnsi="Verdana" w:cs="Arial"/>
                <w:b/>
                <w:color w:val="000000" w:themeColor="text1"/>
                <w:sz w:val="18"/>
                <w:szCs w:val="18"/>
                <w:rPrChange w:id="1416" w:author="Author">
                  <w:rPr>
                    <w:rFonts w:ascii="Verdana" w:eastAsiaTheme="minorHAnsi" w:hAnsi="Verdana" w:cs="Arial"/>
                    <w:color w:val="000000" w:themeColor="text1"/>
                    <w:sz w:val="18"/>
                    <w:szCs w:val="18"/>
                  </w:rPr>
                </w:rPrChange>
              </w:rPr>
              <w:t>’</w:t>
            </w:r>
            <w:r w:rsidR="004D4431" w:rsidRPr="00C5196B">
              <w:rPr>
                <w:rFonts w:ascii="Verdana" w:eastAsiaTheme="minorHAnsi" w:hAnsi="Verdana" w:cs="Arial"/>
                <w:color w:val="000000" w:themeColor="text1"/>
                <w:sz w:val="18"/>
                <w:szCs w:val="18"/>
              </w:rPr>
              <w:t xml:space="preserve"> column from CSR report into the ‘Vendor Dictionary</w:t>
            </w:r>
            <w:r w:rsidR="002B5935">
              <w:rPr>
                <w:rFonts w:ascii="Verdana" w:eastAsiaTheme="minorHAnsi" w:hAnsi="Verdana" w:cs="Arial"/>
                <w:color w:val="000000" w:themeColor="text1"/>
                <w:sz w:val="18"/>
                <w:szCs w:val="18"/>
              </w:rPr>
              <w:t>_MASTER</w:t>
            </w:r>
            <w:r w:rsidR="004D4431" w:rsidRPr="00C5196B">
              <w:rPr>
                <w:rFonts w:ascii="Verdana" w:eastAsiaTheme="minorHAnsi" w:hAnsi="Verdana" w:cs="Arial"/>
                <w:color w:val="000000" w:themeColor="text1"/>
                <w:sz w:val="18"/>
                <w:szCs w:val="18"/>
              </w:rPr>
              <w:t>’ file</w:t>
            </w:r>
            <w:r w:rsidR="0041722D">
              <w:rPr>
                <w:rFonts w:ascii="Verdana" w:eastAsiaTheme="minorHAnsi" w:hAnsi="Verdana" w:cs="Arial"/>
                <w:color w:val="000000" w:themeColor="text1"/>
                <w:sz w:val="18"/>
                <w:szCs w:val="18"/>
              </w:rPr>
              <w:t xml:space="preserve"> using column ‘VENDOR </w:t>
            </w:r>
            <w:del w:id="1417" w:author="Author">
              <w:r w:rsidR="0041722D" w:rsidDel="009D4C05">
                <w:rPr>
                  <w:rFonts w:ascii="Verdana" w:eastAsiaTheme="minorHAnsi" w:hAnsi="Verdana" w:cs="Arial"/>
                  <w:color w:val="000000" w:themeColor="text1"/>
                  <w:sz w:val="18"/>
                  <w:szCs w:val="18"/>
                </w:rPr>
                <w:delText>NAME’</w:delText>
              </w:r>
              <w:r w:rsidR="004D4431" w:rsidRPr="00C5196B" w:rsidDel="009D4C05">
                <w:rPr>
                  <w:rFonts w:ascii="Verdana" w:eastAsiaTheme="minorHAnsi" w:hAnsi="Verdana" w:cs="Arial"/>
                  <w:color w:val="000000" w:themeColor="text1"/>
                  <w:sz w:val="18"/>
                  <w:szCs w:val="18"/>
                </w:rPr>
                <w:delText xml:space="preserve"> </w:delText>
              </w:r>
            </w:del>
            <w:ins w:id="1418" w:author="Author">
              <w:r w:rsidR="009D4C05">
                <w:rPr>
                  <w:rFonts w:ascii="Verdana" w:eastAsiaTheme="minorHAnsi" w:hAnsi="Verdana" w:cs="Arial"/>
                  <w:color w:val="000000" w:themeColor="text1"/>
                  <w:sz w:val="18"/>
                  <w:szCs w:val="18"/>
                </w:rPr>
                <w:t>CODE’</w:t>
              </w:r>
              <w:r w:rsidR="009D4C05" w:rsidRPr="00C5196B">
                <w:rPr>
                  <w:rFonts w:ascii="Verdana" w:eastAsiaTheme="minorHAnsi" w:hAnsi="Verdana" w:cs="Arial"/>
                  <w:color w:val="000000" w:themeColor="text1"/>
                  <w:sz w:val="18"/>
                  <w:szCs w:val="18"/>
                </w:rPr>
                <w:t xml:space="preserve"> </w:t>
              </w:r>
            </w:ins>
            <w:r w:rsidR="004D4431" w:rsidRPr="00C5196B">
              <w:rPr>
                <w:rFonts w:ascii="Verdana" w:eastAsiaTheme="minorHAnsi" w:hAnsi="Verdana" w:cs="Arial"/>
                <w:color w:val="000000" w:themeColor="text1"/>
                <w:sz w:val="18"/>
                <w:szCs w:val="18"/>
              </w:rPr>
              <w:t xml:space="preserve">in column </w:t>
            </w:r>
            <w:ins w:id="1419" w:author="Author">
              <w:r w:rsidR="009D4C05">
                <w:rPr>
                  <w:rFonts w:ascii="Verdana" w:eastAsiaTheme="minorHAnsi" w:hAnsi="Verdana" w:cs="Arial"/>
                  <w:color w:val="000000" w:themeColor="text1"/>
                  <w:sz w:val="18"/>
                  <w:szCs w:val="18"/>
                </w:rPr>
                <w:t xml:space="preserve">A and pull back </w:t>
              </w:r>
            </w:ins>
            <w:del w:id="1420" w:author="Author">
              <w:r w:rsidR="004D4431" w:rsidRPr="00C5196B" w:rsidDel="009D4C05">
                <w:rPr>
                  <w:rFonts w:ascii="Verdana" w:eastAsiaTheme="minorHAnsi" w:hAnsi="Verdana" w:cs="Arial"/>
                  <w:color w:val="000000" w:themeColor="text1"/>
                  <w:sz w:val="18"/>
                  <w:szCs w:val="18"/>
                </w:rPr>
                <w:delText>G (</w:delText>
              </w:r>
            </w:del>
            <w:r w:rsidR="004D4431" w:rsidRPr="00C5196B">
              <w:rPr>
                <w:rFonts w:ascii="Verdana" w:eastAsiaTheme="minorHAnsi" w:hAnsi="Verdana" w:cs="Arial"/>
                <w:color w:val="000000" w:themeColor="text1"/>
                <w:sz w:val="18"/>
                <w:szCs w:val="18"/>
              </w:rPr>
              <w:t>‘</w:t>
            </w:r>
            <w:del w:id="1421" w:author="Author">
              <w:r w:rsidR="004D4431" w:rsidRPr="00C5196B" w:rsidDel="009D4C05">
                <w:rPr>
                  <w:rFonts w:ascii="Verdana" w:eastAsiaTheme="minorHAnsi" w:hAnsi="Verdana" w:cs="Arial"/>
                  <w:color w:val="000000" w:themeColor="text1"/>
                  <w:sz w:val="18"/>
                  <w:szCs w:val="18"/>
                </w:rPr>
                <w:delText>Vendor Description’</w:delText>
              </w:r>
            </w:del>
            <w:ins w:id="1422" w:author="Author">
              <w:r w:rsidR="009D4C05">
                <w:t xml:space="preserve"> </w:t>
              </w:r>
              <w:r w:rsidR="009D4C05" w:rsidRPr="009D4C05">
                <w:rPr>
                  <w:rFonts w:ascii="Verdana" w:eastAsiaTheme="minorHAnsi" w:hAnsi="Verdana" w:cs="Arial"/>
                  <w:color w:val="000000" w:themeColor="text1"/>
                  <w:sz w:val="18"/>
                  <w:szCs w:val="18"/>
                </w:rPr>
                <w:t>Vendor Reason/Description</w:t>
              </w:r>
              <w:r w:rsidR="009D4C05">
                <w:rPr>
                  <w:rFonts w:ascii="Verdana" w:eastAsiaTheme="minorHAnsi" w:hAnsi="Verdana" w:cs="Arial"/>
                  <w:color w:val="000000" w:themeColor="text1"/>
                  <w:sz w:val="18"/>
                  <w:szCs w:val="18"/>
                </w:rPr>
                <w:t>’</w:t>
              </w:r>
              <w:r w:rsidR="005A1C22">
                <w:rPr>
                  <w:rFonts w:ascii="Verdana" w:eastAsiaTheme="minorHAnsi" w:hAnsi="Verdana" w:cs="Arial"/>
                  <w:color w:val="000000" w:themeColor="text1"/>
                  <w:sz w:val="18"/>
                  <w:szCs w:val="18"/>
                </w:rPr>
                <w:t xml:space="preserve"> and put in Vendor Reason column</w:t>
              </w:r>
            </w:ins>
          </w:p>
          <w:p w14:paraId="493502D5" w14:textId="1169AAB2" w:rsidR="00C77F3A" w:rsidRPr="00C5196B" w:rsidRDefault="00C77F3A" w:rsidP="00C77F3A">
            <w:pPr>
              <w:pStyle w:val="steptext"/>
              <w:ind w:left="720"/>
              <w:rPr>
                <w:ins w:id="1423" w:author="Author"/>
                <w:rFonts w:ascii="Verdana" w:eastAsiaTheme="minorHAnsi" w:hAnsi="Verdana" w:cs="Arial"/>
                <w:color w:val="000000" w:themeColor="text1"/>
                <w:sz w:val="18"/>
                <w:szCs w:val="18"/>
              </w:rPr>
            </w:pPr>
            <w:ins w:id="1424" w:author="Author">
              <w:r>
                <w:rPr>
                  <w:rFonts w:ascii="Verdana" w:eastAsiaTheme="minorHAnsi" w:hAnsi="Verdana" w:cs="Arial"/>
                  <w:color w:val="FF0000"/>
                  <w:sz w:val="18"/>
                  <w:szCs w:val="18"/>
                </w:rPr>
                <w:t>Megan u</w:t>
              </w:r>
              <w:r w:rsidRPr="00737BB5">
                <w:rPr>
                  <w:rFonts w:ascii="Verdana" w:eastAsiaTheme="minorHAnsi" w:hAnsi="Verdana" w:cs="Arial"/>
                  <w:color w:val="FF0000"/>
                  <w:sz w:val="18"/>
                  <w:szCs w:val="18"/>
                </w:rPr>
                <w:t>pdated</w:t>
              </w:r>
              <w:r>
                <w:rPr>
                  <w:rFonts w:ascii="Verdana" w:eastAsiaTheme="minorHAnsi" w:hAnsi="Verdana" w:cs="Arial"/>
                  <w:color w:val="FF0000"/>
                  <w:sz w:val="18"/>
                  <w:szCs w:val="18"/>
                </w:rPr>
                <w:t xml:space="preserve">  ‘Name 2’</w:t>
              </w:r>
              <w:r w:rsidRPr="00737BB5">
                <w:rPr>
                  <w:rFonts w:ascii="Verdana" w:eastAsiaTheme="minorHAnsi" w:hAnsi="Verdana" w:cs="Arial"/>
                  <w:color w:val="FF0000"/>
                  <w:sz w:val="18"/>
                  <w:szCs w:val="18"/>
                </w:rPr>
                <w:t xml:space="preserve"> </w:t>
              </w:r>
              <w:r>
                <w:rPr>
                  <w:rFonts w:ascii="Verdana" w:eastAsiaTheme="minorHAnsi" w:hAnsi="Verdana" w:cs="Arial"/>
                  <w:color w:val="FF0000"/>
                  <w:sz w:val="18"/>
                  <w:szCs w:val="18"/>
                </w:rPr>
                <w:t>column with ‘Vendor id’ in 21</w:t>
              </w:r>
              <w:r w:rsidRPr="00737BB5">
                <w:rPr>
                  <w:rFonts w:ascii="Verdana" w:eastAsiaTheme="minorHAnsi" w:hAnsi="Verdana" w:cs="Arial"/>
                  <w:color w:val="FF0000"/>
                  <w:sz w:val="18"/>
                  <w:szCs w:val="18"/>
                </w:rPr>
                <w:t>.06.2019</w:t>
              </w:r>
            </w:ins>
          </w:p>
          <w:p w14:paraId="7F93EDE5" w14:textId="5E7E35B3" w:rsidR="004D4431" w:rsidRDefault="009D4C05">
            <w:pPr>
              <w:pStyle w:val="steptext"/>
              <w:ind w:left="720"/>
              <w:rPr>
                <w:rFonts w:ascii="Verdana" w:eastAsiaTheme="minorHAnsi" w:hAnsi="Verdana" w:cs="Arial"/>
                <w:color w:val="000000" w:themeColor="text1"/>
                <w:sz w:val="18"/>
                <w:szCs w:val="18"/>
              </w:rPr>
              <w:pPrChange w:id="1425" w:author="Author">
                <w:pPr>
                  <w:pStyle w:val="steptext"/>
                  <w:numPr>
                    <w:numId w:val="56"/>
                  </w:numPr>
                  <w:ind w:left="720" w:hanging="360"/>
                </w:pPr>
              </w:pPrChange>
            </w:pPr>
            <w:ins w:id="1426" w:author="Author">
              <w:del w:id="1427" w:author="Author">
                <w:r w:rsidDel="005A1C22">
                  <w:rPr>
                    <w:rFonts w:ascii="Verdana" w:eastAsiaTheme="minorHAnsi" w:hAnsi="Verdana" w:cs="Arial"/>
                    <w:color w:val="000000" w:themeColor="text1"/>
                    <w:sz w:val="18"/>
                    <w:szCs w:val="18"/>
                  </w:rPr>
                  <w:delText xml:space="preserve"> in column H</w:delText>
                </w:r>
              </w:del>
            </w:ins>
            <w:del w:id="1428" w:author="Author">
              <w:r w:rsidR="004D4431" w:rsidRPr="00C5196B" w:rsidDel="009D4C05">
                <w:rPr>
                  <w:rFonts w:ascii="Verdana" w:eastAsiaTheme="minorHAnsi" w:hAnsi="Verdana" w:cs="Arial"/>
                  <w:color w:val="000000" w:themeColor="text1"/>
                  <w:sz w:val="18"/>
                  <w:szCs w:val="18"/>
                </w:rPr>
                <w:delText>)</w:delText>
              </w:r>
            </w:del>
          </w:p>
          <w:p w14:paraId="691A5DCE" w14:textId="2933DDCF" w:rsidR="00B17C31" w:rsidRPr="00C5196B" w:rsidDel="009D4C05" w:rsidRDefault="00B17C31" w:rsidP="009D4C05">
            <w:pPr>
              <w:pStyle w:val="steptext"/>
              <w:ind w:left="720"/>
              <w:rPr>
                <w:del w:id="1429" w:author="Author"/>
                <w:rFonts w:ascii="Verdana" w:eastAsiaTheme="minorHAnsi" w:hAnsi="Verdana" w:cs="Arial"/>
                <w:color w:val="000000" w:themeColor="text1"/>
                <w:sz w:val="18"/>
                <w:szCs w:val="18"/>
              </w:rPr>
            </w:pPr>
            <w:del w:id="1430" w:author="Author">
              <w:r w:rsidRPr="00737BB5" w:rsidDel="009D4C05">
                <w:rPr>
                  <w:rFonts w:ascii="Verdana" w:eastAsiaTheme="minorHAnsi" w:hAnsi="Verdana" w:cs="Arial"/>
                  <w:color w:val="FF0000"/>
                  <w:sz w:val="18"/>
                  <w:szCs w:val="18"/>
                </w:rPr>
                <w:delText>Updated</w:delText>
              </w:r>
              <w:r w:rsidDel="009D4C05">
                <w:rPr>
                  <w:rFonts w:ascii="Verdana" w:eastAsiaTheme="minorHAnsi" w:hAnsi="Verdana" w:cs="Arial"/>
                  <w:color w:val="FF0000"/>
                  <w:sz w:val="18"/>
                  <w:szCs w:val="18"/>
                </w:rPr>
                <w:delText xml:space="preserve"> ‘Vendor Name 2’ with ‘Name 2’</w:delText>
              </w:r>
              <w:r w:rsidRPr="00737BB5" w:rsidDel="009D4C05">
                <w:rPr>
                  <w:rFonts w:ascii="Verdana" w:eastAsiaTheme="minorHAnsi" w:hAnsi="Verdana" w:cs="Arial"/>
                  <w:color w:val="FF0000"/>
                  <w:sz w:val="18"/>
                  <w:szCs w:val="18"/>
                </w:rPr>
                <w:delText xml:space="preserve"> in 14.06.2019</w:delText>
              </w:r>
            </w:del>
          </w:p>
          <w:p w14:paraId="338D8C2A" w14:textId="77777777" w:rsidR="004D4431" w:rsidRPr="00C5196B" w:rsidRDefault="004D4431">
            <w:pPr>
              <w:pStyle w:val="steptext"/>
              <w:ind w:left="720"/>
              <w:rPr>
                <w:rFonts w:ascii="Verdana" w:hAnsi="Verdana" w:cs="Arial"/>
                <w:b/>
                <w:color w:val="000000" w:themeColor="text1"/>
                <w:sz w:val="18"/>
                <w:szCs w:val="18"/>
              </w:rPr>
              <w:pPrChange w:id="1431" w:author="Author">
                <w:pPr/>
              </w:pPrChange>
            </w:pPr>
          </w:p>
        </w:tc>
        <w:tc>
          <w:tcPr>
            <w:tcW w:w="1418" w:type="dxa"/>
          </w:tcPr>
          <w:p w14:paraId="5847096A" w14:textId="77777777" w:rsidR="006550FD" w:rsidRPr="000F672E" w:rsidRDefault="006550FD" w:rsidP="000F672E">
            <w:pPr>
              <w:rPr>
                <w:rFonts w:cs="Arial"/>
                <w:b/>
                <w:color w:val="000000" w:themeColor="text1"/>
                <w:sz w:val="18"/>
                <w:szCs w:val="18"/>
                <w:lang w:val="en-US"/>
              </w:rPr>
            </w:pPr>
          </w:p>
        </w:tc>
        <w:tc>
          <w:tcPr>
            <w:tcW w:w="10938" w:type="dxa"/>
          </w:tcPr>
          <w:p w14:paraId="3840FF66" w14:textId="2D176515" w:rsidR="006550FD" w:rsidRDefault="0041722D" w:rsidP="00DA4947">
            <w:pPr>
              <w:rPr>
                <w:noProof/>
              </w:rPr>
            </w:pPr>
            <w:del w:id="1432" w:author="Author">
              <w:r w:rsidDel="00F050B6">
                <w:rPr>
                  <w:noProof/>
                  <w:lang w:val="en-US"/>
                </w:rPr>
                <w:drawing>
                  <wp:inline distT="0" distB="0" distL="0" distR="0" wp14:anchorId="5EE52D14" wp14:editId="502A499F">
                    <wp:extent cx="2342793" cy="22288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77621" cy="2261984"/>
                            </a:xfrm>
                            <a:prstGeom prst="rect">
                              <a:avLst/>
                            </a:prstGeom>
                          </pic:spPr>
                        </pic:pic>
                      </a:graphicData>
                    </a:graphic>
                  </wp:inline>
                </w:drawing>
              </w:r>
            </w:del>
            <w:r>
              <w:rPr>
                <w:noProof/>
              </w:rPr>
              <w:t xml:space="preserve"> </w:t>
            </w:r>
            <w:ins w:id="1433" w:author="Author">
              <w:r w:rsidR="00F050B6">
                <w:rPr>
                  <w:noProof/>
                  <w:lang w:val="en-US"/>
                </w:rPr>
                <w:drawing>
                  <wp:inline distT="0" distB="0" distL="0" distR="0" wp14:anchorId="758D9078" wp14:editId="55114F7D">
                    <wp:extent cx="2695575" cy="228649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08533" cy="2297481"/>
                            </a:xfrm>
                            <a:prstGeom prst="rect">
                              <a:avLst/>
                            </a:prstGeom>
                          </pic:spPr>
                        </pic:pic>
                      </a:graphicData>
                    </a:graphic>
                  </wp:inline>
                </w:drawing>
              </w:r>
            </w:ins>
            <w:r w:rsidR="002B5935">
              <w:rPr>
                <w:noProof/>
                <w:lang w:val="en-US"/>
              </w:rPr>
              <w:drawing>
                <wp:anchor distT="0" distB="0" distL="114300" distR="114300" simplePos="0" relativeHeight="251671552" behindDoc="0" locked="0" layoutInCell="1" allowOverlap="1" wp14:anchorId="10D8EB7E" wp14:editId="6CCF0076">
                  <wp:simplePos x="0" y="0"/>
                  <wp:positionH relativeFrom="column">
                    <wp:posOffset>0</wp:posOffset>
                  </wp:positionH>
                  <wp:positionV relativeFrom="paragraph">
                    <wp:posOffset>2540</wp:posOffset>
                  </wp:positionV>
                  <wp:extent cx="2238375" cy="2337858"/>
                  <wp:effectExtent l="0" t="0" r="0" b="5715"/>
                  <wp:wrapThrough wrapText="bothSides">
                    <wp:wrapPolygon edited="0">
                      <wp:start x="0" y="0"/>
                      <wp:lineTo x="0" y="21477"/>
                      <wp:lineTo x="21324" y="21477"/>
                      <wp:lineTo x="21324" y="0"/>
                      <wp:lineTo x="0" y="0"/>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238375" cy="2337858"/>
                          </a:xfrm>
                          <a:prstGeom prst="rect">
                            <a:avLst/>
                          </a:prstGeom>
                        </pic:spPr>
                      </pic:pic>
                    </a:graphicData>
                  </a:graphic>
                </wp:anchor>
              </w:drawing>
            </w:r>
          </w:p>
        </w:tc>
      </w:tr>
      <w:tr w:rsidR="006550FD" w:rsidRPr="005335B1" w14:paraId="4D1FADF6" w14:textId="77777777" w:rsidTr="00FA4F51">
        <w:trPr>
          <w:cantSplit/>
          <w:trHeight w:val="20"/>
        </w:trPr>
        <w:tc>
          <w:tcPr>
            <w:tcW w:w="1843" w:type="dxa"/>
          </w:tcPr>
          <w:p w14:paraId="0A1D8F99" w14:textId="77777777" w:rsidR="006550FD" w:rsidRDefault="000443A2"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3.1.31</w:t>
            </w:r>
            <w:r w:rsidR="004D4431">
              <w:rPr>
                <w:rFonts w:ascii="Verdana" w:eastAsiaTheme="minorHAnsi" w:hAnsi="Verdana" w:cs="Arial"/>
                <w:b/>
                <w:color w:val="000000" w:themeColor="text1"/>
                <w:sz w:val="18"/>
                <w:szCs w:val="18"/>
              </w:rPr>
              <w:t xml:space="preserve"> </w:t>
            </w:r>
            <w:r w:rsidR="004D4431" w:rsidRPr="00293F54">
              <w:rPr>
                <w:rFonts w:ascii="Verdana" w:eastAsiaTheme="minorHAnsi" w:hAnsi="Verdana" w:cs="Arial"/>
                <w:color w:val="000000" w:themeColor="text1"/>
                <w:sz w:val="18"/>
                <w:szCs w:val="18"/>
              </w:rPr>
              <w:t>Preparation of NAM CSR report</w:t>
            </w:r>
            <w:r w:rsidR="004D4431">
              <w:rPr>
                <w:rFonts w:ascii="Verdana" w:eastAsiaTheme="minorHAnsi" w:hAnsi="Verdana" w:cs="Arial"/>
                <w:color w:val="000000" w:themeColor="text1"/>
                <w:sz w:val="18"/>
                <w:szCs w:val="18"/>
              </w:rPr>
              <w:t>. Populate Global Template columns</w:t>
            </w:r>
            <w:r w:rsidR="0074535F">
              <w:rPr>
                <w:rFonts w:ascii="Verdana" w:eastAsiaTheme="minorHAnsi" w:hAnsi="Verdana" w:cs="Arial"/>
                <w:color w:val="000000" w:themeColor="text1"/>
                <w:sz w:val="18"/>
                <w:szCs w:val="18"/>
              </w:rPr>
              <w:t>.</w:t>
            </w:r>
          </w:p>
          <w:p w14:paraId="2B1AA511" w14:textId="77777777" w:rsidR="0074535F" w:rsidRDefault="0074535F"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 xml:space="preserve">Steps 1 to </w:t>
            </w:r>
            <w:r w:rsidR="00587185">
              <w:rPr>
                <w:rFonts w:ascii="Verdana" w:eastAsiaTheme="minorHAnsi" w:hAnsi="Verdana" w:cs="Arial"/>
                <w:b/>
                <w:color w:val="000000" w:themeColor="text1"/>
                <w:sz w:val="18"/>
                <w:szCs w:val="18"/>
              </w:rPr>
              <w:t>12</w:t>
            </w:r>
            <w:r w:rsidR="0024429F">
              <w:rPr>
                <w:rFonts w:ascii="Verdana" w:eastAsiaTheme="minorHAnsi" w:hAnsi="Verdana" w:cs="Arial"/>
                <w:b/>
                <w:color w:val="000000" w:themeColor="text1"/>
                <w:sz w:val="18"/>
                <w:szCs w:val="18"/>
              </w:rPr>
              <w:t xml:space="preserve"> in this sections</w:t>
            </w:r>
            <w:r w:rsidR="00587185">
              <w:rPr>
                <w:rFonts w:ascii="Verdana" w:eastAsiaTheme="minorHAnsi" w:hAnsi="Verdana" w:cs="Arial"/>
                <w:b/>
                <w:color w:val="000000" w:themeColor="text1"/>
                <w:sz w:val="18"/>
                <w:szCs w:val="18"/>
              </w:rPr>
              <w:t xml:space="preserve"> are applicable only for Iteration 1.</w:t>
            </w:r>
          </w:p>
          <w:p w14:paraId="383B57C4" w14:textId="77777777" w:rsidR="00587185" w:rsidRDefault="00587185" w:rsidP="000F672E">
            <w:pPr>
              <w:pStyle w:val="steptext"/>
              <w:rPr>
                <w:rFonts w:ascii="Verdana" w:eastAsiaTheme="minorHAnsi" w:hAnsi="Verdana" w:cs="Arial"/>
                <w:b/>
                <w:color w:val="000000" w:themeColor="text1"/>
                <w:sz w:val="18"/>
                <w:szCs w:val="18"/>
              </w:rPr>
            </w:pPr>
          </w:p>
          <w:p w14:paraId="57A2C4D5" w14:textId="77777777" w:rsidR="00587185" w:rsidRDefault="00587185"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Steps 13 to 31</w:t>
            </w:r>
            <w:r w:rsidR="00BE4952">
              <w:rPr>
                <w:rFonts w:ascii="Verdana" w:eastAsiaTheme="minorHAnsi" w:hAnsi="Verdana" w:cs="Arial"/>
                <w:b/>
                <w:color w:val="000000" w:themeColor="text1"/>
                <w:sz w:val="18"/>
                <w:szCs w:val="18"/>
              </w:rPr>
              <w:t xml:space="preserve"> </w:t>
            </w:r>
            <w:r w:rsidR="0024429F">
              <w:rPr>
                <w:rFonts w:ascii="Verdana" w:eastAsiaTheme="minorHAnsi" w:hAnsi="Verdana" w:cs="Arial"/>
                <w:b/>
                <w:color w:val="000000" w:themeColor="text1"/>
                <w:sz w:val="18"/>
                <w:szCs w:val="18"/>
              </w:rPr>
              <w:t>in this section</w:t>
            </w:r>
            <w:r>
              <w:rPr>
                <w:rFonts w:ascii="Verdana" w:eastAsiaTheme="minorHAnsi" w:hAnsi="Verdana" w:cs="Arial"/>
                <w:b/>
                <w:color w:val="000000" w:themeColor="text1"/>
                <w:sz w:val="18"/>
                <w:szCs w:val="18"/>
              </w:rPr>
              <w:t xml:space="preserve"> are applicable for all Iterations 1,2,3</w:t>
            </w:r>
          </w:p>
        </w:tc>
        <w:tc>
          <w:tcPr>
            <w:tcW w:w="5103" w:type="dxa"/>
          </w:tcPr>
          <w:p w14:paraId="1A65F5EC" w14:textId="77777777" w:rsidR="006550FD" w:rsidRPr="00C5196B" w:rsidRDefault="004D4431" w:rsidP="0088163B">
            <w:pPr>
              <w:rPr>
                <w:rFonts w:ascii="Verdana" w:hAnsi="Verdana" w:cs="Arial"/>
                <w:b/>
                <w:color w:val="000000" w:themeColor="text1"/>
                <w:sz w:val="18"/>
                <w:szCs w:val="18"/>
              </w:rPr>
            </w:pPr>
            <w:r w:rsidRPr="00C5196B">
              <w:rPr>
                <w:rFonts w:ascii="Verdana" w:hAnsi="Verdana" w:cs="Arial"/>
                <w:b/>
                <w:color w:val="000000" w:themeColor="text1"/>
                <w:sz w:val="18"/>
                <w:szCs w:val="18"/>
              </w:rPr>
              <w:t>Populate column ‘BOT Reportability Determination’ from Global Template:</w:t>
            </w:r>
          </w:p>
          <w:p w14:paraId="549830B4" w14:textId="77777777" w:rsidR="004D4431" w:rsidRPr="00C5196B" w:rsidRDefault="004D4431" w:rsidP="0088163B">
            <w:pPr>
              <w:rPr>
                <w:rFonts w:ascii="Verdana" w:hAnsi="Verdana" w:cs="Arial"/>
                <w:b/>
                <w:color w:val="000000" w:themeColor="text1"/>
                <w:sz w:val="18"/>
                <w:szCs w:val="18"/>
              </w:rPr>
            </w:pPr>
          </w:p>
          <w:p w14:paraId="6D915EA7"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Go to column ‘</w:t>
            </w:r>
            <w:r w:rsidR="00DA6E5F" w:rsidRPr="00564811">
              <w:rPr>
                <w:rFonts w:ascii="Verdana" w:eastAsiaTheme="minorHAnsi" w:hAnsi="Verdana" w:cs="Arial"/>
                <w:color w:val="70AD47" w:themeColor="accent6"/>
                <w:sz w:val="18"/>
                <w:szCs w:val="18"/>
              </w:rPr>
              <w:t xml:space="preserve">NAM - </w:t>
            </w:r>
            <w:r w:rsidRPr="00564811">
              <w:rPr>
                <w:rFonts w:ascii="Verdana" w:eastAsiaTheme="minorHAnsi" w:hAnsi="Verdana" w:cs="Arial"/>
                <w:color w:val="70AD47" w:themeColor="accent6"/>
                <w:sz w:val="18"/>
                <w:szCs w:val="18"/>
              </w:rPr>
              <w:t>IS_VWP’ from Global Template and filter on ‘Yes’</w:t>
            </w:r>
          </w:p>
          <w:p w14:paraId="7CE910C5" w14:textId="77777777" w:rsidR="004D4431" w:rsidRPr="00564811" w:rsidRDefault="004D4431" w:rsidP="004D4431">
            <w:pPr>
              <w:pStyle w:val="steptext"/>
              <w:ind w:left="720"/>
              <w:rPr>
                <w:rFonts w:ascii="Verdana" w:eastAsiaTheme="minorHAnsi" w:hAnsi="Verdana" w:cs="Arial"/>
                <w:color w:val="70AD47" w:themeColor="accent6"/>
                <w:sz w:val="18"/>
                <w:szCs w:val="18"/>
              </w:rPr>
            </w:pPr>
          </w:p>
          <w:p w14:paraId="1435492F"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Fill in with ‘NR-VWP’ into the column B ‘BOT Reportability Determination’ from Global Template for the filtered data</w:t>
            </w:r>
          </w:p>
          <w:p w14:paraId="5B454E0A" w14:textId="77777777" w:rsidR="004D4431" w:rsidRPr="00564811" w:rsidRDefault="004D4431" w:rsidP="004D4431">
            <w:pPr>
              <w:pStyle w:val="steptext"/>
              <w:rPr>
                <w:rFonts w:ascii="Verdana" w:eastAsiaTheme="minorHAnsi" w:hAnsi="Verdana" w:cs="Arial"/>
                <w:color w:val="70AD47" w:themeColor="accent6"/>
                <w:sz w:val="18"/>
                <w:szCs w:val="18"/>
              </w:rPr>
            </w:pPr>
          </w:p>
          <w:p w14:paraId="0CCFB7CB"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 xml:space="preserve">Remove </w:t>
            </w:r>
            <w:r w:rsidR="009B7D8A">
              <w:rPr>
                <w:rFonts w:ascii="Verdana" w:eastAsiaTheme="minorHAnsi" w:hAnsi="Verdana" w:cs="Arial"/>
                <w:color w:val="70AD47" w:themeColor="accent6"/>
                <w:sz w:val="18"/>
                <w:szCs w:val="18"/>
              </w:rPr>
              <w:t>all filters</w:t>
            </w:r>
            <w:r w:rsidR="00737BB5">
              <w:rPr>
                <w:rFonts w:ascii="Verdana" w:eastAsiaTheme="minorHAnsi" w:hAnsi="Verdana" w:cs="Arial"/>
                <w:color w:val="70AD47" w:themeColor="accent6"/>
                <w:sz w:val="18"/>
                <w:szCs w:val="18"/>
              </w:rPr>
              <w:t xml:space="preserve"> *</w:t>
            </w:r>
            <w:r w:rsidR="00737BB5" w:rsidRPr="00737BB5">
              <w:rPr>
                <w:rFonts w:ascii="Verdana" w:eastAsiaTheme="minorHAnsi" w:hAnsi="Verdana" w:cs="Arial"/>
                <w:color w:val="FF0000"/>
                <w:sz w:val="18"/>
                <w:szCs w:val="18"/>
              </w:rPr>
              <w:t>updated in 14.06.2019</w:t>
            </w:r>
          </w:p>
          <w:p w14:paraId="17CA9847" w14:textId="77777777" w:rsidR="004D4431" w:rsidRPr="00564811" w:rsidRDefault="004D4431" w:rsidP="004D4431">
            <w:pPr>
              <w:pStyle w:val="steptext"/>
              <w:rPr>
                <w:rFonts w:ascii="Verdana" w:eastAsiaTheme="minorHAnsi" w:hAnsi="Verdana" w:cs="Arial"/>
                <w:color w:val="70AD47" w:themeColor="accent6"/>
                <w:sz w:val="18"/>
                <w:szCs w:val="18"/>
              </w:rPr>
            </w:pPr>
          </w:p>
          <w:p w14:paraId="524091BE"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Go to column ‘</w:t>
            </w:r>
            <w:r w:rsidR="00DA6E5F" w:rsidRPr="00564811">
              <w:rPr>
                <w:rFonts w:ascii="Verdana" w:eastAsiaTheme="minorHAnsi" w:hAnsi="Verdana" w:cs="Arial"/>
                <w:color w:val="70AD47" w:themeColor="accent6"/>
                <w:sz w:val="18"/>
                <w:szCs w:val="18"/>
              </w:rPr>
              <w:t xml:space="preserve">NAM - </w:t>
            </w:r>
            <w:r w:rsidRPr="00564811">
              <w:rPr>
                <w:rFonts w:ascii="Verdana" w:eastAsiaTheme="minorHAnsi" w:hAnsi="Verdana" w:cs="Arial"/>
                <w:color w:val="70AD47" w:themeColor="accent6"/>
                <w:sz w:val="18"/>
                <w:szCs w:val="18"/>
              </w:rPr>
              <w:t>IS_Grant’ from Global Template and filter on ‘Yes’</w:t>
            </w:r>
          </w:p>
          <w:p w14:paraId="1223F779" w14:textId="77777777" w:rsidR="004D4431" w:rsidRPr="00564811" w:rsidRDefault="004D4431" w:rsidP="004D4431">
            <w:pPr>
              <w:pStyle w:val="steptext"/>
              <w:rPr>
                <w:rFonts w:ascii="Verdana" w:eastAsiaTheme="minorHAnsi" w:hAnsi="Verdana" w:cs="Arial"/>
                <w:color w:val="70AD47" w:themeColor="accent6"/>
                <w:sz w:val="18"/>
                <w:szCs w:val="18"/>
              </w:rPr>
            </w:pPr>
          </w:p>
          <w:p w14:paraId="08D9A172"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 xml:space="preserve">Fill in with ‘NR-Grant’ into the column B ‘BOT Reportability Determination’ from Global Template for the filtered data for the blank cells (do not </w:t>
            </w:r>
            <w:r w:rsidR="00FF2C46" w:rsidRPr="00564811">
              <w:rPr>
                <w:rFonts w:ascii="Verdana" w:eastAsiaTheme="minorHAnsi" w:hAnsi="Verdana" w:cs="Arial"/>
                <w:color w:val="70AD47" w:themeColor="accent6"/>
                <w:sz w:val="18"/>
                <w:szCs w:val="18"/>
              </w:rPr>
              <w:t>overwrite</w:t>
            </w:r>
            <w:r w:rsidRPr="00564811">
              <w:rPr>
                <w:rFonts w:ascii="Verdana" w:eastAsiaTheme="minorHAnsi" w:hAnsi="Verdana" w:cs="Arial"/>
                <w:color w:val="70AD47" w:themeColor="accent6"/>
                <w:sz w:val="18"/>
                <w:szCs w:val="18"/>
              </w:rPr>
              <w:t>)</w:t>
            </w:r>
          </w:p>
          <w:p w14:paraId="201346A4" w14:textId="77777777" w:rsidR="004D4431" w:rsidRPr="00564811" w:rsidRDefault="004D4431" w:rsidP="004D4431">
            <w:pPr>
              <w:pStyle w:val="steptext"/>
              <w:rPr>
                <w:rFonts w:ascii="Verdana" w:eastAsiaTheme="minorHAnsi" w:hAnsi="Verdana" w:cs="Arial"/>
                <w:color w:val="70AD47" w:themeColor="accent6"/>
                <w:sz w:val="18"/>
                <w:szCs w:val="18"/>
              </w:rPr>
            </w:pPr>
          </w:p>
          <w:p w14:paraId="1E89CC36"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 xml:space="preserve">Remove </w:t>
            </w:r>
            <w:r w:rsidR="00737BB5">
              <w:rPr>
                <w:rFonts w:ascii="Verdana" w:eastAsiaTheme="minorHAnsi" w:hAnsi="Verdana" w:cs="Arial"/>
                <w:color w:val="70AD47" w:themeColor="accent6"/>
                <w:sz w:val="18"/>
                <w:szCs w:val="18"/>
              </w:rPr>
              <w:t>all filters *</w:t>
            </w:r>
            <w:r w:rsidR="00737BB5" w:rsidRPr="00737BB5">
              <w:rPr>
                <w:rFonts w:ascii="Verdana" w:eastAsiaTheme="minorHAnsi" w:hAnsi="Verdana" w:cs="Arial"/>
                <w:color w:val="FF0000"/>
                <w:sz w:val="18"/>
                <w:szCs w:val="18"/>
              </w:rPr>
              <w:t>updated in 14.06.2019</w:t>
            </w:r>
          </w:p>
          <w:p w14:paraId="276BE3CC" w14:textId="77777777" w:rsidR="004D4431" w:rsidRPr="00C5196B" w:rsidRDefault="004D4431" w:rsidP="004D4431">
            <w:pPr>
              <w:pStyle w:val="steptext"/>
              <w:rPr>
                <w:rFonts w:ascii="Verdana" w:eastAsiaTheme="minorHAnsi" w:hAnsi="Verdana" w:cs="Arial"/>
                <w:color w:val="000000" w:themeColor="text1"/>
                <w:sz w:val="18"/>
                <w:szCs w:val="18"/>
              </w:rPr>
            </w:pPr>
          </w:p>
          <w:p w14:paraId="710EDB14"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Go to column ‘</w:t>
            </w:r>
            <w:r w:rsidR="00DA6E5F" w:rsidRPr="00564811">
              <w:rPr>
                <w:rFonts w:ascii="Verdana" w:eastAsiaTheme="minorHAnsi" w:hAnsi="Verdana" w:cs="Arial"/>
                <w:color w:val="70AD47" w:themeColor="accent6"/>
                <w:sz w:val="18"/>
                <w:szCs w:val="18"/>
              </w:rPr>
              <w:t>NAM -</w:t>
            </w:r>
            <w:r w:rsidRPr="00564811">
              <w:rPr>
                <w:rFonts w:ascii="Verdana" w:eastAsiaTheme="minorHAnsi" w:hAnsi="Verdana" w:cs="Arial"/>
                <w:color w:val="70AD47" w:themeColor="accent6"/>
                <w:sz w:val="18"/>
                <w:szCs w:val="18"/>
              </w:rPr>
              <w:t>IS_Contribution’ from Global Template and filter on ‘Yes’</w:t>
            </w:r>
          </w:p>
          <w:p w14:paraId="61F78387" w14:textId="77777777" w:rsidR="004D4431" w:rsidRPr="00564811" w:rsidRDefault="004D4431" w:rsidP="004D4431">
            <w:pPr>
              <w:pStyle w:val="steptext"/>
              <w:rPr>
                <w:rFonts w:ascii="Verdana" w:eastAsiaTheme="minorHAnsi" w:hAnsi="Verdana" w:cs="Arial"/>
                <w:color w:val="70AD47" w:themeColor="accent6"/>
                <w:sz w:val="18"/>
                <w:szCs w:val="18"/>
              </w:rPr>
            </w:pPr>
          </w:p>
          <w:p w14:paraId="6F7DB638"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Fill in with ‘NR-Contribution’ into the column B ‘BOT Reportability Determination’ from Global Template for the filtered data for the blank cells (do not overwrite)</w:t>
            </w:r>
          </w:p>
          <w:p w14:paraId="44C47CED" w14:textId="77777777" w:rsidR="004D4431" w:rsidRPr="00564811" w:rsidRDefault="004D4431" w:rsidP="004D4431">
            <w:pPr>
              <w:pStyle w:val="ListParagraph"/>
              <w:rPr>
                <w:rFonts w:ascii="Verdana" w:hAnsi="Verdana" w:cs="Arial"/>
                <w:color w:val="70AD47" w:themeColor="accent6"/>
                <w:sz w:val="18"/>
                <w:szCs w:val="18"/>
                <w:lang w:val="en-US"/>
              </w:rPr>
            </w:pPr>
          </w:p>
          <w:p w14:paraId="40F9703B"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Remover all filters</w:t>
            </w:r>
          </w:p>
          <w:p w14:paraId="3C5362FF" w14:textId="77777777" w:rsidR="004D4431" w:rsidRPr="00564811" w:rsidRDefault="004D4431" w:rsidP="004D4431">
            <w:pPr>
              <w:pStyle w:val="ListParagraph"/>
              <w:rPr>
                <w:rFonts w:ascii="Verdana" w:hAnsi="Verdana" w:cs="Arial"/>
                <w:color w:val="70AD47" w:themeColor="accent6"/>
                <w:sz w:val="18"/>
                <w:szCs w:val="18"/>
              </w:rPr>
            </w:pPr>
          </w:p>
          <w:p w14:paraId="6609A920" w14:textId="13DEDC36" w:rsidR="004D4431" w:rsidRPr="00564811" w:rsidRDefault="004D4431" w:rsidP="006559DC">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Go to column ‘</w:t>
            </w:r>
            <w:del w:id="1434" w:author="Author">
              <w:r w:rsidRPr="00564811" w:rsidDel="006559DC">
                <w:rPr>
                  <w:rFonts w:ascii="Verdana" w:eastAsiaTheme="minorHAnsi" w:hAnsi="Verdana" w:cs="Arial"/>
                  <w:color w:val="70AD47" w:themeColor="accent6"/>
                  <w:sz w:val="18"/>
                  <w:szCs w:val="18"/>
                </w:rPr>
                <w:delText>Teaching Hospitals Match’</w:delText>
              </w:r>
            </w:del>
            <w:ins w:id="1435" w:author="Author">
              <w:r w:rsidR="006559DC" w:rsidRPr="006559DC">
                <w:rPr>
                  <w:rFonts w:ascii="Verdana" w:eastAsiaTheme="minorHAnsi" w:hAnsi="Verdana" w:cs="Arial"/>
                  <w:color w:val="70AD47" w:themeColor="accent6"/>
                  <w:sz w:val="18"/>
                  <w:szCs w:val="18"/>
                </w:rPr>
                <w:t>NAM - TH Match?</w:t>
              </w:r>
              <w:r w:rsidR="006559DC">
                <w:rPr>
                  <w:rFonts w:ascii="Verdana" w:eastAsiaTheme="minorHAnsi" w:hAnsi="Verdana" w:cs="Arial"/>
                  <w:color w:val="70AD47" w:themeColor="accent6"/>
                  <w:sz w:val="18"/>
                  <w:szCs w:val="18"/>
                </w:rPr>
                <w:t>’</w:t>
              </w:r>
              <w:r w:rsidR="006559DC" w:rsidRPr="006559DC">
                <w:rPr>
                  <w:rFonts w:ascii="Verdana" w:eastAsiaTheme="minorHAnsi" w:hAnsi="Verdana" w:cs="Arial"/>
                  <w:color w:val="70AD47" w:themeColor="accent6"/>
                  <w:sz w:val="18"/>
                  <w:szCs w:val="18"/>
                </w:rPr>
                <w:t xml:space="preserve"> </w:t>
              </w:r>
            </w:ins>
            <w:del w:id="1436" w:author="Author">
              <w:r w:rsidRPr="00564811" w:rsidDel="006559DC">
                <w:rPr>
                  <w:rFonts w:ascii="Verdana" w:eastAsiaTheme="minorHAnsi" w:hAnsi="Verdana" w:cs="Arial"/>
                  <w:color w:val="70AD47" w:themeColor="accent6"/>
                  <w:sz w:val="18"/>
                  <w:szCs w:val="18"/>
                </w:rPr>
                <w:delText xml:space="preserve"> </w:delText>
              </w:r>
            </w:del>
            <w:r w:rsidRPr="00564811">
              <w:rPr>
                <w:rFonts w:ascii="Verdana" w:eastAsiaTheme="minorHAnsi" w:hAnsi="Verdana" w:cs="Arial"/>
                <w:color w:val="70AD47" w:themeColor="accent6"/>
                <w:sz w:val="18"/>
                <w:szCs w:val="18"/>
              </w:rPr>
              <w:t>from Global Template and filter on the ‘Yes’ values</w:t>
            </w:r>
            <w:ins w:id="1437" w:author="Author">
              <w:r w:rsidR="006559DC">
                <w:rPr>
                  <w:rFonts w:ascii="Verdana" w:eastAsiaTheme="minorHAnsi" w:hAnsi="Verdana" w:cs="Arial"/>
                  <w:color w:val="70AD47" w:themeColor="accent6"/>
                  <w:sz w:val="18"/>
                  <w:szCs w:val="18"/>
                </w:rPr>
                <w:t xml:space="preserve">. </w:t>
              </w:r>
              <w:r w:rsidR="006559DC" w:rsidRPr="006559DC">
                <w:rPr>
                  <w:rFonts w:ascii="Verdana" w:eastAsiaTheme="minorHAnsi" w:hAnsi="Verdana" w:cs="Arial"/>
                  <w:color w:val="FF0000"/>
                  <w:sz w:val="18"/>
                  <w:szCs w:val="18"/>
                  <w:rPrChange w:id="1438" w:author="Author">
                    <w:rPr>
                      <w:rFonts w:ascii="Verdana" w:eastAsiaTheme="minorHAnsi" w:hAnsi="Verdana" w:cs="Arial"/>
                      <w:color w:val="70AD47" w:themeColor="accent6"/>
                      <w:sz w:val="18"/>
                      <w:szCs w:val="18"/>
                    </w:rPr>
                  </w:rPrChange>
                </w:rPr>
                <w:t>Corrected in 02.07.2019</w:t>
              </w:r>
            </w:ins>
          </w:p>
          <w:p w14:paraId="1BAA1E53" w14:textId="77777777" w:rsidR="004D4431" w:rsidRPr="00564811" w:rsidRDefault="004D4431" w:rsidP="004D4431">
            <w:pPr>
              <w:rPr>
                <w:rFonts w:ascii="Verdana" w:hAnsi="Verdana" w:cs="Arial"/>
                <w:color w:val="70AD47" w:themeColor="accent6"/>
                <w:sz w:val="18"/>
                <w:szCs w:val="18"/>
              </w:rPr>
            </w:pPr>
          </w:p>
          <w:p w14:paraId="685A06A1"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lang w:val="en-AU"/>
              </w:rPr>
              <w:t xml:space="preserve">Fill in with ‘R-TH’ </w:t>
            </w:r>
            <w:r w:rsidRPr="00564811">
              <w:rPr>
                <w:rFonts w:ascii="Verdana" w:eastAsiaTheme="minorHAnsi" w:hAnsi="Verdana" w:cs="Arial"/>
                <w:color w:val="70AD47" w:themeColor="accent6"/>
                <w:sz w:val="18"/>
                <w:szCs w:val="18"/>
              </w:rPr>
              <w:t>into the column B ‘BOT Reportability Determination’ from Global Template for the filtered data for the blank cells (do not overwrite)</w:t>
            </w:r>
          </w:p>
          <w:p w14:paraId="60BD3C55" w14:textId="77777777" w:rsidR="004D4431" w:rsidRPr="00564811" w:rsidRDefault="004D4431" w:rsidP="004D4431">
            <w:pPr>
              <w:pStyle w:val="ListParagraph"/>
              <w:rPr>
                <w:rFonts w:ascii="Verdana" w:hAnsi="Verdana" w:cs="Arial"/>
                <w:color w:val="70AD47" w:themeColor="accent6"/>
                <w:sz w:val="18"/>
                <w:szCs w:val="18"/>
              </w:rPr>
            </w:pPr>
          </w:p>
          <w:p w14:paraId="56C06DA8" w14:textId="77777777" w:rsidR="004D4431" w:rsidRPr="00564811" w:rsidRDefault="004D4431" w:rsidP="004D4431">
            <w:pPr>
              <w:pStyle w:val="steptext"/>
              <w:rPr>
                <w:rFonts w:ascii="Verdana" w:eastAsiaTheme="minorHAnsi" w:hAnsi="Verdana" w:cs="Arial"/>
                <w:color w:val="70AD47" w:themeColor="accent6"/>
                <w:sz w:val="18"/>
                <w:szCs w:val="18"/>
                <w:lang w:val="en-AU"/>
              </w:rPr>
            </w:pPr>
          </w:p>
          <w:p w14:paraId="2F3BABA3" w14:textId="77777777" w:rsidR="004D4431" w:rsidRPr="00564811" w:rsidRDefault="004D4431" w:rsidP="004D4431">
            <w:pPr>
              <w:pStyle w:val="steptext"/>
              <w:numPr>
                <w:ilvl w:val="0"/>
                <w:numId w:val="57"/>
              </w:numPr>
              <w:rPr>
                <w:rFonts w:ascii="Verdana" w:eastAsiaTheme="minorHAnsi" w:hAnsi="Verdana" w:cs="Arial"/>
                <w:color w:val="70AD47" w:themeColor="accent6"/>
                <w:sz w:val="18"/>
                <w:szCs w:val="18"/>
              </w:rPr>
            </w:pPr>
            <w:r w:rsidRPr="00564811">
              <w:rPr>
                <w:rFonts w:ascii="Verdana" w:eastAsiaTheme="minorHAnsi" w:hAnsi="Verdana" w:cs="Arial"/>
                <w:color w:val="70AD47" w:themeColor="accent6"/>
                <w:sz w:val="18"/>
                <w:szCs w:val="18"/>
              </w:rPr>
              <w:t xml:space="preserve">Remove </w:t>
            </w:r>
            <w:r w:rsidR="00737BB5">
              <w:rPr>
                <w:rFonts w:ascii="Verdana" w:eastAsiaTheme="minorHAnsi" w:hAnsi="Verdana" w:cs="Arial"/>
                <w:color w:val="70AD47" w:themeColor="accent6"/>
                <w:sz w:val="18"/>
                <w:szCs w:val="18"/>
              </w:rPr>
              <w:t xml:space="preserve">all filters </w:t>
            </w:r>
            <w:r w:rsidR="00737BB5" w:rsidRPr="00737BB5">
              <w:rPr>
                <w:rFonts w:ascii="Verdana" w:eastAsiaTheme="minorHAnsi" w:hAnsi="Verdana" w:cs="Arial"/>
                <w:color w:val="FF0000"/>
                <w:sz w:val="18"/>
                <w:szCs w:val="18"/>
              </w:rPr>
              <w:t>updated in 14.06.2019</w:t>
            </w:r>
            <w:r w:rsidRPr="00564811">
              <w:rPr>
                <w:rFonts w:ascii="Verdana" w:eastAsiaTheme="minorHAnsi" w:hAnsi="Verdana" w:cs="Arial"/>
                <w:color w:val="70AD47" w:themeColor="accent6"/>
                <w:sz w:val="18"/>
                <w:szCs w:val="18"/>
              </w:rPr>
              <w:t xml:space="preserve"> </w:t>
            </w:r>
          </w:p>
          <w:p w14:paraId="1F344B62" w14:textId="77777777" w:rsidR="004D4431" w:rsidRPr="00C5196B" w:rsidRDefault="004D4431" w:rsidP="004D4431">
            <w:pPr>
              <w:pStyle w:val="steptext"/>
              <w:ind w:left="720"/>
              <w:rPr>
                <w:rFonts w:ascii="Verdana" w:eastAsiaTheme="minorHAnsi" w:hAnsi="Verdana" w:cs="Arial"/>
                <w:color w:val="000000" w:themeColor="text1"/>
                <w:sz w:val="18"/>
                <w:szCs w:val="18"/>
              </w:rPr>
            </w:pPr>
          </w:p>
          <w:p w14:paraId="343CA6CD"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Go to column ‘PO Excluded due to Type’ from Global Template and filter on the ‘Yes’ values</w:t>
            </w:r>
          </w:p>
          <w:p w14:paraId="15D7C2CB" w14:textId="77777777" w:rsidR="004D4431" w:rsidRPr="00C5196B" w:rsidRDefault="004D4431" w:rsidP="004D4431">
            <w:pPr>
              <w:pStyle w:val="ListParagraph"/>
              <w:rPr>
                <w:rFonts w:ascii="Verdana" w:hAnsi="Verdana" w:cs="Arial"/>
                <w:color w:val="000000" w:themeColor="text1"/>
                <w:sz w:val="18"/>
                <w:szCs w:val="18"/>
              </w:rPr>
            </w:pPr>
          </w:p>
          <w:p w14:paraId="1158A1B1"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Fill in with ‘NR- PO Type’ into the column B ‘BOT Reportability Determination’ from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for the filtered data but only for the blank cells (do not overwrite)</w:t>
            </w:r>
          </w:p>
          <w:p w14:paraId="103FC2C5" w14:textId="77777777" w:rsidR="004D4431" w:rsidRPr="00C5196B" w:rsidRDefault="004D4431" w:rsidP="004D4431">
            <w:pPr>
              <w:pStyle w:val="ListParagraph"/>
              <w:rPr>
                <w:rFonts w:ascii="Verdana" w:hAnsi="Verdana" w:cs="Arial"/>
                <w:color w:val="000000" w:themeColor="text1"/>
                <w:sz w:val="18"/>
                <w:szCs w:val="18"/>
              </w:rPr>
            </w:pPr>
          </w:p>
          <w:p w14:paraId="791FAD45"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 xml:space="preserve">Remove </w:t>
            </w:r>
            <w:r w:rsidR="00737BB5">
              <w:rPr>
                <w:rFonts w:ascii="Verdana" w:eastAsiaTheme="minorHAnsi" w:hAnsi="Verdana" w:cs="Arial"/>
                <w:color w:val="000000" w:themeColor="text1"/>
                <w:sz w:val="18"/>
                <w:szCs w:val="18"/>
              </w:rPr>
              <w:t xml:space="preserve">all </w:t>
            </w:r>
            <w:r w:rsidRPr="00C5196B">
              <w:rPr>
                <w:rFonts w:ascii="Verdana" w:eastAsiaTheme="minorHAnsi" w:hAnsi="Verdana" w:cs="Arial"/>
                <w:color w:val="000000" w:themeColor="text1"/>
                <w:sz w:val="18"/>
                <w:szCs w:val="18"/>
              </w:rPr>
              <w:t>filters</w:t>
            </w:r>
          </w:p>
          <w:p w14:paraId="4F4728A0" w14:textId="77777777" w:rsidR="004D4431" w:rsidRPr="00C5196B" w:rsidRDefault="004D4431" w:rsidP="004D4431">
            <w:pPr>
              <w:pStyle w:val="ListParagraph"/>
              <w:rPr>
                <w:rFonts w:ascii="Verdana" w:hAnsi="Verdana" w:cs="Arial"/>
                <w:color w:val="000000" w:themeColor="text1"/>
                <w:sz w:val="18"/>
                <w:szCs w:val="18"/>
              </w:rPr>
            </w:pPr>
          </w:p>
          <w:p w14:paraId="77EE6600"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Go to column ‘PO Reportability’ from Global Template and filter on the ‘Yes’ values</w:t>
            </w:r>
          </w:p>
          <w:p w14:paraId="0FCC1313" w14:textId="77777777" w:rsidR="004D4431" w:rsidRPr="00C5196B" w:rsidRDefault="004D4431" w:rsidP="004D4431">
            <w:pPr>
              <w:pStyle w:val="ListParagraph"/>
              <w:rPr>
                <w:rFonts w:ascii="Verdana" w:hAnsi="Verdana" w:cs="Arial"/>
                <w:color w:val="000000" w:themeColor="text1"/>
                <w:sz w:val="18"/>
                <w:szCs w:val="18"/>
              </w:rPr>
            </w:pPr>
          </w:p>
          <w:p w14:paraId="23048A29" w14:textId="77777777" w:rsidR="004D4431" w:rsidRPr="00C5196B" w:rsidRDefault="00E5717A" w:rsidP="004D4431">
            <w:pPr>
              <w:pStyle w:val="steptext"/>
              <w:numPr>
                <w:ilvl w:val="0"/>
                <w:numId w:val="57"/>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lang w:val="en-AU"/>
              </w:rPr>
              <w:t>Fill in with ‘R</w:t>
            </w:r>
            <w:r w:rsidR="004D4431" w:rsidRPr="00C5196B">
              <w:rPr>
                <w:rFonts w:ascii="Verdana" w:eastAsiaTheme="minorHAnsi" w:hAnsi="Verdana" w:cs="Arial"/>
                <w:color w:val="000000" w:themeColor="text1"/>
                <w:sz w:val="18"/>
                <w:szCs w:val="18"/>
                <w:lang w:val="en-AU"/>
              </w:rPr>
              <w:t xml:space="preserve">- PO Dictionary’ into the column B ‘BOT Reportability Determination’ from </w:t>
            </w:r>
            <w:r w:rsidR="004D4431" w:rsidRPr="00C5196B">
              <w:rPr>
                <w:rFonts w:ascii="Verdana" w:eastAsiaTheme="minorHAnsi" w:hAnsi="Verdana" w:cs="Arial"/>
                <w:color w:val="000000" w:themeColor="text1"/>
                <w:sz w:val="18"/>
                <w:szCs w:val="18"/>
              </w:rPr>
              <w:t>Global Template</w:t>
            </w:r>
            <w:r w:rsidR="004D4431" w:rsidRPr="00C5196B">
              <w:rPr>
                <w:rFonts w:ascii="Verdana" w:eastAsiaTheme="minorHAnsi" w:hAnsi="Verdana" w:cs="Arial"/>
                <w:color w:val="000000" w:themeColor="text1"/>
                <w:sz w:val="18"/>
                <w:szCs w:val="18"/>
                <w:lang w:val="en-AU"/>
              </w:rPr>
              <w:t xml:space="preserve"> for the filtered data but only for the blank cells (do not overwrite)</w:t>
            </w:r>
          </w:p>
          <w:p w14:paraId="0034FA99" w14:textId="77777777" w:rsidR="004D4431" w:rsidRPr="00C5196B" w:rsidRDefault="004D4431" w:rsidP="004D4431">
            <w:pPr>
              <w:pStyle w:val="ListParagraph"/>
              <w:rPr>
                <w:rFonts w:ascii="Verdana" w:hAnsi="Verdana" w:cs="Arial"/>
                <w:color w:val="000000" w:themeColor="text1"/>
                <w:sz w:val="18"/>
                <w:szCs w:val="18"/>
              </w:rPr>
            </w:pPr>
          </w:p>
          <w:p w14:paraId="0B7E7FCD"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Remove</w:t>
            </w:r>
            <w:r w:rsidR="00737BB5">
              <w:rPr>
                <w:rFonts w:ascii="Verdana" w:eastAsiaTheme="minorHAnsi" w:hAnsi="Verdana" w:cs="Arial"/>
                <w:color w:val="000000" w:themeColor="text1"/>
                <w:sz w:val="18"/>
                <w:szCs w:val="18"/>
              </w:rPr>
              <w:t xml:space="preserve"> all</w:t>
            </w:r>
            <w:r w:rsidRPr="00C5196B">
              <w:rPr>
                <w:rFonts w:ascii="Verdana" w:eastAsiaTheme="minorHAnsi" w:hAnsi="Verdana" w:cs="Arial"/>
                <w:color w:val="000000" w:themeColor="text1"/>
                <w:sz w:val="18"/>
                <w:szCs w:val="18"/>
              </w:rPr>
              <w:t xml:space="preserve"> filters</w:t>
            </w:r>
          </w:p>
          <w:p w14:paraId="0EF98224" w14:textId="77777777" w:rsidR="004D4431" w:rsidRPr="00C5196B" w:rsidRDefault="004D4431" w:rsidP="004D4431">
            <w:pPr>
              <w:pStyle w:val="ListParagraph"/>
              <w:rPr>
                <w:rFonts w:ascii="Verdana" w:hAnsi="Verdana" w:cs="Arial"/>
                <w:color w:val="000000" w:themeColor="text1"/>
                <w:sz w:val="18"/>
                <w:szCs w:val="18"/>
              </w:rPr>
            </w:pPr>
          </w:p>
          <w:p w14:paraId="15025672"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Go to column ‘PO Reportability’ from Global Template and filter on the ‘NO’ values</w:t>
            </w:r>
          </w:p>
          <w:p w14:paraId="15BB0090" w14:textId="77777777" w:rsidR="004D4431" w:rsidRPr="00C5196B" w:rsidRDefault="004D4431" w:rsidP="004D4431">
            <w:pPr>
              <w:pStyle w:val="ListParagraph"/>
              <w:rPr>
                <w:rFonts w:ascii="Verdana" w:hAnsi="Verdana" w:cs="Arial"/>
                <w:color w:val="000000" w:themeColor="text1"/>
                <w:sz w:val="18"/>
                <w:szCs w:val="18"/>
              </w:rPr>
            </w:pPr>
          </w:p>
          <w:p w14:paraId="4211456E"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Fill in with ‘NR- PO Dictionary’ into the column B ‘BOT Reportability Determination’ from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for the filtered data but only for the blank cells (do not overwrite)</w:t>
            </w:r>
          </w:p>
          <w:p w14:paraId="2BA15621" w14:textId="77777777" w:rsidR="004D4431" w:rsidRPr="00C5196B" w:rsidRDefault="004D4431" w:rsidP="004D4431">
            <w:pPr>
              <w:pStyle w:val="ListParagraph"/>
              <w:rPr>
                <w:rFonts w:ascii="Verdana" w:hAnsi="Verdana" w:cs="Arial"/>
                <w:color w:val="000000" w:themeColor="text1"/>
                <w:sz w:val="18"/>
                <w:szCs w:val="18"/>
              </w:rPr>
            </w:pPr>
          </w:p>
          <w:p w14:paraId="677204F4"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Remove</w:t>
            </w:r>
            <w:r w:rsidR="00737BB5">
              <w:rPr>
                <w:rFonts w:ascii="Verdana" w:eastAsiaTheme="minorHAnsi" w:hAnsi="Verdana" w:cs="Arial"/>
                <w:color w:val="000000" w:themeColor="text1"/>
                <w:sz w:val="18"/>
                <w:szCs w:val="18"/>
              </w:rPr>
              <w:t xml:space="preserve"> all</w:t>
            </w:r>
            <w:r w:rsidRPr="00C5196B">
              <w:rPr>
                <w:rFonts w:ascii="Verdana" w:eastAsiaTheme="minorHAnsi" w:hAnsi="Verdana" w:cs="Arial"/>
                <w:color w:val="000000" w:themeColor="text1"/>
                <w:sz w:val="18"/>
                <w:szCs w:val="18"/>
              </w:rPr>
              <w:t xml:space="preserve"> filters</w:t>
            </w:r>
          </w:p>
          <w:p w14:paraId="1C350419" w14:textId="77777777" w:rsidR="004D4431" w:rsidRPr="00C5196B" w:rsidRDefault="004D4431" w:rsidP="004D4431">
            <w:pPr>
              <w:pStyle w:val="ListParagraph"/>
              <w:rPr>
                <w:rFonts w:ascii="Verdana" w:hAnsi="Verdana" w:cs="Arial"/>
                <w:color w:val="000000" w:themeColor="text1"/>
                <w:sz w:val="18"/>
                <w:szCs w:val="18"/>
              </w:rPr>
            </w:pPr>
          </w:p>
          <w:p w14:paraId="38EAE56F"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Go to column ‘GL Reportability’ from Global Template and filter on the ‘No’ Values</w:t>
            </w:r>
          </w:p>
          <w:p w14:paraId="2670AF90" w14:textId="77777777" w:rsidR="004D4431" w:rsidRPr="00C5196B" w:rsidRDefault="004D4431" w:rsidP="004D4431">
            <w:pPr>
              <w:pStyle w:val="ListParagraph"/>
              <w:rPr>
                <w:rFonts w:ascii="Verdana" w:hAnsi="Verdana" w:cs="Arial"/>
                <w:color w:val="000000" w:themeColor="text1"/>
                <w:sz w:val="18"/>
                <w:szCs w:val="18"/>
              </w:rPr>
            </w:pPr>
          </w:p>
          <w:p w14:paraId="4C0BF1CA"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 xml:space="preserve">Fill </w:t>
            </w:r>
            <w:r w:rsidR="00E5717A">
              <w:rPr>
                <w:rFonts w:ascii="Verdana" w:eastAsiaTheme="minorHAnsi" w:hAnsi="Verdana" w:cs="Arial"/>
                <w:color w:val="000000" w:themeColor="text1"/>
                <w:sz w:val="18"/>
                <w:szCs w:val="18"/>
                <w:lang w:val="en-AU"/>
              </w:rPr>
              <w:t>in with ‘NR- GL</w:t>
            </w:r>
            <w:r w:rsidRPr="00C5196B">
              <w:rPr>
                <w:rFonts w:ascii="Verdana" w:eastAsiaTheme="minorHAnsi" w:hAnsi="Verdana" w:cs="Arial"/>
                <w:color w:val="000000" w:themeColor="text1"/>
                <w:sz w:val="18"/>
                <w:szCs w:val="18"/>
                <w:lang w:val="en-AU"/>
              </w:rPr>
              <w:t xml:space="preserve">’ into the column B ‘BOT Reportability Determination’ from </w:t>
            </w:r>
            <w:r w:rsidRPr="00C5196B">
              <w:rPr>
                <w:rFonts w:ascii="Verdana" w:eastAsiaTheme="minorHAnsi" w:hAnsi="Verdana" w:cs="Arial"/>
                <w:color w:val="000000" w:themeColor="text1"/>
                <w:sz w:val="18"/>
                <w:szCs w:val="18"/>
              </w:rPr>
              <w:t xml:space="preserve">Global </w:t>
            </w:r>
            <w:r w:rsidRPr="00C5196B">
              <w:rPr>
                <w:rFonts w:ascii="Verdana" w:eastAsiaTheme="minorHAnsi" w:hAnsi="Verdana" w:cs="Arial"/>
                <w:color w:val="000000" w:themeColor="text1"/>
                <w:sz w:val="18"/>
                <w:szCs w:val="18"/>
              </w:rPr>
              <w:lastRenderedPageBreak/>
              <w:t>Template</w:t>
            </w:r>
            <w:r w:rsidRPr="00C5196B">
              <w:rPr>
                <w:rFonts w:ascii="Verdana" w:eastAsiaTheme="minorHAnsi" w:hAnsi="Verdana" w:cs="Arial"/>
                <w:color w:val="000000" w:themeColor="text1"/>
                <w:sz w:val="18"/>
                <w:szCs w:val="18"/>
                <w:lang w:val="en-AU"/>
              </w:rPr>
              <w:t xml:space="preserve"> for the filtered data but only for the blank cells (do not overwrite)</w:t>
            </w:r>
          </w:p>
          <w:p w14:paraId="0147C15B" w14:textId="77777777" w:rsidR="004D4431" w:rsidRPr="00C5196B" w:rsidRDefault="004D4431" w:rsidP="004D4431">
            <w:pPr>
              <w:pStyle w:val="ListParagraph"/>
              <w:rPr>
                <w:rFonts w:ascii="Verdana" w:hAnsi="Verdana" w:cs="Arial"/>
                <w:color w:val="000000" w:themeColor="text1"/>
                <w:sz w:val="18"/>
                <w:szCs w:val="18"/>
              </w:rPr>
            </w:pPr>
          </w:p>
          <w:p w14:paraId="38D173E9" w14:textId="77777777" w:rsidR="004D4431" w:rsidRPr="00C5196B" w:rsidRDefault="004D4431" w:rsidP="004D4431">
            <w:pPr>
              <w:pStyle w:val="steptext"/>
              <w:ind w:left="720"/>
              <w:rPr>
                <w:rFonts w:ascii="Verdana" w:eastAsiaTheme="minorHAnsi" w:hAnsi="Verdana" w:cs="Arial"/>
                <w:color w:val="000000" w:themeColor="text1"/>
                <w:sz w:val="18"/>
                <w:szCs w:val="18"/>
              </w:rPr>
            </w:pPr>
          </w:p>
          <w:p w14:paraId="56587FCB"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 xml:space="preserve">Remove filters </w:t>
            </w:r>
          </w:p>
          <w:p w14:paraId="1C2B855C" w14:textId="77777777" w:rsidR="004D4431" w:rsidRPr="00C5196B" w:rsidRDefault="004D4431" w:rsidP="004D4431">
            <w:pPr>
              <w:pStyle w:val="steptext"/>
              <w:ind w:left="720"/>
              <w:rPr>
                <w:rFonts w:ascii="Verdana" w:eastAsiaTheme="minorHAnsi" w:hAnsi="Verdana" w:cs="Arial"/>
                <w:color w:val="000000" w:themeColor="text1"/>
                <w:sz w:val="18"/>
                <w:szCs w:val="18"/>
              </w:rPr>
            </w:pPr>
          </w:p>
          <w:p w14:paraId="0D15BAF3" w14:textId="77777777" w:rsidR="001B6365" w:rsidRPr="00C5196B" w:rsidRDefault="004D4431" w:rsidP="001B6365">
            <w:pPr>
              <w:pStyle w:val="steptext"/>
              <w:numPr>
                <w:ilvl w:val="0"/>
                <w:numId w:val="57"/>
              </w:numPr>
              <w:rPr>
                <w:ins w:id="1439" w:author="Autho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 xml:space="preserve">Go to column ‘GL Reportability’ from Global Template and filter on the ‘Yes’ and </w:t>
            </w:r>
            <w:del w:id="1440" w:author="Author">
              <w:r w:rsidRPr="00C5196B" w:rsidDel="009E02FC">
                <w:rPr>
                  <w:rFonts w:ascii="Verdana" w:eastAsiaTheme="minorHAnsi" w:hAnsi="Verdana" w:cs="Arial"/>
                  <w:color w:val="000000" w:themeColor="text1"/>
                  <w:sz w:val="18"/>
                  <w:szCs w:val="18"/>
                </w:rPr>
                <w:delText>blank cells</w:delText>
              </w:r>
              <w:r w:rsidR="00E5717A" w:rsidDel="009E02FC">
                <w:rPr>
                  <w:rFonts w:ascii="Verdana" w:eastAsiaTheme="minorHAnsi" w:hAnsi="Verdana" w:cs="Arial"/>
                  <w:color w:val="000000" w:themeColor="text1"/>
                  <w:sz w:val="18"/>
                  <w:szCs w:val="18"/>
                </w:rPr>
                <w:delText xml:space="preserve"> (</w:delText>
              </w:r>
            </w:del>
            <w:r w:rsidR="00E5717A">
              <w:rPr>
                <w:rFonts w:ascii="Verdana" w:eastAsiaTheme="minorHAnsi" w:hAnsi="Verdana" w:cs="Arial"/>
                <w:color w:val="000000" w:themeColor="text1"/>
                <w:sz w:val="18"/>
                <w:szCs w:val="18"/>
              </w:rPr>
              <w:t>#N/A</w:t>
            </w:r>
            <w:ins w:id="1441" w:author="Author">
              <w:r w:rsidR="001B6365">
                <w:rPr>
                  <w:rFonts w:ascii="Verdana" w:eastAsiaTheme="minorHAnsi" w:hAnsi="Verdana" w:cs="Arial"/>
                  <w:color w:val="000000" w:themeColor="text1"/>
                  <w:sz w:val="18"/>
                  <w:szCs w:val="18"/>
                </w:rPr>
                <w:t xml:space="preserve"> </w:t>
              </w:r>
              <w:r w:rsidR="001B6365">
                <w:rPr>
                  <w:rFonts w:ascii="Verdana" w:eastAsiaTheme="minorHAnsi" w:hAnsi="Verdana" w:cs="Arial"/>
                  <w:color w:val="FF0000"/>
                  <w:sz w:val="18"/>
                  <w:szCs w:val="18"/>
                </w:rPr>
                <w:t>updated in 09.07</w:t>
              </w:r>
              <w:r w:rsidR="001B6365" w:rsidRPr="00737BB5">
                <w:rPr>
                  <w:rFonts w:ascii="Verdana" w:eastAsiaTheme="minorHAnsi" w:hAnsi="Verdana" w:cs="Arial"/>
                  <w:color w:val="FF0000"/>
                  <w:sz w:val="18"/>
                  <w:szCs w:val="18"/>
                </w:rPr>
                <w:t>.2019</w:t>
              </w:r>
            </w:ins>
          </w:p>
          <w:p w14:paraId="4CA7E281" w14:textId="51503533" w:rsidR="004D4431" w:rsidRPr="00C5196B" w:rsidRDefault="00E5717A">
            <w:pPr>
              <w:pStyle w:val="steptext"/>
              <w:ind w:left="720"/>
              <w:rPr>
                <w:rFonts w:ascii="Verdana" w:eastAsiaTheme="minorHAnsi" w:hAnsi="Verdana" w:cs="Arial"/>
                <w:color w:val="000000" w:themeColor="text1"/>
                <w:sz w:val="18"/>
                <w:szCs w:val="18"/>
              </w:rPr>
              <w:pPrChange w:id="1442" w:author="Author">
                <w:pPr>
                  <w:pStyle w:val="steptext"/>
                  <w:numPr>
                    <w:numId w:val="57"/>
                  </w:numPr>
                  <w:ind w:left="720" w:hanging="360"/>
                </w:pPr>
              </w:pPrChange>
            </w:pPr>
            <w:del w:id="1443" w:author="Author">
              <w:r w:rsidDel="009E02FC">
                <w:rPr>
                  <w:rFonts w:ascii="Verdana" w:eastAsiaTheme="minorHAnsi" w:hAnsi="Verdana" w:cs="Arial"/>
                  <w:color w:val="000000" w:themeColor="text1"/>
                  <w:sz w:val="18"/>
                  <w:szCs w:val="18"/>
                </w:rPr>
                <w:delText>)</w:delText>
              </w:r>
            </w:del>
          </w:p>
          <w:p w14:paraId="5FA93EA9" w14:textId="77777777" w:rsidR="004D4431" w:rsidRPr="00C5196B" w:rsidRDefault="004D4431" w:rsidP="004D4431">
            <w:pPr>
              <w:pStyle w:val="steptext"/>
              <w:rPr>
                <w:rFonts w:ascii="Verdana" w:eastAsiaTheme="minorHAnsi" w:hAnsi="Verdana" w:cs="Arial"/>
                <w:color w:val="000000" w:themeColor="text1"/>
                <w:sz w:val="18"/>
                <w:szCs w:val="18"/>
              </w:rPr>
            </w:pPr>
          </w:p>
          <w:p w14:paraId="7AD5C464" w14:textId="30F74E99"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Then go to column Vendor Reportability from Global Template and filter on ‘Yes’</w:t>
            </w:r>
            <w:ins w:id="1444" w:author="Author">
              <w:r w:rsidR="009E02FC">
                <w:rPr>
                  <w:rFonts w:ascii="Verdana" w:eastAsiaTheme="minorHAnsi" w:hAnsi="Verdana" w:cs="Arial"/>
                  <w:color w:val="000000" w:themeColor="text1"/>
                  <w:sz w:val="18"/>
                  <w:szCs w:val="18"/>
                </w:rPr>
                <w:t xml:space="preserve">, </w:t>
              </w:r>
            </w:ins>
            <w:del w:id="1445" w:author="Author">
              <w:r w:rsidRPr="00C5196B" w:rsidDel="009E02FC">
                <w:rPr>
                  <w:rFonts w:ascii="Verdana" w:eastAsiaTheme="minorHAnsi" w:hAnsi="Verdana" w:cs="Arial"/>
                  <w:color w:val="000000" w:themeColor="text1"/>
                  <w:sz w:val="18"/>
                  <w:szCs w:val="18"/>
                </w:rPr>
                <w:delText xml:space="preserve"> and</w:delText>
              </w:r>
              <w:r w:rsidR="00C63651" w:rsidDel="009E02FC">
                <w:rPr>
                  <w:rFonts w:ascii="Verdana" w:eastAsiaTheme="minorHAnsi" w:hAnsi="Verdana" w:cs="Arial"/>
                  <w:color w:val="000000" w:themeColor="text1"/>
                  <w:sz w:val="18"/>
                  <w:szCs w:val="18"/>
                </w:rPr>
                <w:delText xml:space="preserve"> blank cells</w:delText>
              </w:r>
              <w:r w:rsidRPr="00C5196B" w:rsidDel="009E02FC">
                <w:rPr>
                  <w:rFonts w:ascii="Verdana" w:eastAsiaTheme="minorHAnsi" w:hAnsi="Verdana" w:cs="Arial"/>
                  <w:color w:val="000000" w:themeColor="text1"/>
                  <w:sz w:val="18"/>
                  <w:szCs w:val="18"/>
                </w:rPr>
                <w:delText xml:space="preserve"> </w:delText>
              </w:r>
              <w:r w:rsidR="00C63651" w:rsidDel="009E02FC">
                <w:rPr>
                  <w:rFonts w:ascii="Verdana" w:eastAsiaTheme="minorHAnsi" w:hAnsi="Verdana" w:cs="Arial"/>
                  <w:color w:val="000000" w:themeColor="text1"/>
                  <w:sz w:val="18"/>
                  <w:szCs w:val="18"/>
                </w:rPr>
                <w:delText>(</w:delText>
              </w:r>
            </w:del>
            <w:r w:rsidR="00C63651">
              <w:rPr>
                <w:rFonts w:ascii="Verdana" w:eastAsiaTheme="minorHAnsi" w:hAnsi="Verdana" w:cs="Arial"/>
                <w:color w:val="000000" w:themeColor="text1"/>
                <w:sz w:val="18"/>
                <w:szCs w:val="18"/>
              </w:rPr>
              <w:t>#</w:t>
            </w:r>
            <w:r w:rsidRPr="00C5196B">
              <w:rPr>
                <w:rFonts w:ascii="Verdana" w:eastAsiaTheme="minorHAnsi" w:hAnsi="Verdana" w:cs="Arial"/>
                <w:color w:val="000000" w:themeColor="text1"/>
                <w:sz w:val="18"/>
                <w:szCs w:val="18"/>
              </w:rPr>
              <w:t>N/A</w:t>
            </w:r>
            <w:ins w:id="1446" w:author="Author">
              <w:r w:rsidR="009E02FC">
                <w:rPr>
                  <w:rFonts w:ascii="Verdana" w:eastAsiaTheme="minorHAnsi" w:hAnsi="Verdana" w:cs="Arial"/>
                  <w:color w:val="000000" w:themeColor="text1"/>
                  <w:sz w:val="18"/>
                  <w:szCs w:val="18"/>
                </w:rPr>
                <w:t xml:space="preserve">, 0 and </w:t>
              </w:r>
              <w:r w:rsidR="000D7316">
                <w:rPr>
                  <w:rFonts w:ascii="Verdana" w:eastAsiaTheme="minorHAnsi" w:hAnsi="Verdana" w:cs="Arial"/>
                  <w:color w:val="000000" w:themeColor="text1"/>
                  <w:sz w:val="18"/>
                  <w:szCs w:val="18"/>
                </w:rPr>
                <w:t>‘</w:t>
              </w:r>
              <w:r w:rsidR="009E02FC">
                <w:rPr>
                  <w:rFonts w:ascii="Verdana" w:eastAsiaTheme="minorHAnsi" w:hAnsi="Verdana" w:cs="Arial"/>
                  <w:color w:val="000000" w:themeColor="text1"/>
                  <w:sz w:val="18"/>
                  <w:szCs w:val="18"/>
                </w:rPr>
                <w:t>Teaching Hospital</w:t>
              </w:r>
              <w:r w:rsidR="000D7316">
                <w:rPr>
                  <w:rFonts w:ascii="Verdana" w:eastAsiaTheme="minorHAnsi" w:hAnsi="Verdana" w:cs="Arial"/>
                  <w:color w:val="000000" w:themeColor="text1"/>
                  <w:sz w:val="18"/>
                  <w:szCs w:val="18"/>
                </w:rPr>
                <w:t>’</w:t>
              </w:r>
              <w:r w:rsidR="00EB0237">
                <w:rPr>
                  <w:rFonts w:ascii="Verdana" w:eastAsiaTheme="minorHAnsi" w:hAnsi="Verdana" w:cs="Arial"/>
                  <w:color w:val="000000" w:themeColor="text1"/>
                  <w:sz w:val="18"/>
                  <w:szCs w:val="18"/>
                </w:rPr>
                <w:t xml:space="preserve"> </w:t>
              </w:r>
              <w:r w:rsidR="001B6365">
                <w:rPr>
                  <w:rFonts w:ascii="Verdana" w:eastAsiaTheme="minorHAnsi" w:hAnsi="Verdana" w:cs="Arial"/>
                  <w:color w:val="FF0000"/>
                  <w:sz w:val="18"/>
                  <w:szCs w:val="18"/>
                </w:rPr>
                <w:t>updated in 09.07</w:t>
              </w:r>
              <w:r w:rsidR="00EB0237" w:rsidRPr="00737BB5">
                <w:rPr>
                  <w:rFonts w:ascii="Verdana" w:eastAsiaTheme="minorHAnsi" w:hAnsi="Verdana" w:cs="Arial"/>
                  <w:color w:val="FF0000"/>
                  <w:sz w:val="18"/>
                  <w:szCs w:val="18"/>
                </w:rPr>
                <w:t>.2019</w:t>
              </w:r>
            </w:ins>
            <w:del w:id="1447" w:author="Author">
              <w:r w:rsidR="00C63651" w:rsidDel="009E02FC">
                <w:rPr>
                  <w:rFonts w:ascii="Verdana" w:eastAsiaTheme="minorHAnsi" w:hAnsi="Verdana" w:cs="Arial"/>
                  <w:color w:val="000000" w:themeColor="text1"/>
                  <w:sz w:val="18"/>
                  <w:szCs w:val="18"/>
                </w:rPr>
                <w:delText>)</w:delText>
              </w:r>
            </w:del>
          </w:p>
          <w:p w14:paraId="75DC18DA" w14:textId="77777777" w:rsidR="004D4431" w:rsidRPr="00C5196B" w:rsidRDefault="004D4431" w:rsidP="004D4431">
            <w:pPr>
              <w:pStyle w:val="steptext"/>
              <w:rPr>
                <w:rFonts w:ascii="Verdana" w:eastAsiaTheme="minorHAnsi" w:hAnsi="Verdana" w:cs="Arial"/>
                <w:color w:val="000000" w:themeColor="text1"/>
                <w:sz w:val="18"/>
                <w:szCs w:val="18"/>
              </w:rPr>
            </w:pPr>
          </w:p>
          <w:p w14:paraId="17B24C06"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Fill in the column B ‘BOT Reportability Determination’ from Global Template with ‘R-Vendor and GL</w:t>
            </w:r>
            <w:r w:rsidR="00C63651">
              <w:rPr>
                <w:rFonts w:ascii="Verdana" w:eastAsiaTheme="minorHAnsi" w:hAnsi="Verdana" w:cs="Arial"/>
                <w:color w:val="000000" w:themeColor="text1"/>
                <w:sz w:val="18"/>
                <w:szCs w:val="18"/>
              </w:rPr>
              <w:t xml:space="preserve"> = Y or blank’</w:t>
            </w:r>
            <w:r w:rsidRPr="00C5196B">
              <w:rPr>
                <w:rFonts w:ascii="Verdana" w:eastAsiaTheme="minorHAnsi" w:hAnsi="Verdana" w:cs="Arial"/>
                <w:color w:val="000000" w:themeColor="text1"/>
                <w:sz w:val="18"/>
                <w:szCs w:val="18"/>
              </w:rPr>
              <w:t xml:space="preserve"> but only for the blank cells (do not overwrite)</w:t>
            </w:r>
          </w:p>
          <w:p w14:paraId="2E1B3A27" w14:textId="77777777" w:rsidR="004D4431" w:rsidRPr="00C5196B" w:rsidRDefault="004D4431" w:rsidP="004D4431">
            <w:pPr>
              <w:pStyle w:val="steptext"/>
              <w:rPr>
                <w:rFonts w:ascii="Verdana" w:eastAsiaTheme="minorHAnsi" w:hAnsi="Verdana" w:cs="Arial"/>
                <w:color w:val="000000" w:themeColor="text1"/>
                <w:sz w:val="18"/>
                <w:szCs w:val="18"/>
              </w:rPr>
            </w:pPr>
          </w:p>
          <w:p w14:paraId="6592B7F1"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Remove filters</w:t>
            </w:r>
          </w:p>
          <w:p w14:paraId="48A78738" w14:textId="77777777" w:rsidR="004D4431" w:rsidRPr="00C5196B" w:rsidRDefault="004D4431" w:rsidP="004D4431">
            <w:pPr>
              <w:pStyle w:val="steptext"/>
              <w:rPr>
                <w:rFonts w:ascii="Verdana" w:eastAsiaTheme="minorHAnsi" w:hAnsi="Verdana" w:cs="Arial"/>
                <w:color w:val="000000" w:themeColor="text1"/>
                <w:sz w:val="18"/>
                <w:szCs w:val="18"/>
              </w:rPr>
            </w:pPr>
          </w:p>
          <w:p w14:paraId="5DFB540C" w14:textId="77777777" w:rsidR="004D4431" w:rsidRPr="00C5196B" w:rsidRDefault="004D4431" w:rsidP="00C6365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 xml:space="preserve">Go to column ‘Vendor Reportability’ from Global Template and filter on ‘No’ </w:t>
            </w:r>
            <w:r w:rsidR="00C63651">
              <w:rPr>
                <w:rFonts w:ascii="Verdana" w:eastAsiaTheme="minorHAnsi" w:hAnsi="Verdana" w:cs="Arial"/>
                <w:color w:val="000000" w:themeColor="text1"/>
                <w:sz w:val="18"/>
                <w:szCs w:val="18"/>
              </w:rPr>
              <w:t>or ‘</w:t>
            </w:r>
            <w:r w:rsidR="00C63651" w:rsidRPr="00C63651">
              <w:rPr>
                <w:rFonts w:ascii="Verdana" w:eastAsiaTheme="minorHAnsi" w:hAnsi="Verdana" w:cs="Arial"/>
                <w:color w:val="000000" w:themeColor="text1"/>
                <w:sz w:val="18"/>
                <w:szCs w:val="18"/>
              </w:rPr>
              <w:t>Non-HCO Third Party</w:t>
            </w:r>
            <w:r w:rsidR="00C63651">
              <w:rPr>
                <w:rFonts w:ascii="Verdana" w:eastAsiaTheme="minorHAnsi" w:hAnsi="Verdana" w:cs="Arial"/>
                <w:color w:val="000000" w:themeColor="text1"/>
                <w:sz w:val="18"/>
                <w:szCs w:val="18"/>
              </w:rPr>
              <w:t>’</w:t>
            </w:r>
          </w:p>
          <w:p w14:paraId="0DD42EFF" w14:textId="77777777" w:rsidR="004D4431" w:rsidRPr="00C5196B" w:rsidRDefault="004D4431" w:rsidP="004D4431">
            <w:pPr>
              <w:pStyle w:val="steptext"/>
              <w:rPr>
                <w:rFonts w:ascii="Verdana" w:eastAsiaTheme="minorHAnsi" w:hAnsi="Verdana" w:cs="Arial"/>
                <w:color w:val="000000" w:themeColor="text1"/>
                <w:sz w:val="18"/>
                <w:szCs w:val="18"/>
              </w:rPr>
            </w:pPr>
          </w:p>
          <w:p w14:paraId="201BAFED"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Fill in with ‘NR-Vendor’ in the column B ‘BOT Reportability Determination’ from Global Template but only for the blank cells (do not overwrite)</w:t>
            </w:r>
          </w:p>
          <w:p w14:paraId="6138CEEB" w14:textId="77777777" w:rsidR="004D4431" w:rsidRPr="00C5196B" w:rsidRDefault="004D4431" w:rsidP="004D4431">
            <w:pPr>
              <w:pStyle w:val="ListParagraph"/>
              <w:rPr>
                <w:rFonts w:ascii="Verdana" w:hAnsi="Verdana" w:cs="Arial"/>
                <w:color w:val="000000" w:themeColor="text1"/>
                <w:sz w:val="18"/>
                <w:szCs w:val="18"/>
              </w:rPr>
            </w:pPr>
          </w:p>
          <w:p w14:paraId="5B66F392" w14:textId="77777777" w:rsidR="004D4431" w:rsidRPr="00C5196B" w:rsidRDefault="004D4431" w:rsidP="004D4431">
            <w:pPr>
              <w:pStyle w:val="steptext"/>
              <w:numPr>
                <w:ilvl w:val="0"/>
                <w:numId w:val="57"/>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Remove all filters</w:t>
            </w:r>
          </w:p>
          <w:p w14:paraId="179B1EF4" w14:textId="77777777" w:rsidR="004D4431" w:rsidRPr="00C5196B" w:rsidRDefault="004D4431" w:rsidP="004D4431">
            <w:pPr>
              <w:pStyle w:val="ListParagraph"/>
              <w:rPr>
                <w:rFonts w:ascii="Verdana" w:hAnsi="Verdana" w:cs="Arial"/>
                <w:color w:val="000000" w:themeColor="text1"/>
                <w:sz w:val="18"/>
                <w:szCs w:val="18"/>
              </w:rPr>
            </w:pPr>
          </w:p>
          <w:p w14:paraId="34FF343C" w14:textId="77777777" w:rsidR="004D4431" w:rsidRPr="00C5196B" w:rsidRDefault="004D4431" w:rsidP="00C63651">
            <w:pPr>
              <w:pStyle w:val="steptext"/>
              <w:ind w:left="720"/>
              <w:rPr>
                <w:rFonts w:ascii="Verdana" w:eastAsiaTheme="minorHAnsi" w:hAnsi="Verdana" w:cs="Arial"/>
                <w:color w:val="000000" w:themeColor="text1"/>
                <w:sz w:val="18"/>
                <w:szCs w:val="18"/>
              </w:rPr>
            </w:pPr>
          </w:p>
        </w:tc>
        <w:tc>
          <w:tcPr>
            <w:tcW w:w="1418" w:type="dxa"/>
          </w:tcPr>
          <w:p w14:paraId="3D83A11D" w14:textId="77777777" w:rsidR="006550FD" w:rsidRPr="000F672E" w:rsidRDefault="006550FD" w:rsidP="000F672E">
            <w:pPr>
              <w:rPr>
                <w:rFonts w:cs="Arial"/>
                <w:b/>
                <w:color w:val="000000" w:themeColor="text1"/>
                <w:sz w:val="18"/>
                <w:szCs w:val="18"/>
                <w:lang w:val="en-US"/>
              </w:rPr>
            </w:pPr>
          </w:p>
        </w:tc>
        <w:tc>
          <w:tcPr>
            <w:tcW w:w="10938" w:type="dxa"/>
          </w:tcPr>
          <w:p w14:paraId="7DC89BAA" w14:textId="77777777" w:rsidR="006550FD" w:rsidRDefault="00F9153A" w:rsidP="00DA4947">
            <w:pPr>
              <w:rPr>
                <w:noProof/>
              </w:rPr>
            </w:pPr>
            <w:r>
              <w:rPr>
                <w:noProof/>
                <w:lang w:val="en-US"/>
              </w:rPr>
              <w:drawing>
                <wp:anchor distT="0" distB="0" distL="114300" distR="114300" simplePos="0" relativeHeight="251673600" behindDoc="0" locked="0" layoutInCell="1" allowOverlap="1" wp14:anchorId="5C5197D7" wp14:editId="413AFF61">
                  <wp:simplePos x="0" y="0"/>
                  <wp:positionH relativeFrom="column">
                    <wp:posOffset>1581150</wp:posOffset>
                  </wp:positionH>
                  <wp:positionV relativeFrom="paragraph">
                    <wp:posOffset>0</wp:posOffset>
                  </wp:positionV>
                  <wp:extent cx="1385570" cy="1609725"/>
                  <wp:effectExtent l="0" t="0" r="5080" b="9525"/>
                  <wp:wrapThrough wrapText="bothSides">
                    <wp:wrapPolygon edited="0">
                      <wp:start x="0" y="0"/>
                      <wp:lineTo x="0" y="21472"/>
                      <wp:lineTo x="21382" y="21472"/>
                      <wp:lineTo x="21382" y="0"/>
                      <wp:lineTo x="0" y="0"/>
                    </wp:wrapPolygon>
                  </wp:wrapThrough>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1385570" cy="160972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2576" behindDoc="0" locked="0" layoutInCell="1" allowOverlap="1" wp14:anchorId="0F63F1C6" wp14:editId="083F01FD">
                  <wp:simplePos x="0" y="0"/>
                  <wp:positionH relativeFrom="column">
                    <wp:posOffset>0</wp:posOffset>
                  </wp:positionH>
                  <wp:positionV relativeFrom="paragraph">
                    <wp:posOffset>0</wp:posOffset>
                  </wp:positionV>
                  <wp:extent cx="1416685" cy="1657350"/>
                  <wp:effectExtent l="0" t="0" r="0" b="0"/>
                  <wp:wrapThrough wrapText="bothSides">
                    <wp:wrapPolygon edited="0">
                      <wp:start x="0" y="0"/>
                      <wp:lineTo x="0" y="21352"/>
                      <wp:lineTo x="21203" y="21352"/>
                      <wp:lineTo x="21203"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1416685" cy="165735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inline distT="0" distB="0" distL="0" distR="0" wp14:anchorId="743BFE34" wp14:editId="3C94130B">
                  <wp:extent cx="1395172" cy="16573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415149" cy="1681081"/>
                          </a:xfrm>
                          <a:prstGeom prst="rect">
                            <a:avLst/>
                          </a:prstGeom>
                        </pic:spPr>
                      </pic:pic>
                    </a:graphicData>
                  </a:graphic>
                </wp:inline>
              </w:drawing>
            </w:r>
            <w:r>
              <w:rPr>
                <w:noProof/>
              </w:rPr>
              <w:t xml:space="preserve"> </w:t>
            </w:r>
            <w:r w:rsidR="005F1DC7">
              <w:rPr>
                <w:noProof/>
              </w:rPr>
              <w:t xml:space="preserve"> </w:t>
            </w:r>
          </w:p>
          <w:p w14:paraId="1408C990" w14:textId="77777777" w:rsidR="00FF2C46" w:rsidRDefault="00FF2C46" w:rsidP="00DA4947">
            <w:pPr>
              <w:rPr>
                <w:noProof/>
              </w:rPr>
            </w:pPr>
          </w:p>
          <w:p w14:paraId="30295615" w14:textId="77777777" w:rsidR="00FF2C46" w:rsidRDefault="00FF2C46" w:rsidP="00DA4947">
            <w:pPr>
              <w:rPr>
                <w:noProof/>
              </w:rPr>
            </w:pPr>
            <w:r>
              <w:rPr>
                <w:noProof/>
                <w:lang w:val="en-US"/>
              </w:rPr>
              <w:drawing>
                <wp:anchor distT="0" distB="0" distL="114300" distR="114300" simplePos="0" relativeHeight="251674624" behindDoc="0" locked="0" layoutInCell="1" allowOverlap="1" wp14:anchorId="17AB541B" wp14:editId="22C651BF">
                  <wp:simplePos x="0" y="0"/>
                  <wp:positionH relativeFrom="column">
                    <wp:posOffset>0</wp:posOffset>
                  </wp:positionH>
                  <wp:positionV relativeFrom="paragraph">
                    <wp:posOffset>158115</wp:posOffset>
                  </wp:positionV>
                  <wp:extent cx="2000250" cy="2259965"/>
                  <wp:effectExtent l="0" t="0" r="0" b="6985"/>
                  <wp:wrapThrough wrapText="bothSides">
                    <wp:wrapPolygon edited="0">
                      <wp:start x="0" y="0"/>
                      <wp:lineTo x="0" y="21485"/>
                      <wp:lineTo x="21394" y="21485"/>
                      <wp:lineTo x="21394" y="0"/>
                      <wp:lineTo x="0" y="0"/>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000250" cy="2259965"/>
                          </a:xfrm>
                          <a:prstGeom prst="rect">
                            <a:avLst/>
                          </a:prstGeom>
                        </pic:spPr>
                      </pic:pic>
                    </a:graphicData>
                  </a:graphic>
                  <wp14:sizeRelH relativeFrom="margin">
                    <wp14:pctWidth>0</wp14:pctWidth>
                  </wp14:sizeRelH>
                  <wp14:sizeRelV relativeFrom="margin">
                    <wp14:pctHeight>0</wp14:pctHeight>
                  </wp14:sizeRelV>
                </wp:anchor>
              </w:drawing>
            </w:r>
          </w:p>
          <w:p w14:paraId="3CD82305" w14:textId="77777777" w:rsidR="00FF2C46" w:rsidRDefault="00487369" w:rsidP="00DA4947">
            <w:pPr>
              <w:rPr>
                <w:noProof/>
              </w:rPr>
            </w:pPr>
            <w:r>
              <w:rPr>
                <w:noProof/>
                <w:lang w:val="en-US"/>
              </w:rPr>
              <w:drawing>
                <wp:inline distT="0" distB="0" distL="0" distR="0" wp14:anchorId="2D3AE03C" wp14:editId="46B91B17">
                  <wp:extent cx="1895475" cy="221493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913740" cy="2236280"/>
                          </a:xfrm>
                          <a:prstGeom prst="rect">
                            <a:avLst/>
                          </a:prstGeom>
                        </pic:spPr>
                      </pic:pic>
                    </a:graphicData>
                  </a:graphic>
                </wp:inline>
              </w:drawing>
            </w:r>
          </w:p>
          <w:p w14:paraId="4AC443EB" w14:textId="77777777" w:rsidR="00487369" w:rsidRDefault="00487369" w:rsidP="00DA4947">
            <w:pPr>
              <w:rPr>
                <w:noProof/>
              </w:rPr>
            </w:pPr>
          </w:p>
          <w:p w14:paraId="666E64B0" w14:textId="77777777" w:rsidR="00487369" w:rsidRDefault="00487369" w:rsidP="00DA4947">
            <w:pPr>
              <w:rPr>
                <w:noProof/>
              </w:rPr>
            </w:pPr>
          </w:p>
          <w:p w14:paraId="3419975E" w14:textId="77777777" w:rsidR="00487369" w:rsidRDefault="00487369" w:rsidP="00DA4947">
            <w:pPr>
              <w:rPr>
                <w:noProof/>
              </w:rPr>
            </w:pPr>
          </w:p>
          <w:p w14:paraId="54D0CC69" w14:textId="77777777" w:rsidR="00487369" w:rsidRDefault="00487369" w:rsidP="00DA4947">
            <w:pPr>
              <w:rPr>
                <w:noProof/>
              </w:rPr>
            </w:pPr>
            <w:r>
              <w:rPr>
                <w:noProof/>
                <w:lang w:val="en-US"/>
              </w:rPr>
              <w:lastRenderedPageBreak/>
              <w:drawing>
                <wp:inline distT="0" distB="0" distL="0" distR="0" wp14:anchorId="46510B29" wp14:editId="2E25FA83">
                  <wp:extent cx="2028574" cy="25431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038873" cy="2556087"/>
                          </a:xfrm>
                          <a:prstGeom prst="rect">
                            <a:avLst/>
                          </a:prstGeom>
                        </pic:spPr>
                      </pic:pic>
                    </a:graphicData>
                  </a:graphic>
                </wp:inline>
              </w:drawing>
            </w:r>
          </w:p>
          <w:p w14:paraId="693EBB1F" w14:textId="77777777" w:rsidR="00487369" w:rsidRDefault="00487369" w:rsidP="00DA4947">
            <w:pPr>
              <w:rPr>
                <w:noProof/>
              </w:rPr>
            </w:pPr>
          </w:p>
          <w:p w14:paraId="269D9271" w14:textId="77777777" w:rsidR="00487369" w:rsidRDefault="00487369" w:rsidP="00DA4947">
            <w:pPr>
              <w:rPr>
                <w:noProof/>
              </w:rPr>
            </w:pPr>
            <w:r>
              <w:rPr>
                <w:noProof/>
                <w:lang w:val="en-US"/>
              </w:rPr>
              <w:drawing>
                <wp:inline distT="0" distB="0" distL="0" distR="0" wp14:anchorId="02084C89" wp14:editId="136CC830">
                  <wp:extent cx="2102745" cy="26384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09056" cy="2646343"/>
                          </a:xfrm>
                          <a:prstGeom prst="rect">
                            <a:avLst/>
                          </a:prstGeom>
                        </pic:spPr>
                      </pic:pic>
                    </a:graphicData>
                  </a:graphic>
                </wp:inline>
              </w:drawing>
            </w:r>
          </w:p>
          <w:p w14:paraId="0607CE66" w14:textId="77777777" w:rsidR="00487369" w:rsidRDefault="00487369" w:rsidP="00DA4947">
            <w:pPr>
              <w:rPr>
                <w:noProof/>
              </w:rPr>
            </w:pPr>
          </w:p>
          <w:p w14:paraId="7485CE42" w14:textId="77777777" w:rsidR="00487369" w:rsidRDefault="00487369" w:rsidP="00DA4947">
            <w:pPr>
              <w:rPr>
                <w:noProof/>
              </w:rPr>
            </w:pPr>
            <w:r>
              <w:rPr>
                <w:noProof/>
                <w:lang w:val="en-US"/>
              </w:rPr>
              <w:lastRenderedPageBreak/>
              <w:drawing>
                <wp:inline distT="0" distB="0" distL="0" distR="0" wp14:anchorId="4F48978E" wp14:editId="2EEB0352">
                  <wp:extent cx="2381250" cy="239000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89449" cy="2398230"/>
                          </a:xfrm>
                          <a:prstGeom prst="rect">
                            <a:avLst/>
                          </a:prstGeom>
                        </pic:spPr>
                      </pic:pic>
                    </a:graphicData>
                  </a:graphic>
                </wp:inline>
              </w:drawing>
            </w:r>
          </w:p>
          <w:p w14:paraId="4C46A473" w14:textId="77777777" w:rsidR="00C63651" w:rsidRDefault="00C63651" w:rsidP="00DA4947">
            <w:pPr>
              <w:rPr>
                <w:noProof/>
              </w:rPr>
            </w:pPr>
            <w:r>
              <w:rPr>
                <w:noProof/>
                <w:lang w:val="en-US"/>
              </w:rPr>
              <w:drawing>
                <wp:inline distT="0" distB="0" distL="0" distR="0" wp14:anchorId="08EB2760" wp14:editId="40524566">
                  <wp:extent cx="2381250" cy="27273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81554" cy="2727673"/>
                          </a:xfrm>
                          <a:prstGeom prst="rect">
                            <a:avLst/>
                          </a:prstGeom>
                        </pic:spPr>
                      </pic:pic>
                    </a:graphicData>
                  </a:graphic>
                </wp:inline>
              </w:drawing>
            </w:r>
          </w:p>
        </w:tc>
      </w:tr>
      <w:tr w:rsidR="006550FD" w:rsidRPr="005335B1" w14:paraId="7E99C17C" w14:textId="77777777" w:rsidTr="00FA4F51">
        <w:trPr>
          <w:cantSplit/>
          <w:trHeight w:val="20"/>
        </w:trPr>
        <w:tc>
          <w:tcPr>
            <w:tcW w:w="1843" w:type="dxa"/>
          </w:tcPr>
          <w:p w14:paraId="53619C92" w14:textId="77777777" w:rsidR="006550FD" w:rsidRDefault="000443A2"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3.1.32</w:t>
            </w:r>
            <w:r w:rsidR="004D4431">
              <w:rPr>
                <w:rFonts w:ascii="Verdana" w:eastAsiaTheme="minorHAnsi" w:hAnsi="Verdana" w:cs="Arial"/>
                <w:b/>
                <w:color w:val="000000" w:themeColor="text1"/>
                <w:sz w:val="18"/>
                <w:szCs w:val="18"/>
              </w:rPr>
              <w:t xml:space="preserve"> </w:t>
            </w:r>
            <w:r w:rsidR="004D4431" w:rsidRPr="00293F54">
              <w:rPr>
                <w:rFonts w:ascii="Verdana" w:eastAsiaTheme="minorHAnsi" w:hAnsi="Verdana" w:cs="Arial"/>
                <w:color w:val="000000" w:themeColor="text1"/>
                <w:sz w:val="18"/>
                <w:szCs w:val="18"/>
              </w:rPr>
              <w:t>Preparation of NAM CSR report</w:t>
            </w:r>
            <w:r w:rsidR="004D4431">
              <w:rPr>
                <w:rFonts w:ascii="Verdana" w:eastAsiaTheme="minorHAnsi" w:hAnsi="Verdana" w:cs="Arial"/>
                <w:color w:val="000000" w:themeColor="text1"/>
                <w:sz w:val="18"/>
                <w:szCs w:val="18"/>
              </w:rPr>
              <w:t>. Populate Global Template columns</w:t>
            </w:r>
            <w:r w:rsidR="0024429F">
              <w:rPr>
                <w:rFonts w:ascii="Verdana" w:eastAsiaTheme="minorHAnsi" w:hAnsi="Verdana" w:cs="Arial"/>
                <w:color w:val="000000" w:themeColor="text1"/>
                <w:sz w:val="18"/>
                <w:szCs w:val="18"/>
              </w:rPr>
              <w:t xml:space="preserve">. </w:t>
            </w:r>
          </w:p>
          <w:p w14:paraId="62C05D96" w14:textId="77777777" w:rsidR="0024429F" w:rsidRDefault="0024429F"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08D32773" w14:textId="77777777" w:rsidR="006550FD" w:rsidRPr="00C5196B" w:rsidRDefault="00CF0488" w:rsidP="0088163B">
            <w:pPr>
              <w:rPr>
                <w:rFonts w:ascii="Verdana" w:hAnsi="Verdana" w:cs="Arial"/>
                <w:b/>
                <w:color w:val="000000" w:themeColor="text1"/>
                <w:sz w:val="18"/>
                <w:szCs w:val="18"/>
              </w:rPr>
            </w:pPr>
            <w:r w:rsidRPr="00CF0488">
              <w:rPr>
                <w:rFonts w:ascii="Verdana" w:hAnsi="Verdana" w:cs="Arial"/>
                <w:b/>
                <w:color w:val="000000" w:themeColor="text1"/>
                <w:sz w:val="18"/>
                <w:szCs w:val="18"/>
              </w:rPr>
              <w:t xml:space="preserve">Populate column A ’Assignment’ from Global </w:t>
            </w:r>
            <w:r w:rsidRPr="00C5196B">
              <w:rPr>
                <w:rFonts w:ascii="Verdana" w:hAnsi="Verdana" w:cs="Arial"/>
                <w:b/>
                <w:color w:val="000000" w:themeColor="text1"/>
                <w:sz w:val="18"/>
                <w:szCs w:val="18"/>
              </w:rPr>
              <w:t>Template:</w:t>
            </w:r>
          </w:p>
          <w:p w14:paraId="279D2618" w14:textId="77777777" w:rsidR="00CF0488" w:rsidRPr="00C5196B" w:rsidRDefault="00CF0488" w:rsidP="0088163B">
            <w:pPr>
              <w:rPr>
                <w:rFonts w:ascii="Verdana" w:hAnsi="Verdana" w:cs="Arial"/>
                <w:b/>
                <w:color w:val="000000" w:themeColor="text1"/>
                <w:sz w:val="18"/>
                <w:szCs w:val="18"/>
              </w:rPr>
            </w:pPr>
          </w:p>
          <w:p w14:paraId="52CB2CDA" w14:textId="77777777" w:rsidR="00CF0488" w:rsidRPr="00C5196B" w:rsidRDefault="00CF0488" w:rsidP="00CF0488">
            <w:pPr>
              <w:pStyle w:val="steptext"/>
              <w:numPr>
                <w:ilvl w:val="0"/>
                <w:numId w:val="58"/>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Go to column ‘BOT Reportability Determination’ from Global Template and filter on the fields starting with ‘R’ (reportable)</w:t>
            </w:r>
          </w:p>
          <w:p w14:paraId="578481A2" w14:textId="77777777" w:rsidR="00CF0488" w:rsidRPr="00C5196B" w:rsidRDefault="00CF0488" w:rsidP="00CF0488">
            <w:pPr>
              <w:pStyle w:val="steptext"/>
              <w:ind w:left="720"/>
              <w:rPr>
                <w:rFonts w:ascii="Verdana" w:eastAsiaTheme="minorHAnsi" w:hAnsi="Verdana" w:cs="Arial"/>
                <w:color w:val="000000" w:themeColor="text1"/>
                <w:sz w:val="18"/>
                <w:szCs w:val="18"/>
              </w:rPr>
            </w:pPr>
          </w:p>
          <w:p w14:paraId="116E06E9" w14:textId="77777777" w:rsidR="00CF0488" w:rsidRPr="00BE3F9E" w:rsidRDefault="00CF0488" w:rsidP="00CF0488">
            <w:pPr>
              <w:pStyle w:val="steptext"/>
              <w:numPr>
                <w:ilvl w:val="0"/>
                <w:numId w:val="58"/>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rPr>
              <w:t xml:space="preserve">Then go to column </w:t>
            </w:r>
            <w:r w:rsidRPr="00C5196B">
              <w:rPr>
                <w:rFonts w:ascii="Verdana" w:hAnsi="Verdana" w:cs="Arial"/>
                <w:color w:val="000000" w:themeColor="text1"/>
                <w:sz w:val="18"/>
                <w:szCs w:val="18"/>
              </w:rPr>
              <w:t xml:space="preserve">A ’Assignment’ from </w:t>
            </w:r>
            <w:r w:rsidRPr="00C5196B">
              <w:rPr>
                <w:rFonts w:ascii="Verdana" w:eastAsiaTheme="minorHAnsi" w:hAnsi="Verdana" w:cs="Arial"/>
                <w:color w:val="000000" w:themeColor="text1"/>
                <w:sz w:val="18"/>
                <w:szCs w:val="18"/>
              </w:rPr>
              <w:t>Global Template</w:t>
            </w:r>
            <w:r w:rsidRPr="00C5196B">
              <w:rPr>
                <w:rFonts w:ascii="Verdana" w:hAnsi="Verdana" w:cs="Arial"/>
                <w:color w:val="000000" w:themeColor="text1"/>
                <w:sz w:val="18"/>
                <w:szCs w:val="18"/>
              </w:rPr>
              <w:t xml:space="preserve"> and fill in the filtered cell with ‘Assign’</w:t>
            </w:r>
          </w:p>
          <w:p w14:paraId="450BD111" w14:textId="77777777" w:rsidR="00BE3F9E" w:rsidRDefault="00BE3F9E" w:rsidP="00BE3F9E">
            <w:pPr>
              <w:pStyle w:val="ListParagraph"/>
              <w:rPr>
                <w:rFonts w:ascii="Verdana" w:hAnsi="Verdana" w:cs="Arial"/>
                <w:color w:val="000000" w:themeColor="text1"/>
                <w:sz w:val="18"/>
                <w:szCs w:val="18"/>
              </w:rPr>
            </w:pPr>
          </w:p>
          <w:p w14:paraId="71604A65" w14:textId="77777777" w:rsidR="00BE3F9E" w:rsidRPr="00C5196B" w:rsidRDefault="00BE3F9E" w:rsidP="00CF0488">
            <w:pPr>
              <w:pStyle w:val="steptext"/>
              <w:numPr>
                <w:ilvl w:val="0"/>
                <w:numId w:val="58"/>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rPr>
              <w:t>Remove all filters</w:t>
            </w:r>
          </w:p>
          <w:p w14:paraId="16130100" w14:textId="77777777" w:rsidR="00CF0488" w:rsidRPr="00C5196B" w:rsidRDefault="00CF0488" w:rsidP="00CF0488">
            <w:pPr>
              <w:pStyle w:val="ListParagraph"/>
              <w:rPr>
                <w:rFonts w:ascii="Verdana" w:hAnsi="Verdana" w:cs="Arial"/>
                <w:color w:val="000000" w:themeColor="text1"/>
                <w:sz w:val="18"/>
                <w:szCs w:val="18"/>
              </w:rPr>
            </w:pPr>
          </w:p>
          <w:p w14:paraId="721A1DA9" w14:textId="77777777" w:rsidR="00CF0488" w:rsidRPr="00CF0488" w:rsidRDefault="00CF0488" w:rsidP="00BE3F9E">
            <w:pPr>
              <w:pStyle w:val="steptext"/>
              <w:rPr>
                <w:rFonts w:ascii="Verdana" w:hAnsi="Verdana" w:cs="Arial"/>
                <w:b/>
                <w:color w:val="000000" w:themeColor="text1"/>
                <w:sz w:val="18"/>
                <w:szCs w:val="18"/>
              </w:rPr>
            </w:pPr>
          </w:p>
        </w:tc>
        <w:tc>
          <w:tcPr>
            <w:tcW w:w="1418" w:type="dxa"/>
          </w:tcPr>
          <w:p w14:paraId="6EF0D33A" w14:textId="77777777" w:rsidR="006550FD" w:rsidRPr="000F672E" w:rsidRDefault="006550FD" w:rsidP="000F672E">
            <w:pPr>
              <w:rPr>
                <w:rFonts w:cs="Arial"/>
                <w:b/>
                <w:color w:val="000000" w:themeColor="text1"/>
                <w:sz w:val="18"/>
                <w:szCs w:val="18"/>
                <w:lang w:val="en-US"/>
              </w:rPr>
            </w:pPr>
          </w:p>
        </w:tc>
        <w:tc>
          <w:tcPr>
            <w:tcW w:w="10938" w:type="dxa"/>
          </w:tcPr>
          <w:p w14:paraId="27E45B92" w14:textId="77777777" w:rsidR="006550FD" w:rsidRDefault="00BA2C68" w:rsidP="00DA4947">
            <w:pPr>
              <w:rPr>
                <w:noProof/>
              </w:rPr>
            </w:pPr>
            <w:r>
              <w:rPr>
                <w:noProof/>
                <w:lang w:val="en-US"/>
              </w:rPr>
              <w:drawing>
                <wp:inline distT="0" distB="0" distL="0" distR="0" wp14:anchorId="2F3D2463" wp14:editId="57A9A4A2">
                  <wp:extent cx="2486025" cy="275049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96709" cy="2762316"/>
                          </a:xfrm>
                          <a:prstGeom prst="rect">
                            <a:avLst/>
                          </a:prstGeom>
                        </pic:spPr>
                      </pic:pic>
                    </a:graphicData>
                  </a:graphic>
                </wp:inline>
              </w:drawing>
            </w:r>
          </w:p>
        </w:tc>
      </w:tr>
      <w:tr w:rsidR="006550FD" w:rsidRPr="005335B1" w14:paraId="676DB66D" w14:textId="77777777" w:rsidTr="00FA4F51">
        <w:trPr>
          <w:cantSplit/>
          <w:trHeight w:val="20"/>
        </w:trPr>
        <w:tc>
          <w:tcPr>
            <w:tcW w:w="1843" w:type="dxa"/>
          </w:tcPr>
          <w:p w14:paraId="6BA09CE4" w14:textId="77777777" w:rsidR="006550FD" w:rsidRDefault="000443A2"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3.1.33</w:t>
            </w:r>
            <w:r w:rsidR="004D4431">
              <w:rPr>
                <w:rFonts w:ascii="Verdana" w:eastAsiaTheme="minorHAnsi" w:hAnsi="Verdana" w:cs="Arial"/>
                <w:b/>
                <w:color w:val="000000" w:themeColor="text1"/>
                <w:sz w:val="18"/>
                <w:szCs w:val="18"/>
              </w:rPr>
              <w:t xml:space="preserve"> </w:t>
            </w:r>
            <w:r w:rsidR="004D4431" w:rsidRPr="00293F54">
              <w:rPr>
                <w:rFonts w:ascii="Verdana" w:eastAsiaTheme="minorHAnsi" w:hAnsi="Verdana" w:cs="Arial"/>
                <w:color w:val="000000" w:themeColor="text1"/>
                <w:sz w:val="18"/>
                <w:szCs w:val="18"/>
              </w:rPr>
              <w:t>Preparation of NAM CSR report</w:t>
            </w:r>
            <w:r w:rsidR="004D4431">
              <w:rPr>
                <w:rFonts w:ascii="Verdana" w:eastAsiaTheme="minorHAnsi" w:hAnsi="Verdana" w:cs="Arial"/>
                <w:color w:val="000000" w:themeColor="text1"/>
                <w:sz w:val="18"/>
                <w:szCs w:val="18"/>
              </w:rPr>
              <w:t xml:space="preserve">. </w:t>
            </w:r>
            <w:r w:rsidR="00CF0488">
              <w:rPr>
                <w:rFonts w:ascii="Verdana" w:eastAsiaTheme="minorHAnsi" w:hAnsi="Verdana" w:cs="Arial"/>
                <w:color w:val="000000" w:themeColor="text1"/>
                <w:sz w:val="18"/>
                <w:szCs w:val="18"/>
              </w:rPr>
              <w:t>Copy-paste content from CSR report under Global Template</w:t>
            </w:r>
            <w:r w:rsidR="0024429F">
              <w:rPr>
                <w:rFonts w:ascii="Verdana" w:eastAsiaTheme="minorHAnsi" w:hAnsi="Verdana" w:cs="Arial"/>
                <w:color w:val="000000" w:themeColor="text1"/>
                <w:sz w:val="18"/>
                <w:szCs w:val="18"/>
              </w:rPr>
              <w:t>.</w:t>
            </w:r>
          </w:p>
          <w:p w14:paraId="0BAFD7EF" w14:textId="77777777" w:rsidR="0024429F" w:rsidRPr="0024429F" w:rsidRDefault="0024429F"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Step applicable for all Iterations (1,2,3)</w:t>
            </w:r>
          </w:p>
        </w:tc>
        <w:tc>
          <w:tcPr>
            <w:tcW w:w="5103" w:type="dxa"/>
          </w:tcPr>
          <w:p w14:paraId="73FB9E19" w14:textId="77777777" w:rsidR="006550FD" w:rsidRDefault="00CF0488" w:rsidP="0088163B">
            <w:pPr>
              <w:rPr>
                <w:rFonts w:ascii="Verdana" w:hAnsi="Verdana" w:cs="Arial"/>
                <w:b/>
                <w:color w:val="000000" w:themeColor="text1"/>
                <w:sz w:val="18"/>
                <w:szCs w:val="18"/>
              </w:rPr>
            </w:pPr>
            <w:r w:rsidRPr="00C5196B">
              <w:rPr>
                <w:rFonts w:ascii="Verdana" w:hAnsi="Verdana" w:cs="Arial"/>
                <w:b/>
                <w:color w:val="000000" w:themeColor="text1"/>
                <w:sz w:val="18"/>
                <w:szCs w:val="18"/>
              </w:rPr>
              <w:t>Copy-paste the information from CSR report columns into the template columns for th</w:t>
            </w:r>
            <w:r w:rsidR="00FA0C27">
              <w:rPr>
                <w:rFonts w:ascii="Verdana" w:hAnsi="Verdana" w:cs="Arial"/>
                <w:b/>
                <w:color w:val="000000" w:themeColor="text1"/>
                <w:sz w:val="18"/>
                <w:szCs w:val="18"/>
              </w:rPr>
              <w:t>e filtered (‘Assign’) rows only</w:t>
            </w:r>
          </w:p>
          <w:p w14:paraId="16ED20B7" w14:textId="77777777" w:rsidR="00FA0C27" w:rsidRDefault="00FA0C27" w:rsidP="0088163B">
            <w:pPr>
              <w:rPr>
                <w:rFonts w:ascii="Verdana" w:hAnsi="Verdana" w:cs="Arial"/>
                <w:b/>
                <w:color w:val="000000" w:themeColor="text1"/>
                <w:sz w:val="18"/>
                <w:szCs w:val="18"/>
              </w:rPr>
            </w:pPr>
          </w:p>
          <w:p w14:paraId="220CDB3B" w14:textId="77777777" w:rsidR="00FA0C27" w:rsidRPr="00433F99" w:rsidRDefault="00FA0C27" w:rsidP="0088163B">
            <w:pPr>
              <w:rPr>
                <w:rFonts w:ascii="Verdana" w:hAnsi="Verdana" w:cs="Arial"/>
                <w:color w:val="FF0000"/>
                <w:sz w:val="18"/>
                <w:szCs w:val="18"/>
              </w:rPr>
            </w:pPr>
            <w:r>
              <w:rPr>
                <w:rFonts w:ascii="Verdana" w:hAnsi="Verdana" w:cs="Arial"/>
                <w:b/>
                <w:color w:val="000000" w:themeColor="text1"/>
                <w:sz w:val="18"/>
                <w:szCs w:val="18"/>
              </w:rPr>
              <w:t xml:space="preserve">NOTE: </w:t>
            </w:r>
            <w:r>
              <w:rPr>
                <w:rFonts w:ascii="Verdana" w:hAnsi="Verdana" w:cs="Arial"/>
                <w:color w:val="000000" w:themeColor="text1"/>
                <w:sz w:val="18"/>
                <w:szCs w:val="18"/>
              </w:rPr>
              <w:t xml:space="preserve">Information may be available in these columns from the </w:t>
            </w:r>
            <w:r w:rsidR="000B495E">
              <w:rPr>
                <w:rFonts w:ascii="Verdana" w:hAnsi="Verdana" w:cs="Arial"/>
                <w:color w:val="000000" w:themeColor="text1"/>
                <w:sz w:val="18"/>
                <w:szCs w:val="18"/>
              </w:rPr>
              <w:t>PO Dictionary, do not overwrite. Copy-Pate the data only for the blank cells</w:t>
            </w:r>
            <w:r w:rsidR="00433F99">
              <w:rPr>
                <w:rFonts w:ascii="Verdana" w:hAnsi="Verdana" w:cs="Arial"/>
                <w:color w:val="000000" w:themeColor="text1"/>
                <w:sz w:val="18"/>
                <w:szCs w:val="18"/>
              </w:rPr>
              <w:t xml:space="preserve">. </w:t>
            </w:r>
          </w:p>
          <w:p w14:paraId="62433C99" w14:textId="77777777" w:rsidR="00834BB8" w:rsidRDefault="00834BB8" w:rsidP="0088163B">
            <w:pPr>
              <w:rPr>
                <w:rFonts w:ascii="Verdana" w:hAnsi="Verdana" w:cs="Arial"/>
                <w:color w:val="000000" w:themeColor="text1"/>
                <w:sz w:val="18"/>
                <w:szCs w:val="18"/>
              </w:rPr>
            </w:pPr>
          </w:p>
          <w:p w14:paraId="4878B570" w14:textId="77777777" w:rsidR="00834BB8" w:rsidRPr="00834BB8" w:rsidRDefault="00834BB8" w:rsidP="00834BB8">
            <w:pPr>
              <w:pStyle w:val="ListParagraph"/>
              <w:numPr>
                <w:ilvl w:val="0"/>
                <w:numId w:val="89"/>
              </w:numPr>
              <w:rPr>
                <w:rFonts w:ascii="Verdana" w:hAnsi="Verdana" w:cs="Arial"/>
                <w:color w:val="000000" w:themeColor="text1"/>
                <w:sz w:val="18"/>
                <w:szCs w:val="18"/>
              </w:rPr>
            </w:pPr>
            <w:r>
              <w:rPr>
                <w:rFonts w:ascii="Verdana" w:hAnsi="Verdana" w:cs="Arial"/>
                <w:color w:val="000000" w:themeColor="text1"/>
                <w:sz w:val="18"/>
                <w:szCs w:val="18"/>
              </w:rPr>
              <w:t xml:space="preserve">Go to column </w:t>
            </w:r>
            <w:r w:rsidRPr="00834BB8">
              <w:rPr>
                <w:rFonts w:ascii="Verdana" w:hAnsi="Verdana" w:cs="Arial"/>
                <w:color w:val="000000" w:themeColor="text1"/>
                <w:sz w:val="18"/>
                <w:szCs w:val="18"/>
              </w:rPr>
              <w:t>’Assignment’</w:t>
            </w:r>
            <w:r>
              <w:rPr>
                <w:rFonts w:ascii="Verdana" w:hAnsi="Verdana" w:cs="Arial"/>
                <w:color w:val="000000" w:themeColor="text1"/>
                <w:sz w:val="18"/>
                <w:szCs w:val="18"/>
              </w:rPr>
              <w:t xml:space="preserve"> and filter on the ‘Assign’ field</w:t>
            </w:r>
          </w:p>
          <w:p w14:paraId="59D56D31" w14:textId="77777777" w:rsidR="00CF0488" w:rsidRPr="00C5196B" w:rsidRDefault="00CF0488" w:rsidP="0088163B">
            <w:pPr>
              <w:rPr>
                <w:rFonts w:ascii="Verdana" w:hAnsi="Verdana" w:cs="Arial"/>
                <w:b/>
                <w:color w:val="000000" w:themeColor="text1"/>
                <w:sz w:val="18"/>
                <w:szCs w:val="18"/>
              </w:rPr>
            </w:pPr>
          </w:p>
          <w:p w14:paraId="6BCAD308" w14:textId="77777777" w:rsidR="00CF0488" w:rsidRPr="00C5196B" w:rsidRDefault="00834BB8" w:rsidP="00834BB8">
            <w:pPr>
              <w:pStyle w:val="steptext"/>
              <w:numPr>
                <w:ilvl w:val="0"/>
                <w:numId w:val="89"/>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lang w:val="en-AU"/>
              </w:rPr>
              <w:t>Then c</w:t>
            </w:r>
            <w:r w:rsidR="00CF0488" w:rsidRPr="00C5196B">
              <w:rPr>
                <w:rFonts w:ascii="Verdana" w:eastAsiaTheme="minorHAnsi" w:hAnsi="Verdana" w:cs="Arial"/>
                <w:color w:val="000000" w:themeColor="text1"/>
                <w:sz w:val="18"/>
                <w:szCs w:val="18"/>
                <w:lang w:val="en-AU"/>
              </w:rPr>
              <w:t>opy paste the content from CSR report column Vendor Search Term</w:t>
            </w:r>
            <w:r w:rsidR="003D1AEF">
              <w:rPr>
                <w:rFonts w:ascii="Verdana" w:eastAsiaTheme="minorHAnsi" w:hAnsi="Verdana" w:cs="Arial"/>
                <w:color w:val="000000" w:themeColor="text1"/>
                <w:sz w:val="18"/>
                <w:szCs w:val="18"/>
                <w:lang w:val="en-AU"/>
              </w:rPr>
              <w:t>2</w:t>
            </w:r>
            <w:r w:rsidR="00CF0488" w:rsidRPr="00C5196B">
              <w:rPr>
                <w:rFonts w:ascii="Verdana" w:eastAsiaTheme="minorHAnsi" w:hAnsi="Verdana" w:cs="Arial"/>
                <w:color w:val="000000" w:themeColor="text1"/>
                <w:sz w:val="18"/>
                <w:szCs w:val="18"/>
                <w:lang w:val="en-AU"/>
              </w:rPr>
              <w:t xml:space="preserve"> into </w:t>
            </w:r>
            <w:r w:rsidR="00CF0488" w:rsidRPr="00C5196B">
              <w:rPr>
                <w:rFonts w:ascii="Verdana" w:eastAsiaTheme="minorHAnsi" w:hAnsi="Verdana" w:cs="Arial"/>
                <w:color w:val="000000" w:themeColor="text1"/>
                <w:sz w:val="18"/>
                <w:szCs w:val="18"/>
              </w:rPr>
              <w:t>Global Template</w:t>
            </w:r>
            <w:r w:rsidR="00CF0488" w:rsidRPr="00C5196B">
              <w:rPr>
                <w:rFonts w:ascii="Verdana" w:eastAsiaTheme="minorHAnsi" w:hAnsi="Verdana" w:cs="Arial"/>
                <w:color w:val="000000" w:themeColor="text1"/>
                <w:sz w:val="18"/>
                <w:szCs w:val="18"/>
                <w:lang w:val="en-AU"/>
              </w:rPr>
              <w:t xml:space="preserve"> column RECIPIENT IDENTIFIER</w:t>
            </w:r>
          </w:p>
          <w:p w14:paraId="5F0EB8C4" w14:textId="77777777" w:rsidR="00CF0488" w:rsidRPr="00C5196B" w:rsidRDefault="00CF0488" w:rsidP="00CF0488">
            <w:pPr>
              <w:pStyle w:val="steptext"/>
              <w:ind w:left="360"/>
              <w:rPr>
                <w:rFonts w:ascii="Verdana" w:eastAsiaTheme="minorHAnsi" w:hAnsi="Verdana" w:cs="Arial"/>
                <w:color w:val="000000" w:themeColor="text1"/>
                <w:sz w:val="18"/>
                <w:szCs w:val="18"/>
              </w:rPr>
            </w:pPr>
          </w:p>
          <w:p w14:paraId="52D30F8B"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Name 1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RECIPIENT NAME</w:t>
            </w:r>
          </w:p>
          <w:p w14:paraId="06082742" w14:textId="77777777" w:rsidR="00CF0488" w:rsidRPr="00C5196B" w:rsidRDefault="00CF0488" w:rsidP="00CF0488">
            <w:pPr>
              <w:pStyle w:val="ListParagraph"/>
              <w:rPr>
                <w:rFonts w:ascii="Verdana" w:hAnsi="Verdana" w:cs="Arial"/>
                <w:color w:val="000000" w:themeColor="text1"/>
                <w:sz w:val="18"/>
                <w:szCs w:val="18"/>
              </w:rPr>
            </w:pPr>
          </w:p>
          <w:p w14:paraId="01D6C7B4"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Vendor Address Line Item 1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RECIPIENT ADDRESS LINE 1</w:t>
            </w:r>
          </w:p>
          <w:p w14:paraId="27B7E4C3" w14:textId="77777777" w:rsidR="00CF0488" w:rsidRPr="00C5196B" w:rsidRDefault="00CF0488" w:rsidP="00CF0488">
            <w:pPr>
              <w:pStyle w:val="steptext"/>
              <w:rPr>
                <w:rFonts w:ascii="Verdana" w:eastAsiaTheme="minorHAnsi" w:hAnsi="Verdana" w:cs="Arial"/>
                <w:color w:val="000000" w:themeColor="text1"/>
                <w:sz w:val="18"/>
                <w:szCs w:val="18"/>
              </w:rPr>
            </w:pPr>
          </w:p>
          <w:p w14:paraId="54CFD24D"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Vendor City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RECIPIENT CITY</w:t>
            </w:r>
          </w:p>
          <w:p w14:paraId="43C3AD10" w14:textId="77777777" w:rsidR="00CF0488" w:rsidRPr="00C5196B" w:rsidRDefault="00CF0488" w:rsidP="00CF0488">
            <w:pPr>
              <w:pStyle w:val="ListParagraph"/>
              <w:rPr>
                <w:rFonts w:ascii="Verdana" w:hAnsi="Verdana" w:cs="Arial"/>
                <w:color w:val="000000" w:themeColor="text1"/>
                <w:sz w:val="18"/>
                <w:szCs w:val="18"/>
                <w:lang w:val="en-US"/>
              </w:rPr>
            </w:pPr>
          </w:p>
          <w:p w14:paraId="44D31787" w14:textId="77777777" w:rsidR="00CF0488" w:rsidRPr="00C5196B" w:rsidRDefault="00CF0488" w:rsidP="00CF0488">
            <w:pPr>
              <w:pStyle w:val="steptext"/>
              <w:rPr>
                <w:rFonts w:ascii="Verdana" w:eastAsiaTheme="minorHAnsi" w:hAnsi="Verdana" w:cs="Arial"/>
                <w:color w:val="000000" w:themeColor="text1"/>
                <w:sz w:val="18"/>
                <w:szCs w:val="18"/>
              </w:rPr>
            </w:pPr>
          </w:p>
          <w:p w14:paraId="713A7247"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Vendor Postal Code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RECIPIENT POSTAL CODE</w:t>
            </w:r>
          </w:p>
          <w:p w14:paraId="6A3EFEA2" w14:textId="77777777" w:rsidR="00CF0488" w:rsidRPr="00C5196B" w:rsidRDefault="00CF0488" w:rsidP="00CF0488">
            <w:pPr>
              <w:pStyle w:val="steptext"/>
              <w:rPr>
                <w:rFonts w:ascii="Verdana" w:eastAsiaTheme="minorHAnsi" w:hAnsi="Verdana" w:cs="Arial"/>
                <w:color w:val="000000" w:themeColor="text1"/>
                <w:sz w:val="18"/>
                <w:szCs w:val="18"/>
              </w:rPr>
            </w:pPr>
          </w:p>
          <w:p w14:paraId="0DBB7BF9" w14:textId="77777777" w:rsidR="00CF0488" w:rsidRPr="00C5196B" w:rsidRDefault="00CF0488" w:rsidP="00CF0488">
            <w:pPr>
              <w:pStyle w:val="steptext"/>
              <w:ind w:left="720"/>
              <w:rPr>
                <w:rFonts w:ascii="Verdana" w:eastAsiaTheme="minorHAnsi" w:hAnsi="Verdana" w:cs="Arial"/>
                <w:color w:val="000000" w:themeColor="text1"/>
                <w:sz w:val="18"/>
                <w:szCs w:val="18"/>
              </w:rPr>
            </w:pPr>
          </w:p>
          <w:p w14:paraId="6C8FC13E"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Clearing Date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PAYMENT DATE</w:t>
            </w:r>
          </w:p>
          <w:p w14:paraId="61F553CB" w14:textId="77777777" w:rsidR="00CF0488" w:rsidRPr="00C5196B" w:rsidRDefault="00CF0488" w:rsidP="00CF0488">
            <w:pPr>
              <w:pStyle w:val="ListParagraph"/>
              <w:rPr>
                <w:rFonts w:ascii="Verdana" w:hAnsi="Verdana" w:cs="Arial"/>
                <w:color w:val="000000" w:themeColor="text1"/>
                <w:sz w:val="18"/>
                <w:szCs w:val="18"/>
              </w:rPr>
            </w:pPr>
          </w:p>
          <w:p w14:paraId="1B9C7EB8"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lastRenderedPageBreak/>
              <w:t xml:space="preserve">Copy paste the content from CSR report column Signed Amount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PAYMENT AMOUNT </w:t>
            </w:r>
          </w:p>
          <w:p w14:paraId="5DB628DE" w14:textId="77777777" w:rsidR="00CF0488" w:rsidRPr="00C5196B" w:rsidRDefault="00CF0488" w:rsidP="00CF0488">
            <w:pPr>
              <w:pStyle w:val="steptext"/>
              <w:rPr>
                <w:rFonts w:ascii="Verdana" w:eastAsiaTheme="minorHAnsi" w:hAnsi="Verdana" w:cs="Arial"/>
                <w:color w:val="000000" w:themeColor="text1"/>
                <w:sz w:val="18"/>
                <w:szCs w:val="18"/>
              </w:rPr>
            </w:pPr>
          </w:p>
          <w:p w14:paraId="304AA630"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Currency Key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PAYMENT CURRENCY</w:t>
            </w:r>
          </w:p>
          <w:p w14:paraId="3AD65B9A" w14:textId="77777777" w:rsidR="00CF0488" w:rsidRPr="00C5196B" w:rsidRDefault="00CF0488" w:rsidP="00CF0488">
            <w:pPr>
              <w:pStyle w:val="steptext"/>
              <w:ind w:left="720"/>
              <w:rPr>
                <w:rFonts w:ascii="Verdana" w:eastAsiaTheme="minorHAnsi" w:hAnsi="Verdana" w:cs="Arial"/>
                <w:color w:val="000000" w:themeColor="text1"/>
                <w:sz w:val="18"/>
                <w:szCs w:val="18"/>
              </w:rPr>
            </w:pPr>
          </w:p>
          <w:p w14:paraId="4C84E675"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Reference Document Number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SUPPLIER INVOICE NUMBER</w:t>
            </w:r>
          </w:p>
          <w:p w14:paraId="2189E33C" w14:textId="77777777" w:rsidR="00CF0488" w:rsidRPr="00C5196B" w:rsidRDefault="00CF0488" w:rsidP="00CF0488">
            <w:pPr>
              <w:pStyle w:val="steptext"/>
              <w:ind w:left="720"/>
              <w:rPr>
                <w:rFonts w:ascii="Verdana" w:eastAsiaTheme="minorHAnsi" w:hAnsi="Verdana" w:cs="Arial"/>
                <w:color w:val="000000" w:themeColor="text1"/>
                <w:sz w:val="18"/>
                <w:szCs w:val="18"/>
              </w:rPr>
            </w:pPr>
          </w:p>
          <w:p w14:paraId="41DF2846"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WBS Element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STUDY CODE</w:t>
            </w:r>
          </w:p>
          <w:p w14:paraId="2918D71A" w14:textId="77777777" w:rsidR="00CF0488" w:rsidRPr="00C5196B" w:rsidRDefault="00CF0488" w:rsidP="00CF0488">
            <w:pPr>
              <w:pStyle w:val="steptext"/>
              <w:rPr>
                <w:rFonts w:ascii="Verdana" w:eastAsiaTheme="minorHAnsi" w:hAnsi="Verdana" w:cs="Arial"/>
                <w:color w:val="000000" w:themeColor="text1"/>
                <w:sz w:val="18"/>
                <w:szCs w:val="18"/>
              </w:rPr>
            </w:pPr>
          </w:p>
          <w:p w14:paraId="3900D9D6"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Copy paste the content from CSR report column</w:t>
            </w:r>
            <w:r w:rsidRPr="00C5196B">
              <w:t xml:space="preserve"> </w:t>
            </w:r>
            <w:r w:rsidRPr="00C5196B">
              <w:rPr>
                <w:rFonts w:ascii="Verdana" w:eastAsiaTheme="minorHAnsi" w:hAnsi="Verdana" w:cs="Arial"/>
                <w:color w:val="000000" w:themeColor="text1"/>
                <w:sz w:val="18"/>
                <w:szCs w:val="18"/>
                <w:lang w:val="en-AU"/>
              </w:rPr>
              <w:t xml:space="preserve">Document Number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SAP DOCUMENT NUMBER</w:t>
            </w:r>
          </w:p>
          <w:p w14:paraId="70B1B4F7" w14:textId="77777777" w:rsidR="00CF0488" w:rsidRPr="00C5196B" w:rsidRDefault="00CF0488" w:rsidP="00CF0488">
            <w:pPr>
              <w:pStyle w:val="steptext"/>
              <w:rPr>
                <w:rFonts w:ascii="Verdana" w:eastAsiaTheme="minorHAnsi" w:hAnsi="Verdana" w:cs="Arial"/>
                <w:color w:val="000000" w:themeColor="text1"/>
                <w:sz w:val="18"/>
                <w:szCs w:val="18"/>
              </w:rPr>
            </w:pPr>
          </w:p>
          <w:p w14:paraId="6C7859D8" w14:textId="77777777" w:rsidR="00CF0488" w:rsidRPr="00C5196B" w:rsidRDefault="00CF0488" w:rsidP="00834BB8">
            <w:pPr>
              <w:pStyle w:val="steptext"/>
              <w:numPr>
                <w:ilvl w:val="0"/>
                <w:numId w:val="89"/>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Purchasing Document Number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PURCHASE ORDER NUMBER</w:t>
            </w:r>
          </w:p>
          <w:p w14:paraId="601BA5E2" w14:textId="77777777" w:rsidR="00CF0488" w:rsidRPr="00C5196B" w:rsidRDefault="00CF0488" w:rsidP="0088163B">
            <w:pPr>
              <w:rPr>
                <w:rFonts w:ascii="Verdana" w:hAnsi="Verdana" w:cs="Arial"/>
                <w:b/>
                <w:color w:val="000000" w:themeColor="text1"/>
                <w:sz w:val="18"/>
                <w:szCs w:val="18"/>
                <w:lang w:val="en-US"/>
              </w:rPr>
            </w:pPr>
          </w:p>
        </w:tc>
        <w:tc>
          <w:tcPr>
            <w:tcW w:w="1418" w:type="dxa"/>
          </w:tcPr>
          <w:p w14:paraId="1FB7B708" w14:textId="77777777" w:rsidR="006550FD" w:rsidRPr="000F672E" w:rsidRDefault="006550FD" w:rsidP="000F672E">
            <w:pPr>
              <w:rPr>
                <w:rFonts w:cs="Arial"/>
                <w:b/>
                <w:color w:val="000000" w:themeColor="text1"/>
                <w:sz w:val="18"/>
                <w:szCs w:val="18"/>
                <w:lang w:val="en-US"/>
              </w:rPr>
            </w:pPr>
          </w:p>
        </w:tc>
        <w:tc>
          <w:tcPr>
            <w:tcW w:w="10938" w:type="dxa"/>
          </w:tcPr>
          <w:p w14:paraId="65F55EE8" w14:textId="77777777" w:rsidR="00024926" w:rsidRDefault="00024926" w:rsidP="00DA4947">
            <w:pPr>
              <w:rPr>
                <w:noProof/>
              </w:rPr>
            </w:pPr>
          </w:p>
          <w:p w14:paraId="1146E28B" w14:textId="77777777" w:rsidR="006550FD" w:rsidRDefault="00E86C81" w:rsidP="00DA4947">
            <w:pPr>
              <w:rPr>
                <w:noProof/>
              </w:rPr>
            </w:pPr>
            <w:r>
              <w:rPr>
                <w:noProof/>
                <w:lang w:val="en-US"/>
              </w:rPr>
              <w:drawing>
                <wp:anchor distT="0" distB="0" distL="114300" distR="114300" simplePos="0" relativeHeight="251681792" behindDoc="1" locked="0" layoutInCell="1" allowOverlap="1" wp14:anchorId="221DBD4F" wp14:editId="69F44D19">
                  <wp:simplePos x="0" y="0"/>
                  <wp:positionH relativeFrom="column">
                    <wp:posOffset>0</wp:posOffset>
                  </wp:positionH>
                  <wp:positionV relativeFrom="page">
                    <wp:posOffset>3453130</wp:posOffset>
                  </wp:positionV>
                  <wp:extent cx="2160905" cy="1962150"/>
                  <wp:effectExtent l="0" t="0" r="0" b="0"/>
                  <wp:wrapThrough wrapText="bothSides">
                    <wp:wrapPolygon edited="0">
                      <wp:start x="0" y="0"/>
                      <wp:lineTo x="0" y="21390"/>
                      <wp:lineTo x="21327" y="21390"/>
                      <wp:lineTo x="21327" y="0"/>
                      <wp:lineTo x="0" y="0"/>
                    </wp:wrapPolygon>
                  </wp:wrapThrough>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160905" cy="1962150"/>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2816" behindDoc="0" locked="0" layoutInCell="1" allowOverlap="1" wp14:anchorId="5C3EAA45" wp14:editId="6B17125F">
                  <wp:simplePos x="0" y="0"/>
                  <wp:positionH relativeFrom="column">
                    <wp:posOffset>2247900</wp:posOffset>
                  </wp:positionH>
                  <wp:positionV relativeFrom="paragraph">
                    <wp:posOffset>3291205</wp:posOffset>
                  </wp:positionV>
                  <wp:extent cx="2275840" cy="1880870"/>
                  <wp:effectExtent l="0" t="0" r="0" b="5080"/>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2275840" cy="1880870"/>
                          </a:xfrm>
                          <a:prstGeom prst="rect">
                            <a:avLst/>
                          </a:prstGeom>
                        </pic:spPr>
                      </pic:pic>
                    </a:graphicData>
                  </a:graphic>
                </wp:anchor>
              </w:drawing>
            </w:r>
            <w:r w:rsidR="00EB2D59">
              <w:rPr>
                <w:noProof/>
                <w:lang w:val="en-US"/>
              </w:rPr>
              <w:drawing>
                <wp:anchor distT="0" distB="0" distL="114300" distR="114300" simplePos="0" relativeHeight="251678720" behindDoc="0" locked="0" layoutInCell="1" allowOverlap="1" wp14:anchorId="6F28C9A2" wp14:editId="0ACC4743">
                  <wp:simplePos x="0" y="0"/>
                  <wp:positionH relativeFrom="column">
                    <wp:posOffset>2247900</wp:posOffset>
                  </wp:positionH>
                  <wp:positionV relativeFrom="paragraph">
                    <wp:posOffset>1500505</wp:posOffset>
                  </wp:positionV>
                  <wp:extent cx="2276107" cy="1676400"/>
                  <wp:effectExtent l="0" t="0" r="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276107" cy="1676400"/>
                          </a:xfrm>
                          <a:prstGeom prst="rect">
                            <a:avLst/>
                          </a:prstGeom>
                        </pic:spPr>
                      </pic:pic>
                    </a:graphicData>
                  </a:graphic>
                </wp:anchor>
              </w:drawing>
            </w:r>
            <w:r w:rsidR="000B495E">
              <w:rPr>
                <w:noProof/>
                <w:lang w:val="en-US"/>
              </w:rPr>
              <w:drawing>
                <wp:anchor distT="0" distB="0" distL="114300" distR="114300" simplePos="0" relativeHeight="251677696" behindDoc="0" locked="0" layoutInCell="1" allowOverlap="1" wp14:anchorId="59D68F1C" wp14:editId="173D00BD">
                  <wp:simplePos x="0" y="0"/>
                  <wp:positionH relativeFrom="column">
                    <wp:posOffset>0</wp:posOffset>
                  </wp:positionH>
                  <wp:positionV relativeFrom="paragraph">
                    <wp:posOffset>1500505</wp:posOffset>
                  </wp:positionV>
                  <wp:extent cx="2143760" cy="1781175"/>
                  <wp:effectExtent l="0" t="0" r="8890" b="9525"/>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2143760" cy="1781175"/>
                          </a:xfrm>
                          <a:prstGeom prst="rect">
                            <a:avLst/>
                          </a:prstGeom>
                        </pic:spPr>
                      </pic:pic>
                    </a:graphicData>
                  </a:graphic>
                </wp:anchor>
              </w:drawing>
            </w:r>
            <w:r w:rsidR="000B495E">
              <w:rPr>
                <w:noProof/>
                <w:lang w:val="en-US"/>
              </w:rPr>
              <w:drawing>
                <wp:anchor distT="0" distB="0" distL="114300" distR="114300" simplePos="0" relativeHeight="251676672" behindDoc="0" locked="0" layoutInCell="1" allowOverlap="1" wp14:anchorId="1A5204CA" wp14:editId="578E80B7">
                  <wp:simplePos x="0" y="0"/>
                  <wp:positionH relativeFrom="column">
                    <wp:posOffset>2228850</wp:posOffset>
                  </wp:positionH>
                  <wp:positionV relativeFrom="paragraph">
                    <wp:posOffset>0</wp:posOffset>
                  </wp:positionV>
                  <wp:extent cx="2409825" cy="1475105"/>
                  <wp:effectExtent l="0" t="0" r="9525"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409825" cy="1475105"/>
                          </a:xfrm>
                          <a:prstGeom prst="rect">
                            <a:avLst/>
                          </a:prstGeom>
                        </pic:spPr>
                      </pic:pic>
                    </a:graphicData>
                  </a:graphic>
                </wp:anchor>
              </w:drawing>
            </w:r>
            <w:r w:rsidR="000B495E">
              <w:rPr>
                <w:noProof/>
                <w:lang w:val="en-US"/>
              </w:rPr>
              <w:drawing>
                <wp:anchor distT="0" distB="0" distL="114300" distR="114300" simplePos="0" relativeHeight="251675648" behindDoc="0" locked="0" layoutInCell="1" allowOverlap="1" wp14:anchorId="10ECC353" wp14:editId="660E0EA2">
                  <wp:simplePos x="0" y="0"/>
                  <wp:positionH relativeFrom="column">
                    <wp:posOffset>0</wp:posOffset>
                  </wp:positionH>
                  <wp:positionV relativeFrom="paragraph">
                    <wp:posOffset>0</wp:posOffset>
                  </wp:positionV>
                  <wp:extent cx="2127250" cy="1495425"/>
                  <wp:effectExtent l="0" t="0" r="6350" b="9525"/>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127250" cy="1495425"/>
                          </a:xfrm>
                          <a:prstGeom prst="rect">
                            <a:avLst/>
                          </a:prstGeom>
                        </pic:spPr>
                      </pic:pic>
                    </a:graphicData>
                  </a:graphic>
                </wp:anchor>
              </w:drawing>
            </w:r>
          </w:p>
        </w:tc>
      </w:tr>
      <w:tr w:rsidR="006550FD" w:rsidRPr="005335B1" w14:paraId="3DE118CC" w14:textId="77777777" w:rsidTr="00FA4F51">
        <w:trPr>
          <w:cantSplit/>
          <w:trHeight w:val="20"/>
        </w:trPr>
        <w:tc>
          <w:tcPr>
            <w:tcW w:w="1843" w:type="dxa"/>
          </w:tcPr>
          <w:p w14:paraId="76FC5BD2" w14:textId="77777777" w:rsidR="006550FD" w:rsidRDefault="000443A2" w:rsidP="000F672E">
            <w:pPr>
              <w:pStyle w:val="steptext"/>
              <w:rPr>
                <w:rFonts w:ascii="Verdana" w:eastAsiaTheme="minorHAnsi" w:hAnsi="Verdana" w:cs="Arial"/>
                <w:color w:val="000000" w:themeColor="text1"/>
                <w:sz w:val="18"/>
                <w:szCs w:val="18"/>
              </w:rPr>
            </w:pPr>
            <w:r>
              <w:rPr>
                <w:rFonts w:ascii="Verdana" w:eastAsiaTheme="minorHAnsi" w:hAnsi="Verdana" w:cs="Arial"/>
                <w:b/>
                <w:color w:val="000000" w:themeColor="text1"/>
                <w:sz w:val="18"/>
                <w:szCs w:val="18"/>
              </w:rPr>
              <w:lastRenderedPageBreak/>
              <w:t>3.1.34</w:t>
            </w:r>
            <w:r w:rsidR="004D4431">
              <w:rPr>
                <w:rFonts w:ascii="Verdana" w:eastAsiaTheme="minorHAnsi" w:hAnsi="Verdana" w:cs="Arial"/>
                <w:b/>
                <w:color w:val="000000" w:themeColor="text1"/>
                <w:sz w:val="18"/>
                <w:szCs w:val="18"/>
              </w:rPr>
              <w:t xml:space="preserve"> </w:t>
            </w:r>
            <w:r w:rsidR="00CF0488" w:rsidRPr="00293F54">
              <w:rPr>
                <w:rFonts w:ascii="Verdana" w:eastAsiaTheme="minorHAnsi" w:hAnsi="Verdana" w:cs="Arial"/>
                <w:color w:val="000000" w:themeColor="text1"/>
                <w:sz w:val="18"/>
                <w:szCs w:val="18"/>
              </w:rPr>
              <w:t>Preparation of NAM CSR report</w:t>
            </w:r>
            <w:r w:rsidR="00CF0488">
              <w:rPr>
                <w:rFonts w:ascii="Verdana" w:eastAsiaTheme="minorHAnsi" w:hAnsi="Verdana" w:cs="Arial"/>
                <w:color w:val="000000" w:themeColor="text1"/>
                <w:sz w:val="18"/>
                <w:szCs w:val="18"/>
              </w:rPr>
              <w:t xml:space="preserve">. </w:t>
            </w:r>
            <w:r w:rsidR="00C5196B">
              <w:rPr>
                <w:rFonts w:ascii="Verdana" w:eastAsiaTheme="minorHAnsi" w:hAnsi="Verdana" w:cs="Arial"/>
                <w:color w:val="000000" w:themeColor="text1"/>
                <w:sz w:val="18"/>
                <w:szCs w:val="18"/>
              </w:rPr>
              <w:t>Populate Global Template columns</w:t>
            </w:r>
          </w:p>
          <w:p w14:paraId="4A5B7A87" w14:textId="1A0AD927" w:rsidR="0024429F" w:rsidRPr="004D4431" w:rsidRDefault="007D79F4" w:rsidP="000F672E">
            <w:pPr>
              <w:pStyle w:val="steptext"/>
              <w:rPr>
                <w:rFonts w:ascii="Verdana" w:eastAsiaTheme="minorHAnsi" w:hAnsi="Verdana" w:cs="Arial"/>
                <w:b/>
                <w:color w:val="000000" w:themeColor="text1"/>
                <w:sz w:val="18"/>
                <w:szCs w:val="18"/>
                <w:lang w:val="en-AU"/>
              </w:rPr>
            </w:pPr>
            <w:ins w:id="1448" w:author="Author">
              <w:r>
                <w:rPr>
                  <w:rFonts w:ascii="Verdana" w:eastAsiaTheme="minorHAnsi" w:hAnsi="Verdana" w:cs="Arial"/>
                  <w:b/>
                  <w:i/>
                  <w:color w:val="000000" w:themeColor="text1"/>
                  <w:sz w:val="18"/>
                  <w:szCs w:val="18"/>
                </w:rPr>
                <w:t>*Step applicable for Iteration 1 ONLY</w:t>
              </w:r>
            </w:ins>
            <w:del w:id="1449" w:author="Author">
              <w:r w:rsidR="0024429F" w:rsidDel="007D79F4">
                <w:rPr>
                  <w:rFonts w:ascii="Verdana" w:eastAsiaTheme="minorHAnsi" w:hAnsi="Verdana" w:cs="Arial"/>
                  <w:b/>
                  <w:color w:val="000000" w:themeColor="text1"/>
                  <w:sz w:val="18"/>
                  <w:szCs w:val="18"/>
                </w:rPr>
                <w:delText>Step applicable for all Iterations (1,2,3)</w:delText>
              </w:r>
            </w:del>
          </w:p>
        </w:tc>
        <w:tc>
          <w:tcPr>
            <w:tcW w:w="5103" w:type="dxa"/>
          </w:tcPr>
          <w:p w14:paraId="327874F8" w14:textId="77777777" w:rsidR="00C5196B" w:rsidRPr="007D79F4" w:rsidRDefault="00C5196B" w:rsidP="00C5196B">
            <w:pPr>
              <w:pStyle w:val="steptext"/>
              <w:rPr>
                <w:rFonts w:ascii="Verdana" w:eastAsiaTheme="minorHAnsi" w:hAnsi="Verdana" w:cs="Arial"/>
                <w:b/>
                <w:color w:val="70AD47" w:themeColor="accent6"/>
                <w:sz w:val="18"/>
                <w:szCs w:val="18"/>
                <w:rPrChange w:id="1450" w:author="Author">
                  <w:rPr>
                    <w:rFonts w:ascii="Verdana" w:eastAsiaTheme="minorHAnsi" w:hAnsi="Verdana" w:cs="Arial"/>
                    <w:b/>
                    <w:color w:val="000000" w:themeColor="text1"/>
                    <w:sz w:val="18"/>
                    <w:szCs w:val="18"/>
                  </w:rPr>
                </w:rPrChange>
              </w:rPr>
            </w:pPr>
            <w:r w:rsidRPr="007D79F4">
              <w:rPr>
                <w:rFonts w:ascii="Verdana" w:eastAsiaTheme="minorHAnsi" w:hAnsi="Verdana" w:cs="Arial"/>
                <w:b/>
                <w:color w:val="70AD47" w:themeColor="accent6"/>
                <w:sz w:val="18"/>
                <w:szCs w:val="18"/>
                <w:rPrChange w:id="1451" w:author="Author">
                  <w:rPr>
                    <w:rFonts w:ascii="Verdana" w:eastAsiaTheme="minorHAnsi" w:hAnsi="Verdana" w:cs="Arial"/>
                    <w:b/>
                    <w:color w:val="000000" w:themeColor="text1"/>
                    <w:sz w:val="18"/>
                    <w:szCs w:val="18"/>
                  </w:rPr>
                </w:rPrChange>
              </w:rPr>
              <w:t>Populate column RECIPIENT STATE from Global Template</w:t>
            </w:r>
          </w:p>
          <w:p w14:paraId="522C2576" w14:textId="77777777" w:rsidR="00C5196B" w:rsidRPr="007D79F4" w:rsidRDefault="00C5196B" w:rsidP="00C5196B">
            <w:pPr>
              <w:pStyle w:val="steptext"/>
              <w:rPr>
                <w:rFonts w:ascii="Verdana" w:eastAsiaTheme="minorHAnsi" w:hAnsi="Verdana" w:cs="Arial"/>
                <w:color w:val="70AD47" w:themeColor="accent6"/>
                <w:sz w:val="18"/>
                <w:szCs w:val="18"/>
                <w:rPrChange w:id="1452" w:author="Author">
                  <w:rPr>
                    <w:rFonts w:ascii="Verdana" w:eastAsiaTheme="minorHAnsi" w:hAnsi="Verdana" w:cs="Arial"/>
                    <w:color w:val="000000" w:themeColor="text1"/>
                    <w:sz w:val="18"/>
                    <w:szCs w:val="18"/>
                  </w:rPr>
                </w:rPrChange>
              </w:rPr>
            </w:pPr>
          </w:p>
          <w:p w14:paraId="02A5F1C5" w14:textId="02AF5F97" w:rsidR="00C5196B" w:rsidRDefault="00C5196B" w:rsidP="00C5196B">
            <w:pPr>
              <w:pStyle w:val="steptext"/>
              <w:rPr>
                <w:ins w:id="1453" w:author="Author"/>
                <w:rFonts w:ascii="Verdana" w:eastAsiaTheme="minorHAnsi" w:hAnsi="Verdana" w:cs="Arial"/>
                <w:color w:val="FF0000"/>
                <w:sz w:val="18"/>
                <w:szCs w:val="18"/>
              </w:rPr>
            </w:pPr>
            <w:r w:rsidRPr="007D79F4">
              <w:rPr>
                <w:rFonts w:ascii="Verdana" w:eastAsiaTheme="minorHAnsi" w:hAnsi="Verdana" w:cs="Arial"/>
                <w:b/>
                <w:color w:val="70AD47" w:themeColor="accent6"/>
                <w:sz w:val="18"/>
                <w:szCs w:val="18"/>
                <w:rPrChange w:id="1454" w:author="Author">
                  <w:rPr>
                    <w:rFonts w:ascii="Verdana" w:eastAsiaTheme="minorHAnsi" w:hAnsi="Verdana" w:cs="Arial"/>
                    <w:b/>
                    <w:color w:val="000000" w:themeColor="text1"/>
                    <w:sz w:val="18"/>
                    <w:szCs w:val="18"/>
                  </w:rPr>
                </w:rPrChange>
              </w:rPr>
              <w:t>NOTE:</w:t>
            </w:r>
            <w:r w:rsidRPr="007D79F4">
              <w:rPr>
                <w:rFonts w:ascii="Verdana" w:eastAsiaTheme="minorHAnsi" w:hAnsi="Verdana" w:cs="Arial"/>
                <w:color w:val="70AD47" w:themeColor="accent6"/>
                <w:sz w:val="18"/>
                <w:szCs w:val="18"/>
                <w:rPrChange w:id="1455" w:author="Author">
                  <w:rPr>
                    <w:rFonts w:ascii="Verdana" w:eastAsiaTheme="minorHAnsi" w:hAnsi="Verdana" w:cs="Arial"/>
                    <w:color w:val="000000" w:themeColor="text1"/>
                    <w:sz w:val="18"/>
                    <w:szCs w:val="18"/>
                  </w:rPr>
                </w:rPrChange>
              </w:rPr>
              <w:t xml:space="preserve"> Do not remove the filter from ‘Assign’ </w:t>
            </w:r>
            <w:ins w:id="1456" w:author="Author">
              <w:r w:rsidR="006F26FE" w:rsidRPr="007D79F4">
                <w:rPr>
                  <w:rFonts w:ascii="Verdana" w:eastAsiaTheme="minorHAnsi" w:hAnsi="Verdana" w:cs="Arial"/>
                  <w:color w:val="70AD47" w:themeColor="accent6"/>
                  <w:sz w:val="18"/>
                  <w:szCs w:val="18"/>
                  <w:rPrChange w:id="1457" w:author="Author">
                    <w:rPr>
                      <w:rFonts w:ascii="Verdana" w:eastAsiaTheme="minorHAnsi" w:hAnsi="Verdana" w:cs="Arial"/>
                      <w:color w:val="000000" w:themeColor="text1"/>
                      <w:sz w:val="18"/>
                      <w:szCs w:val="18"/>
                    </w:rPr>
                  </w:rPrChange>
                </w:rPr>
                <w:t xml:space="preserve">when processing the next steps. The files will be also saved having the filer in the ‘Assign’ fields. </w:t>
              </w:r>
              <w:r w:rsidR="00EF3E26">
                <w:rPr>
                  <w:rFonts w:ascii="Verdana" w:eastAsiaTheme="minorHAnsi" w:hAnsi="Verdana" w:cs="Arial"/>
                  <w:color w:val="FF0000"/>
                  <w:sz w:val="18"/>
                  <w:szCs w:val="18"/>
                </w:rPr>
                <w:t>Updated</w:t>
              </w:r>
              <w:r w:rsidR="006F26FE" w:rsidRPr="00EF3E26">
                <w:rPr>
                  <w:rFonts w:ascii="Verdana" w:eastAsiaTheme="minorHAnsi" w:hAnsi="Verdana" w:cs="Arial"/>
                  <w:color w:val="FF0000"/>
                  <w:sz w:val="18"/>
                  <w:szCs w:val="18"/>
                  <w:rPrChange w:id="1458" w:author="Author">
                    <w:rPr>
                      <w:rFonts w:ascii="Verdana" w:eastAsiaTheme="minorHAnsi" w:hAnsi="Verdana" w:cs="Arial"/>
                      <w:color w:val="000000" w:themeColor="text1"/>
                      <w:sz w:val="18"/>
                      <w:szCs w:val="18"/>
                    </w:rPr>
                  </w:rPrChange>
                </w:rPr>
                <w:t xml:space="preserve"> this note in 26</w:t>
              </w:r>
              <w:r w:rsidR="006F26FE" w:rsidRPr="00EF3E26">
                <w:rPr>
                  <w:rFonts w:ascii="Verdana" w:eastAsiaTheme="minorHAnsi" w:hAnsi="Verdana" w:cs="Arial"/>
                  <w:color w:val="FF0000"/>
                  <w:sz w:val="18"/>
                  <w:szCs w:val="18"/>
                  <w:vertAlign w:val="superscript"/>
                  <w:rPrChange w:id="1459" w:author="Author">
                    <w:rPr>
                      <w:rFonts w:ascii="Verdana" w:eastAsiaTheme="minorHAnsi" w:hAnsi="Verdana" w:cs="Arial"/>
                      <w:color w:val="000000" w:themeColor="text1"/>
                      <w:sz w:val="18"/>
                      <w:szCs w:val="18"/>
                    </w:rPr>
                  </w:rPrChange>
                </w:rPr>
                <w:t>th</w:t>
              </w:r>
              <w:r w:rsidR="006F26FE" w:rsidRPr="00EF3E26">
                <w:rPr>
                  <w:rFonts w:ascii="Verdana" w:eastAsiaTheme="minorHAnsi" w:hAnsi="Verdana" w:cs="Arial"/>
                  <w:color w:val="FF0000"/>
                  <w:sz w:val="18"/>
                  <w:szCs w:val="18"/>
                  <w:rPrChange w:id="1460" w:author="Author">
                    <w:rPr>
                      <w:rFonts w:ascii="Verdana" w:eastAsiaTheme="minorHAnsi" w:hAnsi="Verdana" w:cs="Arial"/>
                      <w:color w:val="000000" w:themeColor="text1"/>
                      <w:sz w:val="18"/>
                      <w:szCs w:val="18"/>
                    </w:rPr>
                  </w:rPrChange>
                </w:rPr>
                <w:t xml:space="preserve"> of June </w:t>
              </w:r>
            </w:ins>
          </w:p>
          <w:p w14:paraId="63A8D222" w14:textId="77777777" w:rsidR="006F26FE" w:rsidRDefault="006F26FE" w:rsidP="00C5196B">
            <w:pPr>
              <w:pStyle w:val="steptext"/>
              <w:rPr>
                <w:ins w:id="1461" w:author="Author"/>
                <w:rFonts w:ascii="Verdana" w:eastAsiaTheme="minorHAnsi" w:hAnsi="Verdana" w:cs="Arial"/>
                <w:color w:val="FF0000"/>
                <w:sz w:val="18"/>
                <w:szCs w:val="18"/>
              </w:rPr>
            </w:pPr>
          </w:p>
          <w:p w14:paraId="248B5AC1" w14:textId="78B3C530" w:rsidR="006F26FE" w:rsidRDefault="006F26FE" w:rsidP="009A28CC">
            <w:pPr>
              <w:pStyle w:val="ListParagraph"/>
              <w:numPr>
                <w:ilvl w:val="0"/>
                <w:numId w:val="62"/>
              </w:numPr>
              <w:rPr>
                <w:ins w:id="1462" w:author="Author"/>
                <w:rFonts w:ascii="Verdana" w:hAnsi="Verdana" w:cs="Arial"/>
                <w:color w:val="000000" w:themeColor="text1"/>
                <w:sz w:val="18"/>
                <w:szCs w:val="18"/>
              </w:rPr>
            </w:pPr>
            <w:ins w:id="1463" w:author="Author">
              <w:r w:rsidRPr="007D79F4">
                <w:rPr>
                  <w:rFonts w:ascii="Verdana" w:hAnsi="Verdana" w:cs="Arial"/>
                  <w:color w:val="70AD47" w:themeColor="accent6"/>
                  <w:sz w:val="18"/>
                  <w:szCs w:val="18"/>
                  <w:rPrChange w:id="1464" w:author="Author">
                    <w:rPr>
                      <w:rFonts w:ascii="Verdana" w:hAnsi="Verdana" w:cs="Arial"/>
                      <w:color w:val="000000" w:themeColor="text1"/>
                      <w:sz w:val="18"/>
                      <w:szCs w:val="18"/>
                    </w:rPr>
                  </w:rPrChange>
                </w:rPr>
                <w:t xml:space="preserve">Go to the Shared Network Path </w:t>
              </w:r>
              <w:r>
                <w:rPr>
                  <w:rFonts w:ascii="Verdana" w:hAnsi="Verdana" w:cs="Arial"/>
                  <w:color w:val="000000" w:themeColor="text1"/>
                  <w:sz w:val="18"/>
                  <w:szCs w:val="18"/>
                </w:rPr>
                <w:fldChar w:fldCharType="begin"/>
              </w:r>
              <w:r>
                <w:rPr>
                  <w:rFonts w:ascii="Verdana" w:hAnsi="Verdana" w:cs="Arial"/>
                  <w:color w:val="000000" w:themeColor="text1"/>
                  <w:sz w:val="18"/>
                  <w:szCs w:val="18"/>
                </w:rPr>
                <w:instrText xml:space="preserve"> HYPERLINK "</w:instrText>
              </w:r>
              <w:r w:rsidRPr="009F261C">
                <w:rPr>
                  <w:rFonts w:ascii="Verdana" w:hAnsi="Verdana" w:cs="Arial"/>
                  <w:color w:val="000000" w:themeColor="text1"/>
                  <w:sz w:val="18"/>
                  <w:szCs w:val="18"/>
                </w:rPr>
                <w:instrText>\\\\seskcifssvm01\\GPT_RPA\\Dictionaries</w:instrText>
              </w:r>
              <w:r>
                <w:rPr>
                  <w:rFonts w:ascii="Verdana" w:hAnsi="Verdana" w:cs="Arial"/>
                  <w:color w:val="000000" w:themeColor="text1"/>
                  <w:sz w:val="18"/>
                  <w:szCs w:val="18"/>
                </w:rPr>
                <w:instrText xml:space="preserve">" </w:instrText>
              </w:r>
              <w:r>
                <w:rPr>
                  <w:rFonts w:ascii="Verdana" w:hAnsi="Verdana" w:cs="Arial"/>
                  <w:color w:val="000000" w:themeColor="text1"/>
                  <w:sz w:val="18"/>
                  <w:szCs w:val="18"/>
                </w:rPr>
                <w:fldChar w:fldCharType="separate"/>
              </w:r>
              <w:r w:rsidRPr="000B7EE1">
                <w:rPr>
                  <w:rStyle w:val="Hyperlink"/>
                  <w:rFonts w:ascii="Verdana" w:hAnsi="Verdana" w:cs="Arial"/>
                  <w:sz w:val="18"/>
                  <w:szCs w:val="18"/>
                </w:rPr>
                <w:t>\\seskcifssvm01\GPT_RPA\Dictionaries</w:t>
              </w:r>
              <w:r>
                <w:rPr>
                  <w:rFonts w:ascii="Verdana" w:hAnsi="Verdana" w:cs="Arial"/>
                  <w:color w:val="000000" w:themeColor="text1"/>
                  <w:sz w:val="18"/>
                  <w:szCs w:val="18"/>
                </w:rPr>
                <w:fldChar w:fldCharType="end"/>
              </w:r>
              <w:r>
                <w:rPr>
                  <w:rFonts w:ascii="Verdana" w:hAnsi="Verdana" w:cs="Arial"/>
                  <w:color w:val="000000" w:themeColor="text1"/>
                  <w:sz w:val="18"/>
                  <w:szCs w:val="18"/>
                </w:rPr>
                <w:t xml:space="preserve"> </w:t>
              </w:r>
              <w:r w:rsidRPr="007D79F4">
                <w:rPr>
                  <w:rFonts w:ascii="Verdana" w:hAnsi="Verdana" w:cs="Arial"/>
                  <w:color w:val="70AD47" w:themeColor="accent6"/>
                  <w:sz w:val="18"/>
                  <w:szCs w:val="18"/>
                  <w:rPrChange w:id="1465" w:author="Author">
                    <w:rPr>
                      <w:rFonts w:ascii="Verdana" w:hAnsi="Verdana" w:cs="Arial"/>
                      <w:color w:val="000000" w:themeColor="text1"/>
                      <w:sz w:val="18"/>
                      <w:szCs w:val="18"/>
                    </w:rPr>
                  </w:rPrChange>
                </w:rPr>
                <w:t>and open file ‘</w:t>
              </w:r>
              <w:r w:rsidR="009A28CC" w:rsidRPr="009A28CC">
                <w:rPr>
                  <w:rFonts w:ascii="Verdana" w:hAnsi="Verdana" w:cs="Arial"/>
                  <w:color w:val="70AD47" w:themeColor="accent6"/>
                  <w:sz w:val="18"/>
                  <w:szCs w:val="18"/>
                </w:rPr>
                <w:t>DropDownLOVs_25June201</w:t>
              </w:r>
              <w:del w:id="1466" w:author="Author">
                <w:r w:rsidRPr="007D79F4" w:rsidDel="009A28CC">
                  <w:rPr>
                    <w:rFonts w:ascii="Verdana" w:hAnsi="Verdana" w:cs="Arial"/>
                    <w:color w:val="70AD47" w:themeColor="accent6"/>
                    <w:sz w:val="18"/>
                    <w:szCs w:val="18"/>
                    <w:rPrChange w:id="1467" w:author="Author">
                      <w:rPr>
                        <w:rFonts w:ascii="Verdana" w:hAnsi="Verdana" w:cs="Arial"/>
                        <w:color w:val="000000" w:themeColor="text1"/>
                        <w:sz w:val="18"/>
                        <w:szCs w:val="18"/>
                      </w:rPr>
                    </w:rPrChange>
                  </w:rPr>
                  <w:delText>DropDownLOVs_ddmmmmyyyy’</w:delText>
                </w:r>
              </w:del>
              <w:r w:rsidR="00AD4549">
                <w:rPr>
                  <w:rFonts w:ascii="Verdana" w:hAnsi="Verdana" w:cs="Arial"/>
                  <w:color w:val="70AD47" w:themeColor="accent6"/>
                  <w:sz w:val="18"/>
                  <w:szCs w:val="18"/>
                </w:rPr>
                <w:t>9’</w:t>
              </w:r>
            </w:ins>
          </w:p>
          <w:p w14:paraId="52807167" w14:textId="77777777" w:rsidR="006F26FE" w:rsidRPr="00EF3E26" w:rsidRDefault="006F26FE" w:rsidP="00C5196B">
            <w:pPr>
              <w:pStyle w:val="steptext"/>
              <w:rPr>
                <w:rFonts w:ascii="Verdana" w:eastAsiaTheme="minorHAnsi" w:hAnsi="Verdana" w:cs="Arial"/>
                <w:color w:val="FF0000"/>
                <w:sz w:val="18"/>
                <w:szCs w:val="18"/>
                <w:lang w:val="en-AU"/>
                <w:rPrChange w:id="1468" w:author="Author">
                  <w:rPr>
                    <w:rFonts w:ascii="Verdana" w:eastAsiaTheme="minorHAnsi" w:hAnsi="Verdana" w:cs="Arial"/>
                    <w:color w:val="000000" w:themeColor="text1"/>
                    <w:sz w:val="18"/>
                    <w:szCs w:val="18"/>
                  </w:rPr>
                </w:rPrChange>
              </w:rPr>
            </w:pPr>
          </w:p>
          <w:p w14:paraId="3338B423" w14:textId="77777777" w:rsidR="00C5196B" w:rsidRPr="00C5196B" w:rsidRDefault="00C5196B" w:rsidP="00C5196B">
            <w:pPr>
              <w:pStyle w:val="steptext"/>
              <w:rPr>
                <w:rFonts w:ascii="Verdana" w:eastAsiaTheme="minorHAnsi" w:hAnsi="Verdana" w:cs="Arial"/>
                <w:color w:val="000000" w:themeColor="text1"/>
                <w:sz w:val="18"/>
                <w:szCs w:val="18"/>
              </w:rPr>
            </w:pPr>
          </w:p>
          <w:p w14:paraId="21636495" w14:textId="00BABA5B" w:rsidR="00C5196B" w:rsidRPr="00C5196B" w:rsidRDefault="00C5196B">
            <w:pPr>
              <w:pStyle w:val="steptext"/>
              <w:numPr>
                <w:ilvl w:val="0"/>
                <w:numId w:val="62"/>
              </w:numPr>
              <w:rPr>
                <w:rFonts w:ascii="Verdana" w:eastAsiaTheme="minorHAnsi" w:hAnsi="Verdana" w:cs="Arial"/>
                <w:color w:val="000000" w:themeColor="text1"/>
                <w:sz w:val="18"/>
                <w:szCs w:val="18"/>
              </w:rPr>
              <w:pPrChange w:id="1469" w:author="Author">
                <w:pPr>
                  <w:pStyle w:val="steptext"/>
                  <w:numPr>
                    <w:numId w:val="59"/>
                  </w:numPr>
                  <w:ind w:left="720" w:hanging="360"/>
                </w:pPr>
              </w:pPrChange>
            </w:pPr>
            <w:r w:rsidRPr="00C5196B">
              <w:rPr>
                <w:rFonts w:ascii="Verdana" w:eastAsiaTheme="minorHAnsi" w:hAnsi="Verdana" w:cs="Arial"/>
                <w:color w:val="000000" w:themeColor="text1"/>
                <w:sz w:val="18"/>
                <w:szCs w:val="18"/>
              </w:rPr>
              <w:t xml:space="preserve"> </w:t>
            </w:r>
            <w:r w:rsidRPr="007D79F4">
              <w:rPr>
                <w:rFonts w:ascii="Verdana" w:eastAsiaTheme="minorHAnsi" w:hAnsi="Verdana" w:cs="Arial"/>
                <w:color w:val="70AD47" w:themeColor="accent6"/>
                <w:sz w:val="18"/>
                <w:szCs w:val="18"/>
                <w:rPrChange w:id="1470" w:author="Author">
                  <w:rPr>
                    <w:rFonts w:ascii="Verdana" w:eastAsiaTheme="minorHAnsi" w:hAnsi="Verdana" w:cs="Arial"/>
                    <w:color w:val="000000" w:themeColor="text1"/>
                    <w:sz w:val="18"/>
                    <w:szCs w:val="18"/>
                  </w:rPr>
                </w:rPrChange>
              </w:rPr>
              <w:t xml:space="preserve">Go to column ‘Vendor Region’ from CSR report and vlookup the regions in the </w:t>
            </w:r>
            <w:ins w:id="1471" w:author="Author">
              <w:r w:rsidR="006F26FE" w:rsidRPr="007D79F4">
                <w:rPr>
                  <w:rFonts w:ascii="Verdana" w:hAnsi="Verdana" w:cs="Arial"/>
                  <w:color w:val="70AD47" w:themeColor="accent6"/>
                  <w:sz w:val="18"/>
                  <w:szCs w:val="18"/>
                  <w:rPrChange w:id="1472" w:author="Author">
                    <w:rPr>
                      <w:rFonts w:ascii="Verdana" w:hAnsi="Verdana" w:cs="Arial"/>
                      <w:color w:val="000000" w:themeColor="text1"/>
                      <w:sz w:val="18"/>
                      <w:szCs w:val="18"/>
                    </w:rPr>
                  </w:rPrChange>
                </w:rPr>
                <w:t xml:space="preserve">file </w:t>
              </w:r>
              <w:r w:rsidR="00AD4549" w:rsidRPr="00851EFA">
                <w:rPr>
                  <w:rFonts w:ascii="Verdana" w:hAnsi="Verdana" w:cs="Arial"/>
                  <w:color w:val="70AD47" w:themeColor="accent6"/>
                  <w:sz w:val="18"/>
                  <w:szCs w:val="18"/>
                </w:rPr>
                <w:t>‘</w:t>
              </w:r>
              <w:r w:rsidR="00AD4549" w:rsidRPr="009A28CC">
                <w:rPr>
                  <w:rFonts w:ascii="Verdana" w:hAnsi="Verdana" w:cs="Arial"/>
                  <w:color w:val="70AD47" w:themeColor="accent6"/>
                  <w:sz w:val="18"/>
                  <w:szCs w:val="18"/>
                </w:rPr>
                <w:t>DropDownLOVs_25June201</w:t>
              </w:r>
              <w:r w:rsidR="00AD4549">
                <w:rPr>
                  <w:rFonts w:ascii="Verdana" w:hAnsi="Verdana" w:cs="Arial"/>
                  <w:color w:val="70AD47" w:themeColor="accent6"/>
                  <w:sz w:val="18"/>
                  <w:szCs w:val="18"/>
                </w:rPr>
                <w:t>9’</w:t>
              </w:r>
              <w:del w:id="1473" w:author="Author">
                <w:r w:rsidR="006F26FE" w:rsidRPr="007D79F4" w:rsidDel="00AD4549">
                  <w:rPr>
                    <w:rFonts w:ascii="Verdana" w:hAnsi="Verdana" w:cs="Arial"/>
                    <w:color w:val="70AD47" w:themeColor="accent6"/>
                    <w:sz w:val="18"/>
                    <w:szCs w:val="18"/>
                    <w:rPrChange w:id="1474" w:author="Author">
                      <w:rPr>
                        <w:rFonts w:ascii="Verdana" w:hAnsi="Verdana" w:cs="Arial"/>
                        <w:color w:val="000000" w:themeColor="text1"/>
                        <w:sz w:val="18"/>
                        <w:szCs w:val="18"/>
                      </w:rPr>
                    </w:rPrChange>
                  </w:rPr>
                  <w:delText xml:space="preserve">‘DropDownLOVs_ddmmmmyyyy’ </w:delText>
                </w:r>
              </w:del>
              <w:r w:rsidR="00AD4549">
                <w:rPr>
                  <w:rFonts w:ascii="Verdana" w:hAnsi="Verdana" w:cs="Arial"/>
                  <w:color w:val="70AD47" w:themeColor="accent6"/>
                  <w:sz w:val="18"/>
                  <w:szCs w:val="18"/>
                </w:rPr>
                <w:t xml:space="preserve"> </w:t>
              </w:r>
              <w:r w:rsidR="006F26FE" w:rsidRPr="007D79F4">
                <w:rPr>
                  <w:rFonts w:ascii="Verdana" w:hAnsi="Verdana" w:cs="Arial"/>
                  <w:color w:val="70AD47" w:themeColor="accent6"/>
                  <w:sz w:val="18"/>
                  <w:szCs w:val="18"/>
                  <w:rPrChange w:id="1475" w:author="Author">
                    <w:rPr>
                      <w:rFonts w:ascii="Verdana" w:hAnsi="Verdana" w:cs="Arial"/>
                      <w:color w:val="000000" w:themeColor="text1"/>
                      <w:sz w:val="18"/>
                      <w:szCs w:val="18"/>
                    </w:rPr>
                  </w:rPrChange>
                </w:rPr>
                <w:t xml:space="preserve">in </w:t>
              </w:r>
            </w:ins>
            <w:r w:rsidRPr="007D79F4">
              <w:rPr>
                <w:rFonts w:ascii="Verdana" w:eastAsiaTheme="minorHAnsi" w:hAnsi="Verdana" w:cs="Arial"/>
                <w:color w:val="70AD47" w:themeColor="accent6"/>
                <w:sz w:val="18"/>
                <w:szCs w:val="18"/>
                <w:rPrChange w:id="1476" w:author="Author">
                  <w:rPr>
                    <w:rFonts w:ascii="Verdana" w:eastAsiaTheme="minorHAnsi" w:hAnsi="Verdana" w:cs="Arial"/>
                    <w:color w:val="000000" w:themeColor="text1"/>
                    <w:sz w:val="18"/>
                    <w:szCs w:val="18"/>
                  </w:rPr>
                </w:rPrChange>
              </w:rPr>
              <w:t>worksheet</w:t>
            </w:r>
            <w:del w:id="1477" w:author="Author">
              <w:r w:rsidRPr="007D79F4" w:rsidDel="006F26FE">
                <w:rPr>
                  <w:rFonts w:ascii="Verdana" w:eastAsiaTheme="minorHAnsi" w:hAnsi="Verdana" w:cs="Arial"/>
                  <w:color w:val="70AD47" w:themeColor="accent6"/>
                  <w:sz w:val="18"/>
                  <w:szCs w:val="18"/>
                  <w:rPrChange w:id="1478" w:author="Author">
                    <w:rPr>
                      <w:rFonts w:ascii="Verdana" w:eastAsiaTheme="minorHAnsi" w:hAnsi="Verdana" w:cs="Arial"/>
                      <w:color w:val="000000" w:themeColor="text1"/>
                      <w:sz w:val="18"/>
                      <w:szCs w:val="18"/>
                    </w:rPr>
                  </w:rPrChange>
                </w:rPr>
                <w:delText>s</w:delText>
              </w:r>
            </w:del>
            <w:r w:rsidRPr="007D79F4">
              <w:rPr>
                <w:rFonts w:ascii="Verdana" w:eastAsiaTheme="minorHAnsi" w:hAnsi="Verdana" w:cs="Arial"/>
                <w:color w:val="70AD47" w:themeColor="accent6"/>
                <w:sz w:val="18"/>
                <w:szCs w:val="18"/>
                <w:rPrChange w:id="1479" w:author="Author">
                  <w:rPr>
                    <w:rFonts w:ascii="Verdana" w:eastAsiaTheme="minorHAnsi" w:hAnsi="Verdana" w:cs="Arial"/>
                    <w:color w:val="000000" w:themeColor="text1"/>
                    <w:sz w:val="18"/>
                    <w:szCs w:val="18"/>
                  </w:rPr>
                </w:rPrChange>
              </w:rPr>
              <w:t xml:space="preserve"> ‘Recipient </w:t>
            </w:r>
            <w:r w:rsidR="00685BBB" w:rsidRPr="007D79F4">
              <w:rPr>
                <w:rFonts w:ascii="Verdana" w:eastAsiaTheme="minorHAnsi" w:hAnsi="Verdana" w:cs="Arial"/>
                <w:color w:val="70AD47" w:themeColor="accent6"/>
                <w:sz w:val="18"/>
                <w:szCs w:val="18"/>
                <w:rPrChange w:id="1480" w:author="Author">
                  <w:rPr>
                    <w:rFonts w:ascii="Verdana" w:eastAsiaTheme="minorHAnsi" w:hAnsi="Verdana" w:cs="Arial"/>
                    <w:color w:val="000000" w:themeColor="text1"/>
                    <w:sz w:val="18"/>
                    <w:szCs w:val="18"/>
                  </w:rPr>
                </w:rPrChange>
              </w:rPr>
              <w:t>State</w:t>
            </w:r>
            <w:r w:rsidRPr="007D79F4">
              <w:rPr>
                <w:rFonts w:ascii="Verdana" w:eastAsiaTheme="minorHAnsi" w:hAnsi="Verdana" w:cs="Arial"/>
                <w:color w:val="70AD47" w:themeColor="accent6"/>
                <w:sz w:val="18"/>
                <w:szCs w:val="18"/>
                <w:rPrChange w:id="1481" w:author="Author">
                  <w:rPr>
                    <w:rFonts w:ascii="Verdana" w:eastAsiaTheme="minorHAnsi" w:hAnsi="Verdana" w:cs="Arial"/>
                    <w:color w:val="000000" w:themeColor="text1"/>
                    <w:sz w:val="18"/>
                    <w:szCs w:val="18"/>
                  </w:rPr>
                </w:rPrChange>
              </w:rPr>
              <w:t xml:space="preserve"> Mapping’ column B </w:t>
            </w:r>
          </w:p>
          <w:p w14:paraId="116475F0" w14:textId="77777777" w:rsidR="00AD4549" w:rsidRDefault="00AD4549" w:rsidP="0088163B">
            <w:pPr>
              <w:rPr>
                <w:ins w:id="1482" w:author="Author"/>
                <w:rFonts w:ascii="Verdana" w:hAnsi="Verdana" w:cs="Arial"/>
                <w:color w:val="FF0000"/>
                <w:sz w:val="18"/>
                <w:szCs w:val="18"/>
              </w:rPr>
            </w:pPr>
          </w:p>
          <w:p w14:paraId="7D1665A4" w14:textId="7AAB744E" w:rsidR="006550FD" w:rsidRPr="00C5196B" w:rsidRDefault="00EF3E26" w:rsidP="0088163B">
            <w:pPr>
              <w:rPr>
                <w:rFonts w:ascii="Verdana" w:hAnsi="Verdana" w:cs="Arial"/>
                <w:b/>
                <w:color w:val="000000" w:themeColor="text1"/>
                <w:sz w:val="18"/>
                <w:szCs w:val="18"/>
                <w:lang w:val="en-US"/>
              </w:rPr>
            </w:pPr>
            <w:ins w:id="1483" w:author="Author">
              <w:r w:rsidRPr="003203C1">
                <w:rPr>
                  <w:rFonts w:ascii="Verdana" w:hAnsi="Verdana" w:cs="Arial"/>
                  <w:color w:val="FF0000"/>
                  <w:sz w:val="18"/>
                  <w:szCs w:val="18"/>
                </w:rPr>
                <w:t>Added the mapping worksheets and column name in 18/06/2019</w:t>
              </w:r>
              <w:r>
                <w:rPr>
                  <w:rFonts w:ascii="Verdana" w:hAnsi="Verdana" w:cs="Arial"/>
                  <w:color w:val="FF0000"/>
                  <w:sz w:val="18"/>
                  <w:szCs w:val="18"/>
                </w:rPr>
                <w:t xml:space="preserve">. Step updated in 26.06.2019 to include the mapping tables location in the Shred Network Path file </w:t>
              </w:r>
              <w:r w:rsidRPr="009F261C">
                <w:rPr>
                  <w:rFonts w:ascii="Verdana" w:hAnsi="Verdana" w:cs="Arial"/>
                  <w:color w:val="FF0000"/>
                  <w:sz w:val="18"/>
                  <w:szCs w:val="18"/>
                </w:rPr>
                <w:t>‘</w:t>
              </w:r>
              <w:r w:rsidR="00AD4549" w:rsidRPr="00AD4549">
                <w:rPr>
                  <w:rFonts w:ascii="Verdana" w:hAnsi="Verdana" w:cs="Arial"/>
                  <w:color w:val="FF0000"/>
                  <w:sz w:val="18"/>
                  <w:szCs w:val="18"/>
                </w:rPr>
                <w:t>‘DropDownLOVs_25June2019’</w:t>
              </w:r>
              <w:del w:id="1484" w:author="Author">
                <w:r w:rsidRPr="009F261C" w:rsidDel="00AD4549">
                  <w:rPr>
                    <w:rFonts w:ascii="Verdana" w:hAnsi="Verdana" w:cs="Arial"/>
                    <w:color w:val="FF0000"/>
                    <w:sz w:val="18"/>
                    <w:szCs w:val="18"/>
                  </w:rPr>
                  <w:delText>DropDownLOVs_ddmmmmyyyy’</w:delText>
                </w:r>
              </w:del>
            </w:ins>
          </w:p>
        </w:tc>
        <w:tc>
          <w:tcPr>
            <w:tcW w:w="1418" w:type="dxa"/>
          </w:tcPr>
          <w:p w14:paraId="5F4649A6" w14:textId="77777777" w:rsidR="006550FD" w:rsidRPr="000F672E" w:rsidRDefault="006550FD" w:rsidP="000F672E">
            <w:pPr>
              <w:rPr>
                <w:rFonts w:cs="Arial"/>
                <w:b/>
                <w:color w:val="000000" w:themeColor="text1"/>
                <w:sz w:val="18"/>
                <w:szCs w:val="18"/>
                <w:lang w:val="en-US"/>
              </w:rPr>
            </w:pPr>
          </w:p>
        </w:tc>
        <w:tc>
          <w:tcPr>
            <w:tcW w:w="10938" w:type="dxa"/>
          </w:tcPr>
          <w:p w14:paraId="268455EC" w14:textId="77777777" w:rsidR="006550FD" w:rsidRDefault="00685BBB" w:rsidP="00DA4947">
            <w:pPr>
              <w:rPr>
                <w:noProof/>
              </w:rPr>
            </w:pPr>
            <w:r>
              <w:rPr>
                <w:noProof/>
                <w:lang w:val="en-US"/>
              </w:rPr>
              <w:drawing>
                <wp:inline distT="0" distB="0" distL="0" distR="0" wp14:anchorId="445441A1" wp14:editId="6F66A317">
                  <wp:extent cx="2550886" cy="2111375"/>
                  <wp:effectExtent l="0" t="0" r="1905"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55323" cy="2115048"/>
                          </a:xfrm>
                          <a:prstGeom prst="rect">
                            <a:avLst/>
                          </a:prstGeom>
                        </pic:spPr>
                      </pic:pic>
                    </a:graphicData>
                  </a:graphic>
                </wp:inline>
              </w:drawing>
            </w:r>
            <w:r>
              <w:rPr>
                <w:noProof/>
                <w:lang w:val="en-US"/>
              </w:rPr>
              <w:drawing>
                <wp:anchor distT="0" distB="0" distL="114300" distR="114300" simplePos="0" relativeHeight="251679744" behindDoc="0" locked="0" layoutInCell="1" allowOverlap="1" wp14:anchorId="4F8B8EE2" wp14:editId="37F552BD">
                  <wp:simplePos x="0" y="0"/>
                  <wp:positionH relativeFrom="column">
                    <wp:posOffset>0</wp:posOffset>
                  </wp:positionH>
                  <wp:positionV relativeFrom="paragraph">
                    <wp:posOffset>0</wp:posOffset>
                  </wp:positionV>
                  <wp:extent cx="1905000" cy="2111375"/>
                  <wp:effectExtent l="0" t="0" r="0" b="3175"/>
                  <wp:wrapThrough wrapText="bothSides">
                    <wp:wrapPolygon edited="0">
                      <wp:start x="0" y="0"/>
                      <wp:lineTo x="0" y="21438"/>
                      <wp:lineTo x="21384" y="21438"/>
                      <wp:lineTo x="21384"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1905000" cy="2111375"/>
                          </a:xfrm>
                          <a:prstGeom prst="rect">
                            <a:avLst/>
                          </a:prstGeom>
                        </pic:spPr>
                      </pic:pic>
                    </a:graphicData>
                  </a:graphic>
                </wp:anchor>
              </w:drawing>
            </w:r>
          </w:p>
        </w:tc>
      </w:tr>
      <w:tr w:rsidR="006550FD" w:rsidRPr="005335B1" w14:paraId="54CF5C28" w14:textId="77777777" w:rsidTr="00FA4F51">
        <w:trPr>
          <w:cantSplit/>
          <w:trHeight w:val="20"/>
        </w:trPr>
        <w:tc>
          <w:tcPr>
            <w:tcW w:w="1843" w:type="dxa"/>
          </w:tcPr>
          <w:p w14:paraId="7F8130AF" w14:textId="77777777" w:rsidR="006550FD" w:rsidRPr="004D4431" w:rsidRDefault="000443A2" w:rsidP="000F672E">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3.1.35</w:t>
            </w:r>
            <w:r w:rsidR="004D4431">
              <w:rPr>
                <w:rFonts w:ascii="Verdana" w:eastAsiaTheme="minorHAnsi" w:hAnsi="Verdana" w:cs="Arial"/>
                <w:b/>
                <w:color w:val="000000" w:themeColor="text1"/>
                <w:sz w:val="18"/>
                <w:szCs w:val="18"/>
              </w:rPr>
              <w:t xml:space="preserve"> </w:t>
            </w:r>
            <w:r w:rsidR="00CF0488" w:rsidRPr="00293F54">
              <w:rPr>
                <w:rFonts w:ascii="Verdana" w:eastAsiaTheme="minorHAnsi" w:hAnsi="Verdana" w:cs="Arial"/>
                <w:color w:val="000000" w:themeColor="text1"/>
                <w:sz w:val="18"/>
                <w:szCs w:val="18"/>
              </w:rPr>
              <w:t>Preparation of NAM CSR report</w:t>
            </w:r>
            <w:r w:rsidR="00CF0488">
              <w:rPr>
                <w:rFonts w:ascii="Verdana" w:eastAsiaTheme="minorHAnsi" w:hAnsi="Verdana" w:cs="Arial"/>
                <w:color w:val="000000" w:themeColor="text1"/>
                <w:sz w:val="18"/>
                <w:szCs w:val="18"/>
              </w:rPr>
              <w:t xml:space="preserve">. </w:t>
            </w:r>
            <w:r w:rsidR="00C5196B">
              <w:rPr>
                <w:rFonts w:ascii="Verdana" w:eastAsiaTheme="minorHAnsi" w:hAnsi="Verdana" w:cs="Arial"/>
                <w:color w:val="000000" w:themeColor="text1"/>
                <w:sz w:val="18"/>
                <w:szCs w:val="18"/>
              </w:rPr>
              <w:t>Populate Global Template columns</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1A359CF7" w14:textId="354D0D88" w:rsidR="006550FD" w:rsidRDefault="00C5196B" w:rsidP="0088163B">
            <w:pPr>
              <w:rPr>
                <w:ins w:id="1485" w:author="Author"/>
                <w:rFonts w:ascii="Verdana" w:hAnsi="Verdana" w:cs="Arial"/>
                <w:b/>
                <w:color w:val="000000" w:themeColor="text1"/>
                <w:sz w:val="18"/>
                <w:szCs w:val="18"/>
              </w:rPr>
            </w:pPr>
            <w:r w:rsidRPr="00C5196B">
              <w:rPr>
                <w:rFonts w:ascii="Verdana" w:hAnsi="Verdana" w:cs="Arial"/>
                <w:b/>
                <w:color w:val="000000" w:themeColor="text1"/>
                <w:sz w:val="18"/>
                <w:szCs w:val="18"/>
              </w:rPr>
              <w:t>Populate column RECIPIENT COUNTRY from Global Template:</w:t>
            </w:r>
          </w:p>
          <w:p w14:paraId="680CF598" w14:textId="77777777" w:rsidR="006F26FE" w:rsidRDefault="006F26FE" w:rsidP="0088163B">
            <w:pPr>
              <w:rPr>
                <w:ins w:id="1486" w:author="Author"/>
                <w:rFonts w:ascii="Verdana" w:hAnsi="Verdana" w:cs="Arial"/>
                <w:b/>
                <w:color w:val="000000" w:themeColor="text1"/>
                <w:sz w:val="18"/>
                <w:szCs w:val="18"/>
              </w:rPr>
            </w:pPr>
          </w:p>
          <w:p w14:paraId="6DEDE7E6" w14:textId="570C9BEC" w:rsidR="006F26FE" w:rsidRDefault="006F26FE" w:rsidP="00AD4549">
            <w:pPr>
              <w:pStyle w:val="ListParagraph"/>
              <w:numPr>
                <w:ilvl w:val="0"/>
                <w:numId w:val="118"/>
              </w:numPr>
              <w:rPr>
                <w:ins w:id="1487" w:author="Author"/>
                <w:rFonts w:ascii="Verdana" w:hAnsi="Verdana" w:cs="Arial"/>
                <w:color w:val="000000" w:themeColor="text1"/>
                <w:sz w:val="18"/>
                <w:szCs w:val="18"/>
              </w:rPr>
            </w:pPr>
            <w:ins w:id="1488" w:author="Author">
              <w:r w:rsidRPr="00B32DF9">
                <w:rPr>
                  <w:rFonts w:ascii="Verdana" w:hAnsi="Verdana" w:cs="Arial"/>
                  <w:color w:val="000000" w:themeColor="text1"/>
                  <w:sz w:val="18"/>
                  <w:szCs w:val="18"/>
                </w:rPr>
                <w:t xml:space="preserve">Go to the Shared Network Path </w:t>
              </w:r>
              <w:r>
                <w:rPr>
                  <w:rFonts w:ascii="Verdana" w:hAnsi="Verdana" w:cs="Arial"/>
                  <w:color w:val="000000" w:themeColor="text1"/>
                  <w:sz w:val="18"/>
                  <w:szCs w:val="18"/>
                </w:rPr>
                <w:fldChar w:fldCharType="begin"/>
              </w:r>
              <w:r>
                <w:rPr>
                  <w:rFonts w:ascii="Verdana" w:hAnsi="Verdana" w:cs="Arial"/>
                  <w:color w:val="000000" w:themeColor="text1"/>
                  <w:sz w:val="18"/>
                  <w:szCs w:val="18"/>
                </w:rPr>
                <w:instrText xml:space="preserve"> HYPERLINK "</w:instrText>
              </w:r>
              <w:r w:rsidRPr="009F261C">
                <w:rPr>
                  <w:rFonts w:ascii="Verdana" w:hAnsi="Verdana" w:cs="Arial"/>
                  <w:color w:val="000000" w:themeColor="text1"/>
                  <w:sz w:val="18"/>
                  <w:szCs w:val="18"/>
                </w:rPr>
                <w:instrText>\\\\seskcifssvm01\\GPT_RPA\\Dictionaries</w:instrText>
              </w:r>
              <w:r>
                <w:rPr>
                  <w:rFonts w:ascii="Verdana" w:hAnsi="Verdana" w:cs="Arial"/>
                  <w:color w:val="000000" w:themeColor="text1"/>
                  <w:sz w:val="18"/>
                  <w:szCs w:val="18"/>
                </w:rPr>
                <w:instrText xml:space="preserve">" </w:instrText>
              </w:r>
              <w:r>
                <w:rPr>
                  <w:rFonts w:ascii="Verdana" w:hAnsi="Verdana" w:cs="Arial"/>
                  <w:color w:val="000000" w:themeColor="text1"/>
                  <w:sz w:val="18"/>
                  <w:szCs w:val="18"/>
                </w:rPr>
                <w:fldChar w:fldCharType="separate"/>
              </w:r>
              <w:r w:rsidRPr="000B7EE1">
                <w:rPr>
                  <w:rStyle w:val="Hyperlink"/>
                  <w:rFonts w:ascii="Verdana" w:hAnsi="Verdana" w:cs="Arial"/>
                  <w:sz w:val="18"/>
                  <w:szCs w:val="18"/>
                </w:rPr>
                <w:t>\\seskcifssvm01\GPT_RPA\Dictionaries</w:t>
              </w:r>
              <w:r>
                <w:rPr>
                  <w:rFonts w:ascii="Verdana" w:hAnsi="Verdana" w:cs="Arial"/>
                  <w:color w:val="000000" w:themeColor="text1"/>
                  <w:sz w:val="18"/>
                  <w:szCs w:val="18"/>
                </w:rPr>
                <w:fldChar w:fldCharType="end"/>
              </w:r>
              <w:r>
                <w:rPr>
                  <w:rFonts w:ascii="Verdana" w:hAnsi="Verdana" w:cs="Arial"/>
                  <w:color w:val="000000" w:themeColor="text1"/>
                  <w:sz w:val="18"/>
                  <w:szCs w:val="18"/>
                </w:rPr>
                <w:t xml:space="preserve"> </w:t>
              </w:r>
              <w:r w:rsidRPr="00B32DF9">
                <w:rPr>
                  <w:rFonts w:ascii="Verdana" w:hAnsi="Verdana" w:cs="Arial"/>
                  <w:color w:val="000000" w:themeColor="text1"/>
                  <w:sz w:val="18"/>
                  <w:szCs w:val="18"/>
                </w:rPr>
                <w:t>and open file</w:t>
              </w:r>
              <w:r>
                <w:rPr>
                  <w:rFonts w:ascii="Verdana" w:hAnsi="Verdana" w:cs="Arial"/>
                  <w:color w:val="000000" w:themeColor="text1"/>
                  <w:sz w:val="18"/>
                  <w:szCs w:val="18"/>
                </w:rPr>
                <w:t xml:space="preserve"> </w:t>
              </w:r>
              <w:r w:rsidR="00AD4549" w:rsidRPr="00AD4549">
                <w:rPr>
                  <w:rFonts w:ascii="Verdana" w:hAnsi="Verdana" w:cs="Arial"/>
                  <w:color w:val="000000" w:themeColor="text1"/>
                  <w:sz w:val="18"/>
                  <w:szCs w:val="18"/>
                </w:rPr>
                <w:t>‘DropDownLOVs_25June2019’</w:t>
              </w:r>
              <w:del w:id="1489" w:author="Author">
                <w:r w:rsidDel="00AD4549">
                  <w:rPr>
                    <w:rFonts w:ascii="Verdana" w:hAnsi="Verdana" w:cs="Arial"/>
                    <w:color w:val="000000" w:themeColor="text1"/>
                    <w:sz w:val="18"/>
                    <w:szCs w:val="18"/>
                  </w:rPr>
                  <w:delText>‘DropDownLOVs_ddmmmmyyyy’</w:delText>
                </w:r>
              </w:del>
            </w:ins>
          </w:p>
          <w:p w14:paraId="229CA18A" w14:textId="77777777" w:rsidR="006F26FE" w:rsidRPr="00C5196B" w:rsidRDefault="006F26FE" w:rsidP="0088163B">
            <w:pPr>
              <w:rPr>
                <w:rFonts w:ascii="Verdana" w:hAnsi="Verdana" w:cs="Arial"/>
                <w:b/>
                <w:color w:val="000000" w:themeColor="text1"/>
                <w:sz w:val="18"/>
                <w:szCs w:val="18"/>
              </w:rPr>
            </w:pPr>
          </w:p>
          <w:p w14:paraId="15D37F15" w14:textId="77777777" w:rsidR="00C5196B" w:rsidRPr="00C5196B" w:rsidRDefault="00C5196B" w:rsidP="0088163B">
            <w:pPr>
              <w:rPr>
                <w:rFonts w:ascii="Verdana" w:hAnsi="Verdana" w:cs="Arial"/>
                <w:b/>
                <w:color w:val="000000" w:themeColor="text1"/>
                <w:sz w:val="18"/>
                <w:szCs w:val="18"/>
              </w:rPr>
            </w:pPr>
          </w:p>
          <w:p w14:paraId="6DBF09D0" w14:textId="0D65A6DA" w:rsidR="00C5196B" w:rsidRPr="00C5196B" w:rsidRDefault="00C5196B">
            <w:pPr>
              <w:pStyle w:val="steptext"/>
              <w:numPr>
                <w:ilvl w:val="0"/>
                <w:numId w:val="118"/>
              </w:numPr>
              <w:rPr>
                <w:rFonts w:ascii="Verdana" w:eastAsiaTheme="minorHAnsi" w:hAnsi="Verdana" w:cs="Arial"/>
                <w:color w:val="000000" w:themeColor="text1"/>
                <w:sz w:val="18"/>
                <w:szCs w:val="18"/>
              </w:rPr>
              <w:pPrChange w:id="1490" w:author="Author">
                <w:pPr>
                  <w:pStyle w:val="steptext"/>
                  <w:numPr>
                    <w:numId w:val="60"/>
                  </w:numPr>
                  <w:ind w:left="720" w:hanging="360"/>
                </w:pPr>
              </w:pPrChange>
            </w:pPr>
            <w:r w:rsidRPr="00C5196B">
              <w:rPr>
                <w:rFonts w:ascii="Verdana" w:eastAsiaTheme="minorHAnsi" w:hAnsi="Verdana" w:cs="Arial"/>
                <w:color w:val="000000" w:themeColor="text1"/>
                <w:sz w:val="18"/>
                <w:szCs w:val="18"/>
              </w:rPr>
              <w:t xml:space="preserve">Go to column ‘Vendor </w:t>
            </w:r>
            <w:r w:rsidR="00D25B18">
              <w:rPr>
                <w:rFonts w:ascii="Verdana" w:eastAsiaTheme="minorHAnsi" w:hAnsi="Verdana" w:cs="Arial"/>
                <w:color w:val="000000" w:themeColor="text1"/>
                <w:sz w:val="18"/>
                <w:szCs w:val="18"/>
              </w:rPr>
              <w:t>Country</w:t>
            </w:r>
            <w:r w:rsidRPr="00C5196B">
              <w:rPr>
                <w:rFonts w:ascii="Verdana" w:eastAsiaTheme="minorHAnsi" w:hAnsi="Verdana" w:cs="Arial"/>
                <w:color w:val="000000" w:themeColor="text1"/>
                <w:sz w:val="18"/>
                <w:szCs w:val="18"/>
              </w:rPr>
              <w:t xml:space="preserve"> Code’ from CSR report and vlookup the regions in the </w:t>
            </w:r>
            <w:ins w:id="1491" w:author="Author">
              <w:r w:rsidR="00EF3E26" w:rsidRPr="00B32DF9">
                <w:rPr>
                  <w:rFonts w:ascii="Verdana" w:hAnsi="Verdana" w:cs="Arial"/>
                  <w:color w:val="000000" w:themeColor="text1"/>
                  <w:sz w:val="18"/>
                  <w:szCs w:val="18"/>
                </w:rPr>
                <w:t>file</w:t>
              </w:r>
              <w:r w:rsidR="00EF3E26">
                <w:rPr>
                  <w:rFonts w:ascii="Verdana" w:hAnsi="Verdana" w:cs="Arial"/>
                  <w:color w:val="000000" w:themeColor="text1"/>
                  <w:sz w:val="18"/>
                  <w:szCs w:val="18"/>
                </w:rPr>
                <w:t xml:space="preserve"> </w:t>
              </w:r>
              <w:r w:rsidR="00AD4549" w:rsidRPr="00AD4549">
                <w:rPr>
                  <w:rFonts w:ascii="Verdana" w:hAnsi="Verdana" w:cs="Arial"/>
                  <w:color w:val="000000" w:themeColor="text1"/>
                  <w:sz w:val="18"/>
                  <w:szCs w:val="18"/>
                </w:rPr>
                <w:t>‘DropDownLOVs_25June2019’</w:t>
              </w:r>
              <w:del w:id="1492" w:author="Author">
                <w:r w:rsidR="00EF3E26" w:rsidDel="00AD4549">
                  <w:rPr>
                    <w:rFonts w:ascii="Verdana" w:hAnsi="Verdana" w:cs="Arial"/>
                    <w:color w:val="000000" w:themeColor="text1"/>
                    <w:sz w:val="18"/>
                    <w:szCs w:val="18"/>
                  </w:rPr>
                  <w:delText xml:space="preserve">‘DropDownLOVs_ddmmmmyyyy’ </w:delText>
                </w:r>
              </w:del>
              <w:r w:rsidR="00AD4549">
                <w:rPr>
                  <w:rFonts w:ascii="Verdana" w:hAnsi="Verdana" w:cs="Arial"/>
                  <w:color w:val="000000" w:themeColor="text1"/>
                  <w:sz w:val="18"/>
                  <w:szCs w:val="18"/>
                </w:rPr>
                <w:t xml:space="preserve"> </w:t>
              </w:r>
              <w:r w:rsidR="00EF3E26">
                <w:rPr>
                  <w:rFonts w:ascii="Verdana" w:hAnsi="Verdana" w:cs="Arial"/>
                  <w:color w:val="000000" w:themeColor="text1"/>
                  <w:sz w:val="18"/>
                  <w:szCs w:val="18"/>
                </w:rPr>
                <w:t xml:space="preserve">in </w:t>
              </w:r>
            </w:ins>
            <w:r w:rsidRPr="00C5196B">
              <w:rPr>
                <w:rFonts w:ascii="Verdana" w:eastAsiaTheme="minorHAnsi" w:hAnsi="Verdana" w:cs="Arial"/>
                <w:color w:val="000000" w:themeColor="text1"/>
                <w:sz w:val="18"/>
                <w:szCs w:val="18"/>
              </w:rPr>
              <w:t>worksheet</w:t>
            </w:r>
            <w:del w:id="1493" w:author="Author">
              <w:r w:rsidRPr="00C5196B" w:rsidDel="00EF3E26">
                <w:rPr>
                  <w:rFonts w:ascii="Verdana" w:eastAsiaTheme="minorHAnsi" w:hAnsi="Verdana" w:cs="Arial"/>
                  <w:color w:val="000000" w:themeColor="text1"/>
                  <w:sz w:val="18"/>
                  <w:szCs w:val="18"/>
                </w:rPr>
                <w:delText>s</w:delText>
              </w:r>
            </w:del>
            <w:r w:rsidRPr="00C5196B">
              <w:rPr>
                <w:rFonts w:ascii="Verdana" w:eastAsiaTheme="minorHAnsi" w:hAnsi="Verdana" w:cs="Arial"/>
                <w:color w:val="000000" w:themeColor="text1"/>
                <w:sz w:val="18"/>
                <w:szCs w:val="18"/>
              </w:rPr>
              <w:t xml:space="preserve"> ‘Recipi</w:t>
            </w:r>
            <w:r w:rsidR="00D25B18">
              <w:rPr>
                <w:rFonts w:ascii="Verdana" w:eastAsiaTheme="minorHAnsi" w:hAnsi="Verdana" w:cs="Arial"/>
                <w:color w:val="000000" w:themeColor="text1"/>
                <w:sz w:val="18"/>
                <w:szCs w:val="18"/>
              </w:rPr>
              <w:t>ent Country Mapping’ column B ‘</w:t>
            </w:r>
            <w:r w:rsidR="00D25B18" w:rsidRPr="00D25B18">
              <w:rPr>
                <w:rFonts w:ascii="Verdana" w:eastAsiaTheme="minorHAnsi" w:hAnsi="Verdana" w:cs="Arial"/>
                <w:color w:val="000000" w:themeColor="text1"/>
                <w:sz w:val="18"/>
                <w:szCs w:val="18"/>
              </w:rPr>
              <w:t>Template- Recipient Country</w:t>
            </w:r>
            <w:r w:rsidR="00D25B18">
              <w:rPr>
                <w:rFonts w:ascii="Verdana" w:eastAsiaTheme="minorHAnsi" w:hAnsi="Verdana" w:cs="Arial"/>
                <w:color w:val="000000" w:themeColor="text1"/>
                <w:sz w:val="18"/>
                <w:szCs w:val="18"/>
              </w:rPr>
              <w:t>’</w:t>
            </w:r>
          </w:p>
          <w:p w14:paraId="54E871D0" w14:textId="74D52253" w:rsidR="00C5196B" w:rsidRPr="00C5196B" w:rsidRDefault="00EF3E26" w:rsidP="0088163B">
            <w:pPr>
              <w:rPr>
                <w:rFonts w:ascii="Verdana" w:hAnsi="Verdana" w:cs="Arial"/>
                <w:b/>
                <w:color w:val="000000" w:themeColor="text1"/>
                <w:sz w:val="18"/>
                <w:szCs w:val="18"/>
                <w:lang w:val="en-US"/>
              </w:rPr>
            </w:pPr>
            <w:ins w:id="1494" w:author="Author">
              <w:r w:rsidRPr="003203C1">
                <w:rPr>
                  <w:rFonts w:ascii="Verdana" w:hAnsi="Verdana" w:cs="Arial"/>
                  <w:color w:val="FF0000"/>
                  <w:sz w:val="18"/>
                  <w:szCs w:val="18"/>
                </w:rPr>
                <w:t>Added the mapping worksheets and column name in 18/06/2019</w:t>
              </w:r>
              <w:r>
                <w:rPr>
                  <w:rFonts w:ascii="Verdana" w:hAnsi="Verdana" w:cs="Arial"/>
                  <w:color w:val="FF0000"/>
                  <w:sz w:val="18"/>
                  <w:szCs w:val="18"/>
                </w:rPr>
                <w:t>. Step updated in 26.06.2019 to include the mapping tables location in the Sh</w:t>
              </w:r>
              <w:r w:rsidR="00AD4549">
                <w:rPr>
                  <w:rFonts w:ascii="Verdana" w:hAnsi="Verdana" w:cs="Arial"/>
                  <w:color w:val="FF0000"/>
                  <w:sz w:val="18"/>
                  <w:szCs w:val="18"/>
                </w:rPr>
                <w:t>a</w:t>
              </w:r>
              <w:r>
                <w:rPr>
                  <w:rFonts w:ascii="Verdana" w:hAnsi="Verdana" w:cs="Arial"/>
                  <w:color w:val="FF0000"/>
                  <w:sz w:val="18"/>
                  <w:szCs w:val="18"/>
                </w:rPr>
                <w:t xml:space="preserve">red Network Path file </w:t>
              </w:r>
              <w:r w:rsidRPr="009F261C">
                <w:rPr>
                  <w:rFonts w:ascii="Verdana" w:hAnsi="Verdana" w:cs="Arial"/>
                  <w:color w:val="FF0000"/>
                  <w:sz w:val="18"/>
                  <w:szCs w:val="18"/>
                </w:rPr>
                <w:t>‘</w:t>
              </w:r>
              <w:r w:rsidR="00AD4549" w:rsidRPr="00AD4549">
                <w:rPr>
                  <w:rFonts w:ascii="Verdana" w:hAnsi="Verdana" w:cs="Arial"/>
                  <w:color w:val="FF0000"/>
                  <w:sz w:val="18"/>
                  <w:szCs w:val="18"/>
                </w:rPr>
                <w:t>‘DropDownLOVs_25June2019’</w:t>
              </w:r>
              <w:del w:id="1495" w:author="Author">
                <w:r w:rsidRPr="009F261C" w:rsidDel="00AD4549">
                  <w:rPr>
                    <w:rFonts w:ascii="Verdana" w:hAnsi="Verdana" w:cs="Arial"/>
                    <w:color w:val="FF0000"/>
                    <w:sz w:val="18"/>
                    <w:szCs w:val="18"/>
                  </w:rPr>
                  <w:delText>DropDownLOVs_ddmmmmyyyy’</w:delText>
                </w:r>
              </w:del>
            </w:ins>
          </w:p>
        </w:tc>
        <w:tc>
          <w:tcPr>
            <w:tcW w:w="1418" w:type="dxa"/>
          </w:tcPr>
          <w:p w14:paraId="74631F23" w14:textId="77777777" w:rsidR="006550FD" w:rsidRPr="000F672E" w:rsidRDefault="006550FD" w:rsidP="000F672E">
            <w:pPr>
              <w:rPr>
                <w:rFonts w:cs="Arial"/>
                <w:b/>
                <w:color w:val="000000" w:themeColor="text1"/>
                <w:sz w:val="18"/>
                <w:szCs w:val="18"/>
                <w:lang w:val="en-US"/>
              </w:rPr>
            </w:pPr>
          </w:p>
        </w:tc>
        <w:tc>
          <w:tcPr>
            <w:tcW w:w="10938" w:type="dxa"/>
          </w:tcPr>
          <w:p w14:paraId="19AE751B" w14:textId="77777777" w:rsidR="006550FD" w:rsidRDefault="00D25B18" w:rsidP="00DA4947">
            <w:pPr>
              <w:rPr>
                <w:noProof/>
              </w:rPr>
            </w:pPr>
            <w:r>
              <w:rPr>
                <w:noProof/>
                <w:lang w:val="en-US"/>
              </w:rPr>
              <w:drawing>
                <wp:anchor distT="0" distB="0" distL="114300" distR="114300" simplePos="0" relativeHeight="251680768" behindDoc="0" locked="0" layoutInCell="1" allowOverlap="1" wp14:anchorId="5973DFF2" wp14:editId="4D632519">
                  <wp:simplePos x="0" y="0"/>
                  <wp:positionH relativeFrom="column">
                    <wp:posOffset>-64857</wp:posOffset>
                  </wp:positionH>
                  <wp:positionV relativeFrom="paragraph">
                    <wp:posOffset>634</wp:posOffset>
                  </wp:positionV>
                  <wp:extent cx="2075949" cy="1952625"/>
                  <wp:effectExtent l="0" t="0" r="635" b="0"/>
                  <wp:wrapThrough wrapText="bothSides">
                    <wp:wrapPolygon edited="0">
                      <wp:start x="0" y="0"/>
                      <wp:lineTo x="0" y="21284"/>
                      <wp:lineTo x="21408" y="21284"/>
                      <wp:lineTo x="21408" y="0"/>
                      <wp:lineTo x="0" y="0"/>
                    </wp:wrapPolygon>
                  </wp:wrapThrough>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076251" cy="1952909"/>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inline distT="0" distB="0" distL="0" distR="0" wp14:anchorId="6F931648" wp14:editId="78CABF10">
                  <wp:extent cx="2533650" cy="200368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50075" cy="2016679"/>
                          </a:xfrm>
                          <a:prstGeom prst="rect">
                            <a:avLst/>
                          </a:prstGeom>
                        </pic:spPr>
                      </pic:pic>
                    </a:graphicData>
                  </a:graphic>
                </wp:inline>
              </w:drawing>
            </w:r>
          </w:p>
        </w:tc>
      </w:tr>
      <w:tr w:rsidR="0088163B" w:rsidRPr="005335B1" w14:paraId="39FEB721" w14:textId="77777777" w:rsidTr="00FA4F51">
        <w:trPr>
          <w:cantSplit/>
          <w:trHeight w:val="20"/>
        </w:trPr>
        <w:tc>
          <w:tcPr>
            <w:tcW w:w="1843" w:type="dxa"/>
          </w:tcPr>
          <w:p w14:paraId="320F5215" w14:textId="77777777" w:rsidR="0088163B" w:rsidRPr="0088163B" w:rsidRDefault="0088163B" w:rsidP="000F672E">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t>3.1.3</w:t>
            </w:r>
            <w:r w:rsidR="000443A2">
              <w:rPr>
                <w:rFonts w:ascii="Verdana" w:eastAsiaTheme="minorHAnsi" w:hAnsi="Verdana" w:cs="Arial"/>
                <w:b/>
                <w:color w:val="000000" w:themeColor="text1"/>
                <w:sz w:val="18"/>
                <w:szCs w:val="18"/>
              </w:rPr>
              <w:t>6</w:t>
            </w:r>
            <w:r>
              <w:rPr>
                <w:rFonts w:ascii="Verdana" w:eastAsiaTheme="minorHAnsi" w:hAnsi="Verdana" w:cs="Arial"/>
                <w:b/>
                <w:color w:val="000000" w:themeColor="text1"/>
                <w:sz w:val="18"/>
                <w:szCs w:val="18"/>
              </w:rPr>
              <w:t xml:space="preserve"> </w:t>
            </w:r>
            <w:r w:rsidR="00CF0488" w:rsidRPr="00293F54">
              <w:rPr>
                <w:rFonts w:ascii="Verdana" w:eastAsiaTheme="minorHAnsi" w:hAnsi="Verdana" w:cs="Arial"/>
                <w:color w:val="000000" w:themeColor="text1"/>
                <w:sz w:val="18"/>
                <w:szCs w:val="18"/>
              </w:rPr>
              <w:t>Preparation of NAM CSR report</w:t>
            </w:r>
            <w:r w:rsidR="00CF0488">
              <w:rPr>
                <w:rFonts w:ascii="Verdana" w:eastAsiaTheme="minorHAnsi" w:hAnsi="Verdana" w:cs="Arial"/>
                <w:color w:val="000000" w:themeColor="text1"/>
                <w:sz w:val="18"/>
                <w:szCs w:val="18"/>
              </w:rPr>
              <w:t xml:space="preserve">. </w:t>
            </w:r>
            <w:r w:rsidR="00C5196B">
              <w:rPr>
                <w:rFonts w:ascii="Verdana" w:eastAsiaTheme="minorHAnsi" w:hAnsi="Verdana" w:cs="Arial"/>
                <w:color w:val="000000" w:themeColor="text1"/>
                <w:sz w:val="18"/>
                <w:szCs w:val="18"/>
              </w:rPr>
              <w:t>Populate Global Template columns</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10CCCA85" w14:textId="77777777" w:rsidR="0088163B" w:rsidRPr="00C5196B" w:rsidRDefault="00C5196B" w:rsidP="0088163B">
            <w:pPr>
              <w:rPr>
                <w:rFonts w:ascii="Verdana" w:hAnsi="Verdana" w:cs="Arial"/>
                <w:b/>
                <w:color w:val="000000" w:themeColor="text1"/>
                <w:sz w:val="18"/>
                <w:szCs w:val="18"/>
              </w:rPr>
            </w:pPr>
            <w:r w:rsidRPr="00C5196B">
              <w:rPr>
                <w:rFonts w:ascii="Verdana" w:hAnsi="Verdana" w:cs="Arial"/>
                <w:b/>
                <w:color w:val="000000" w:themeColor="text1"/>
                <w:sz w:val="18"/>
                <w:szCs w:val="18"/>
              </w:rPr>
              <w:t xml:space="preserve">Populate column RFERENCE NUMBER from Global Template: </w:t>
            </w:r>
          </w:p>
          <w:p w14:paraId="1B821075" w14:textId="77777777" w:rsidR="00C5196B" w:rsidRPr="00C5196B" w:rsidRDefault="00C5196B" w:rsidP="0088163B">
            <w:pPr>
              <w:rPr>
                <w:rFonts w:ascii="Verdana" w:hAnsi="Verdana" w:cs="Arial"/>
                <w:b/>
                <w:color w:val="000000" w:themeColor="text1"/>
                <w:sz w:val="18"/>
                <w:szCs w:val="18"/>
              </w:rPr>
            </w:pPr>
          </w:p>
          <w:p w14:paraId="67BE1E8F" w14:textId="6AE8DDA7" w:rsidR="00C5196B" w:rsidRPr="00C5196B" w:rsidRDefault="00C5196B">
            <w:pPr>
              <w:pStyle w:val="steptext"/>
              <w:ind w:left="720"/>
              <w:rPr>
                <w:rFonts w:ascii="Verdana" w:eastAsiaTheme="minorHAnsi" w:hAnsi="Verdana" w:cs="Arial"/>
                <w:color w:val="000000" w:themeColor="text1"/>
                <w:sz w:val="18"/>
                <w:szCs w:val="18"/>
              </w:rPr>
              <w:pPrChange w:id="1496" w:author="Author">
                <w:pPr>
                  <w:pStyle w:val="steptext"/>
                  <w:numPr>
                    <w:numId w:val="27"/>
                  </w:numPr>
                  <w:ind w:left="720" w:hanging="360"/>
                </w:pPr>
              </w:pPrChange>
            </w:pPr>
            <w:r w:rsidRPr="00C5196B">
              <w:rPr>
                <w:rFonts w:ascii="Verdana" w:eastAsiaTheme="minorHAnsi" w:hAnsi="Verdana" w:cs="Arial"/>
                <w:color w:val="000000" w:themeColor="text1"/>
                <w:sz w:val="18"/>
                <w:szCs w:val="18"/>
              </w:rPr>
              <w:t>Concatenate CSR Fields columns: Invoice Line Item &amp; Document Number &amp; Company Code &amp; Fiscal Year</w:t>
            </w:r>
          </w:p>
          <w:p w14:paraId="0541E40D" w14:textId="77777777" w:rsidR="00C5196B" w:rsidRDefault="00C5196B" w:rsidP="0088163B">
            <w:pPr>
              <w:rPr>
                <w:ins w:id="1497" w:author="Author"/>
                <w:rFonts w:ascii="Verdana" w:hAnsi="Verdana" w:cs="Arial"/>
                <w:b/>
                <w:color w:val="000000" w:themeColor="text1"/>
                <w:sz w:val="18"/>
                <w:szCs w:val="18"/>
                <w:lang w:val="en-US"/>
              </w:rPr>
            </w:pPr>
          </w:p>
          <w:p w14:paraId="17CA25CE" w14:textId="77777777" w:rsidR="005D178F" w:rsidRDefault="005D178F" w:rsidP="0088163B">
            <w:pPr>
              <w:rPr>
                <w:ins w:id="1498" w:author="Author"/>
                <w:rFonts w:ascii="Verdana" w:hAnsi="Verdana" w:cs="Arial"/>
                <w:color w:val="FF0000"/>
                <w:sz w:val="18"/>
                <w:szCs w:val="18"/>
                <w:lang w:val="en-US"/>
              </w:rPr>
            </w:pPr>
            <w:ins w:id="1499" w:author="Author">
              <w:r>
                <w:rPr>
                  <w:rFonts w:ascii="Verdana" w:hAnsi="Verdana" w:cs="Arial"/>
                  <w:b/>
                  <w:color w:val="000000" w:themeColor="text1"/>
                  <w:sz w:val="18"/>
                  <w:szCs w:val="18"/>
                  <w:lang w:val="en-US"/>
                </w:rPr>
                <w:t xml:space="preserve">Note:  </w:t>
              </w:r>
              <w:r w:rsidRPr="00685A1C">
                <w:rPr>
                  <w:rFonts w:ascii="Verdana" w:hAnsi="Verdana" w:cs="Arial"/>
                  <w:color w:val="000000" w:themeColor="text1"/>
                  <w:sz w:val="18"/>
                  <w:szCs w:val="18"/>
                  <w:lang w:val="en-US"/>
                  <w:rPrChange w:id="1500" w:author="Author">
                    <w:rPr>
                      <w:rFonts w:ascii="Verdana" w:hAnsi="Verdana" w:cs="Arial"/>
                      <w:b/>
                      <w:color w:val="000000" w:themeColor="text1"/>
                      <w:sz w:val="18"/>
                      <w:szCs w:val="18"/>
                      <w:lang w:val="en-US"/>
                    </w:rPr>
                  </w:rPrChange>
                </w:rPr>
                <w:t>Must convert Document Number to Number format before performing concatenation so do not have a zero before the actual number</w:t>
              </w:r>
              <w:r w:rsidR="00E623C2">
                <w:rPr>
                  <w:rFonts w:ascii="Verdana" w:hAnsi="Verdana" w:cs="Arial"/>
                  <w:b/>
                  <w:color w:val="000000" w:themeColor="text1"/>
                  <w:sz w:val="18"/>
                  <w:szCs w:val="18"/>
                  <w:lang w:val="en-US"/>
                </w:rPr>
                <w:t xml:space="preserve"> – </w:t>
              </w:r>
              <w:r w:rsidR="00E623C2" w:rsidRPr="00E623C2">
                <w:rPr>
                  <w:rFonts w:ascii="Verdana" w:hAnsi="Verdana" w:cs="Arial"/>
                  <w:color w:val="FF0000"/>
                  <w:sz w:val="18"/>
                  <w:szCs w:val="18"/>
                  <w:lang w:val="en-US"/>
                  <w:rPrChange w:id="1501" w:author="Author">
                    <w:rPr>
                      <w:rFonts w:ascii="Verdana" w:hAnsi="Verdana" w:cs="Arial"/>
                      <w:b/>
                      <w:color w:val="000000" w:themeColor="text1"/>
                      <w:sz w:val="18"/>
                      <w:szCs w:val="18"/>
                      <w:lang w:val="en-US"/>
                    </w:rPr>
                  </w:rPrChange>
                </w:rPr>
                <w:t>added by Megan in 21</w:t>
              </w:r>
              <w:r w:rsidR="00E623C2" w:rsidRPr="00E623C2">
                <w:rPr>
                  <w:rFonts w:ascii="Verdana" w:hAnsi="Verdana" w:cs="Arial"/>
                  <w:color w:val="FF0000"/>
                  <w:sz w:val="18"/>
                  <w:szCs w:val="18"/>
                  <w:vertAlign w:val="superscript"/>
                  <w:lang w:val="en-US"/>
                  <w:rPrChange w:id="1502" w:author="Author">
                    <w:rPr>
                      <w:rFonts w:ascii="Verdana" w:hAnsi="Verdana" w:cs="Arial"/>
                      <w:b/>
                      <w:color w:val="000000" w:themeColor="text1"/>
                      <w:sz w:val="18"/>
                      <w:szCs w:val="18"/>
                      <w:lang w:val="en-US"/>
                    </w:rPr>
                  </w:rPrChange>
                </w:rPr>
                <w:t>st</w:t>
              </w:r>
              <w:r w:rsidR="00E623C2" w:rsidRPr="00E623C2">
                <w:rPr>
                  <w:rFonts w:ascii="Verdana" w:hAnsi="Verdana" w:cs="Arial"/>
                  <w:color w:val="FF0000"/>
                  <w:sz w:val="18"/>
                  <w:szCs w:val="18"/>
                  <w:lang w:val="en-US"/>
                  <w:rPrChange w:id="1503" w:author="Author">
                    <w:rPr>
                      <w:rFonts w:ascii="Verdana" w:hAnsi="Verdana" w:cs="Arial"/>
                      <w:b/>
                      <w:color w:val="000000" w:themeColor="text1"/>
                      <w:sz w:val="18"/>
                      <w:szCs w:val="18"/>
                      <w:lang w:val="en-US"/>
                    </w:rPr>
                  </w:rPrChange>
                </w:rPr>
                <w:t xml:space="preserve"> of June</w:t>
              </w:r>
            </w:ins>
          </w:p>
          <w:p w14:paraId="797570A7" w14:textId="77777777" w:rsidR="008D2D48" w:rsidRDefault="008D2D48" w:rsidP="0088163B">
            <w:pPr>
              <w:rPr>
                <w:ins w:id="1504" w:author="Author"/>
                <w:rFonts w:ascii="Verdana" w:hAnsi="Verdana" w:cs="Arial"/>
                <w:color w:val="FF0000"/>
                <w:sz w:val="18"/>
                <w:szCs w:val="18"/>
                <w:lang w:val="en-US"/>
              </w:rPr>
            </w:pPr>
          </w:p>
          <w:p w14:paraId="03A74DC9" w14:textId="3B4992CD" w:rsidR="008D2D48" w:rsidRPr="00C5196B" w:rsidRDefault="008D2D48" w:rsidP="0088163B">
            <w:pPr>
              <w:rPr>
                <w:rFonts w:ascii="Verdana" w:hAnsi="Verdana" w:cs="Arial"/>
                <w:b/>
                <w:color w:val="000000" w:themeColor="text1"/>
                <w:sz w:val="18"/>
                <w:szCs w:val="18"/>
                <w:lang w:val="en-US"/>
              </w:rPr>
            </w:pPr>
            <w:ins w:id="1505" w:author="Author">
              <w:r>
                <w:rPr>
                  <w:rFonts w:ascii="Verdana" w:hAnsi="Verdana" w:cs="Arial"/>
                  <w:color w:val="FF0000"/>
                  <w:sz w:val="18"/>
                  <w:szCs w:val="18"/>
                  <w:lang w:val="en-US"/>
                </w:rPr>
                <w:t>NOTE: Do not convert the ‘Invoice Line Item’ fields to number – added in 16.07.2019</w:t>
              </w:r>
            </w:ins>
          </w:p>
        </w:tc>
        <w:tc>
          <w:tcPr>
            <w:tcW w:w="1418" w:type="dxa"/>
          </w:tcPr>
          <w:p w14:paraId="445FD8D5" w14:textId="77777777" w:rsidR="0088163B" w:rsidRPr="000F672E" w:rsidRDefault="0088163B" w:rsidP="000F672E">
            <w:pPr>
              <w:rPr>
                <w:rFonts w:cs="Arial"/>
                <w:b/>
                <w:color w:val="000000" w:themeColor="text1"/>
                <w:sz w:val="18"/>
                <w:szCs w:val="18"/>
                <w:lang w:val="en-US"/>
              </w:rPr>
            </w:pPr>
          </w:p>
        </w:tc>
        <w:tc>
          <w:tcPr>
            <w:tcW w:w="10938" w:type="dxa"/>
          </w:tcPr>
          <w:p w14:paraId="2C0E41CA" w14:textId="77777777" w:rsidR="0088163B" w:rsidRDefault="005D20D4" w:rsidP="00DA4947">
            <w:pPr>
              <w:rPr>
                <w:noProof/>
              </w:rPr>
            </w:pPr>
            <w:r>
              <w:rPr>
                <w:noProof/>
                <w:lang w:val="en-US"/>
              </w:rPr>
              <w:drawing>
                <wp:inline distT="0" distB="0" distL="0" distR="0" wp14:anchorId="1510D335" wp14:editId="41835E9D">
                  <wp:extent cx="3305175" cy="1860550"/>
                  <wp:effectExtent l="0" t="0" r="9525"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13001" cy="1864955"/>
                          </a:xfrm>
                          <a:prstGeom prst="rect">
                            <a:avLst/>
                          </a:prstGeom>
                        </pic:spPr>
                      </pic:pic>
                    </a:graphicData>
                  </a:graphic>
                </wp:inline>
              </w:drawing>
            </w:r>
          </w:p>
        </w:tc>
      </w:tr>
      <w:tr w:rsidR="0088163B" w:rsidRPr="005335B1" w14:paraId="7C9974EC" w14:textId="77777777" w:rsidTr="00FA4F51">
        <w:trPr>
          <w:cantSplit/>
          <w:trHeight w:val="20"/>
        </w:trPr>
        <w:tc>
          <w:tcPr>
            <w:tcW w:w="1843" w:type="dxa"/>
          </w:tcPr>
          <w:p w14:paraId="7BC4312B" w14:textId="77777777" w:rsidR="0088163B" w:rsidRDefault="000443A2"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3.1.37</w:t>
            </w:r>
            <w:r w:rsidR="004D4431">
              <w:rPr>
                <w:rFonts w:ascii="Verdana" w:eastAsiaTheme="minorHAnsi" w:hAnsi="Verdana" w:cs="Arial"/>
                <w:b/>
                <w:color w:val="000000" w:themeColor="text1"/>
                <w:sz w:val="18"/>
                <w:szCs w:val="18"/>
              </w:rPr>
              <w:t xml:space="preserve"> </w:t>
            </w:r>
            <w:r w:rsidR="00CF0488" w:rsidRPr="00293F54">
              <w:rPr>
                <w:rFonts w:ascii="Verdana" w:eastAsiaTheme="minorHAnsi" w:hAnsi="Verdana" w:cs="Arial"/>
                <w:color w:val="000000" w:themeColor="text1"/>
                <w:sz w:val="18"/>
                <w:szCs w:val="18"/>
              </w:rPr>
              <w:t>Preparation of NAM CSR report</w:t>
            </w:r>
            <w:r w:rsidR="00CF0488">
              <w:rPr>
                <w:rFonts w:ascii="Verdana" w:eastAsiaTheme="minorHAnsi" w:hAnsi="Verdana" w:cs="Arial"/>
                <w:color w:val="000000" w:themeColor="text1"/>
                <w:sz w:val="18"/>
                <w:szCs w:val="18"/>
              </w:rPr>
              <w:t xml:space="preserve">. </w:t>
            </w:r>
            <w:r w:rsidR="00C5196B">
              <w:rPr>
                <w:rFonts w:ascii="Verdana" w:eastAsiaTheme="minorHAnsi" w:hAnsi="Verdana" w:cs="Arial"/>
                <w:color w:val="000000" w:themeColor="text1"/>
                <w:sz w:val="18"/>
                <w:szCs w:val="18"/>
              </w:rPr>
              <w:t>Populate Global Template columns</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309F4A10" w14:textId="471A5AAE" w:rsidR="0088163B" w:rsidRDefault="00C5196B" w:rsidP="0088163B">
            <w:pPr>
              <w:rPr>
                <w:ins w:id="1506" w:author="Author"/>
                <w:rFonts w:ascii="Verdana" w:hAnsi="Verdana" w:cs="Arial"/>
                <w:b/>
                <w:color w:val="000000" w:themeColor="text1"/>
                <w:sz w:val="18"/>
                <w:szCs w:val="18"/>
              </w:rPr>
            </w:pPr>
            <w:r w:rsidRPr="00C5196B">
              <w:rPr>
                <w:rFonts w:ascii="Verdana" w:hAnsi="Verdana" w:cs="Arial"/>
                <w:b/>
                <w:color w:val="000000" w:themeColor="text1"/>
                <w:sz w:val="18"/>
                <w:szCs w:val="18"/>
              </w:rPr>
              <w:t>Populate column RECORD COMPANY  from Global Template:</w:t>
            </w:r>
          </w:p>
          <w:p w14:paraId="59158DBE" w14:textId="77777777" w:rsidR="00AB3CB9" w:rsidRPr="00C5196B" w:rsidRDefault="00AB3CB9" w:rsidP="0088163B">
            <w:pPr>
              <w:rPr>
                <w:rFonts w:ascii="Verdana" w:hAnsi="Verdana" w:cs="Arial"/>
                <w:b/>
                <w:color w:val="000000" w:themeColor="text1"/>
                <w:sz w:val="18"/>
                <w:szCs w:val="18"/>
              </w:rPr>
            </w:pPr>
          </w:p>
          <w:p w14:paraId="69E922FF" w14:textId="4160A799" w:rsidR="00C5196B" w:rsidRPr="0051139A" w:rsidRDefault="00AB3CB9">
            <w:pPr>
              <w:pStyle w:val="ListParagraph"/>
              <w:numPr>
                <w:ilvl w:val="0"/>
                <w:numId w:val="125"/>
              </w:numPr>
              <w:rPr>
                <w:ins w:id="1507" w:author="Author"/>
                <w:rFonts w:ascii="Verdana" w:hAnsi="Verdana" w:cs="Arial"/>
                <w:color w:val="000000" w:themeColor="text1"/>
                <w:sz w:val="18"/>
                <w:szCs w:val="18"/>
                <w:rPrChange w:id="1508" w:author="Author">
                  <w:rPr>
                    <w:ins w:id="1509" w:author="Author"/>
                  </w:rPr>
                </w:rPrChange>
              </w:rPr>
              <w:pPrChange w:id="1510" w:author="Author">
                <w:pPr/>
              </w:pPrChange>
            </w:pPr>
            <w:ins w:id="1511" w:author="Author">
              <w:r w:rsidRPr="0051139A">
                <w:rPr>
                  <w:rFonts w:ascii="Verdana" w:hAnsi="Verdana" w:cs="Arial"/>
                  <w:color w:val="000000" w:themeColor="text1"/>
                  <w:sz w:val="18"/>
                  <w:szCs w:val="18"/>
                  <w:rPrChange w:id="1512" w:author="Author">
                    <w:rPr>
                      <w:rFonts w:ascii="Verdana" w:hAnsi="Verdana" w:cs="Arial"/>
                      <w:b/>
                      <w:color w:val="000000" w:themeColor="text1"/>
                      <w:sz w:val="18"/>
                      <w:szCs w:val="18"/>
                    </w:rPr>
                  </w:rPrChange>
                </w:rPr>
                <w:t xml:space="preserve">Go to the Shared Network Path </w:t>
              </w:r>
              <w:r w:rsidR="009F261C" w:rsidRPr="0051139A">
                <w:rPr>
                  <w:rFonts w:ascii="Verdana" w:hAnsi="Verdana" w:cs="Arial"/>
                  <w:color w:val="000000" w:themeColor="text1"/>
                  <w:sz w:val="18"/>
                  <w:szCs w:val="18"/>
                  <w:rPrChange w:id="1513" w:author="Author">
                    <w:rPr/>
                  </w:rPrChange>
                </w:rPr>
                <w:fldChar w:fldCharType="begin"/>
              </w:r>
              <w:r w:rsidR="009F261C" w:rsidRPr="0051139A">
                <w:rPr>
                  <w:rFonts w:ascii="Verdana" w:hAnsi="Verdana" w:cs="Arial"/>
                  <w:color w:val="000000" w:themeColor="text1"/>
                  <w:sz w:val="18"/>
                  <w:szCs w:val="18"/>
                  <w:rPrChange w:id="1514" w:author="Author">
                    <w:rPr/>
                  </w:rPrChange>
                </w:rPr>
                <w:instrText xml:space="preserve"> HYPERLINK "\\\\seskcifssvm01\\GPT_RPA\\Dictionaries" </w:instrText>
              </w:r>
              <w:r w:rsidR="009F261C" w:rsidRPr="0051139A">
                <w:rPr>
                  <w:rFonts w:ascii="Verdana" w:hAnsi="Verdana" w:cs="Arial"/>
                  <w:color w:val="000000" w:themeColor="text1"/>
                  <w:sz w:val="18"/>
                  <w:szCs w:val="18"/>
                  <w:rPrChange w:id="1515" w:author="Author">
                    <w:rPr/>
                  </w:rPrChange>
                </w:rPr>
                <w:fldChar w:fldCharType="separate"/>
              </w:r>
              <w:r w:rsidR="009F261C" w:rsidRPr="0051139A">
                <w:rPr>
                  <w:rStyle w:val="Hyperlink"/>
                  <w:rFonts w:ascii="Verdana" w:hAnsi="Verdana" w:cs="Arial"/>
                  <w:sz w:val="18"/>
                  <w:szCs w:val="18"/>
                </w:rPr>
                <w:t>\\seskcifssvm01\GPT_RPA\Dictionaries</w:t>
              </w:r>
              <w:r w:rsidR="009F261C" w:rsidRPr="0051139A">
                <w:rPr>
                  <w:rFonts w:ascii="Verdana" w:hAnsi="Verdana" w:cs="Arial"/>
                  <w:color w:val="000000" w:themeColor="text1"/>
                  <w:sz w:val="18"/>
                  <w:szCs w:val="18"/>
                  <w:rPrChange w:id="1516" w:author="Author">
                    <w:rPr/>
                  </w:rPrChange>
                </w:rPr>
                <w:fldChar w:fldCharType="end"/>
              </w:r>
              <w:r w:rsidR="009F261C" w:rsidRPr="0051139A">
                <w:rPr>
                  <w:rFonts w:ascii="Verdana" w:hAnsi="Verdana" w:cs="Arial"/>
                  <w:color w:val="000000" w:themeColor="text1"/>
                  <w:sz w:val="18"/>
                  <w:szCs w:val="18"/>
                  <w:rPrChange w:id="1517" w:author="Author">
                    <w:rPr/>
                  </w:rPrChange>
                </w:rPr>
                <w:t xml:space="preserve"> </w:t>
              </w:r>
              <w:r w:rsidRPr="0051139A">
                <w:rPr>
                  <w:rFonts w:ascii="Verdana" w:hAnsi="Verdana" w:cs="Arial"/>
                  <w:color w:val="000000" w:themeColor="text1"/>
                  <w:sz w:val="18"/>
                  <w:szCs w:val="18"/>
                  <w:rPrChange w:id="1518" w:author="Author">
                    <w:rPr>
                      <w:rFonts w:ascii="Verdana" w:hAnsi="Verdana" w:cs="Arial"/>
                      <w:b/>
                      <w:color w:val="000000" w:themeColor="text1"/>
                      <w:sz w:val="18"/>
                      <w:szCs w:val="18"/>
                    </w:rPr>
                  </w:rPrChange>
                </w:rPr>
                <w:t>and open file</w:t>
              </w:r>
              <w:r w:rsidR="009F261C" w:rsidRPr="0051139A">
                <w:rPr>
                  <w:rFonts w:ascii="Verdana" w:hAnsi="Verdana" w:cs="Arial"/>
                  <w:color w:val="000000" w:themeColor="text1"/>
                  <w:sz w:val="18"/>
                  <w:szCs w:val="18"/>
                  <w:rPrChange w:id="1519" w:author="Author">
                    <w:rPr/>
                  </w:rPrChange>
                </w:rPr>
                <w:t xml:space="preserve"> </w:t>
              </w:r>
              <w:r w:rsidR="00FB74FA" w:rsidRPr="00FB74FA">
                <w:rPr>
                  <w:rFonts w:ascii="Verdana" w:hAnsi="Verdana" w:cs="Arial"/>
                  <w:color w:val="000000" w:themeColor="text1"/>
                  <w:sz w:val="18"/>
                  <w:szCs w:val="18"/>
                </w:rPr>
                <w:t>‘DropDownLOVs_25June2019’</w:t>
              </w:r>
              <w:del w:id="1520" w:author="Author">
                <w:r w:rsidR="009F261C" w:rsidRPr="0051139A" w:rsidDel="00FB74FA">
                  <w:rPr>
                    <w:rFonts w:ascii="Verdana" w:hAnsi="Verdana" w:cs="Arial"/>
                    <w:color w:val="000000" w:themeColor="text1"/>
                    <w:sz w:val="18"/>
                    <w:szCs w:val="18"/>
                    <w:rPrChange w:id="1521" w:author="Author">
                      <w:rPr/>
                    </w:rPrChange>
                  </w:rPr>
                  <w:delText>‘DropDownLOVs_ddmmmmyyyy’</w:delText>
                </w:r>
              </w:del>
            </w:ins>
          </w:p>
          <w:p w14:paraId="3735765A" w14:textId="77777777" w:rsidR="009F261C" w:rsidRPr="00A36525" w:rsidRDefault="009F261C">
            <w:pPr>
              <w:pStyle w:val="ListParagraph"/>
              <w:rPr>
                <w:rFonts w:ascii="Verdana" w:hAnsi="Verdana" w:cs="Arial"/>
                <w:color w:val="000000" w:themeColor="text1"/>
                <w:sz w:val="18"/>
                <w:szCs w:val="18"/>
                <w:rPrChange w:id="1522" w:author="Author">
                  <w:rPr/>
                </w:rPrChange>
              </w:rPr>
              <w:pPrChange w:id="1523" w:author="Author">
                <w:pPr/>
              </w:pPrChange>
            </w:pPr>
          </w:p>
          <w:p w14:paraId="2FF09303" w14:textId="405B93B0" w:rsidR="00C5196B" w:rsidRPr="00C5196B" w:rsidRDefault="00C5196B">
            <w:pPr>
              <w:pStyle w:val="steptext"/>
              <w:numPr>
                <w:ilvl w:val="0"/>
                <w:numId w:val="125"/>
              </w:numPr>
              <w:rPr>
                <w:rFonts w:ascii="Verdana" w:eastAsiaTheme="minorHAnsi" w:hAnsi="Verdana" w:cs="Arial"/>
                <w:color w:val="000000" w:themeColor="text1"/>
                <w:sz w:val="18"/>
                <w:szCs w:val="18"/>
              </w:rPr>
              <w:pPrChange w:id="1524" w:author="Author">
                <w:pPr>
                  <w:pStyle w:val="steptext"/>
                  <w:numPr>
                    <w:numId w:val="118"/>
                  </w:numPr>
                  <w:ind w:left="720" w:hanging="360"/>
                </w:pPr>
              </w:pPrChange>
            </w:pPr>
            <w:r w:rsidRPr="00C5196B">
              <w:rPr>
                <w:rFonts w:ascii="Verdana" w:eastAsiaTheme="minorHAnsi" w:hAnsi="Verdana" w:cs="Arial"/>
                <w:color w:val="000000" w:themeColor="text1"/>
                <w:sz w:val="18"/>
                <w:szCs w:val="18"/>
              </w:rPr>
              <w:t>Go to</w:t>
            </w:r>
            <w:ins w:id="1525" w:author="Author">
              <w:r w:rsidR="009F261C">
                <w:rPr>
                  <w:rFonts w:ascii="Verdana" w:eastAsiaTheme="minorHAnsi" w:hAnsi="Verdana" w:cs="Arial"/>
                  <w:color w:val="000000" w:themeColor="text1"/>
                  <w:sz w:val="18"/>
                  <w:szCs w:val="18"/>
                </w:rPr>
                <w:t xml:space="preserve"> CSR</w:t>
              </w:r>
            </w:ins>
            <w:r w:rsidRPr="00C5196B">
              <w:rPr>
                <w:rFonts w:ascii="Verdana" w:eastAsiaTheme="minorHAnsi" w:hAnsi="Verdana" w:cs="Arial"/>
                <w:color w:val="000000" w:themeColor="text1"/>
                <w:sz w:val="18"/>
                <w:szCs w:val="18"/>
              </w:rPr>
              <w:t xml:space="preserve"> column ‘Company Code’ from CSR report and vlookup the code in</w:t>
            </w:r>
            <w:ins w:id="1526" w:author="Author">
              <w:r w:rsidR="009F261C">
                <w:rPr>
                  <w:rFonts w:ascii="Verdana" w:eastAsiaTheme="minorHAnsi" w:hAnsi="Verdana" w:cs="Arial"/>
                  <w:color w:val="000000" w:themeColor="text1"/>
                  <w:sz w:val="18"/>
                  <w:szCs w:val="18"/>
                </w:rPr>
                <w:t xml:space="preserve"> the </w:t>
              </w:r>
              <w:r w:rsidR="009F261C" w:rsidRPr="00B32DF9">
                <w:rPr>
                  <w:rFonts w:ascii="Verdana" w:hAnsi="Verdana" w:cs="Arial"/>
                  <w:color w:val="000000" w:themeColor="text1"/>
                  <w:sz w:val="18"/>
                  <w:szCs w:val="18"/>
                </w:rPr>
                <w:t>file</w:t>
              </w:r>
              <w:r w:rsidR="009F261C">
                <w:rPr>
                  <w:rFonts w:ascii="Verdana" w:hAnsi="Verdana" w:cs="Arial"/>
                  <w:color w:val="000000" w:themeColor="text1"/>
                  <w:sz w:val="18"/>
                  <w:szCs w:val="18"/>
                </w:rPr>
                <w:t xml:space="preserve"> </w:t>
              </w:r>
              <w:r w:rsidR="00FB74FA" w:rsidRPr="00FB74FA">
                <w:rPr>
                  <w:rFonts w:ascii="Verdana" w:hAnsi="Verdana" w:cs="Arial"/>
                  <w:color w:val="000000" w:themeColor="text1"/>
                  <w:sz w:val="18"/>
                  <w:szCs w:val="18"/>
                </w:rPr>
                <w:t>‘DropDownLOVs_25June2019’</w:t>
              </w:r>
              <w:del w:id="1527" w:author="Author">
                <w:r w:rsidR="009F261C" w:rsidDel="00FB74FA">
                  <w:rPr>
                    <w:rFonts w:ascii="Verdana" w:hAnsi="Verdana" w:cs="Arial"/>
                    <w:color w:val="000000" w:themeColor="text1"/>
                    <w:sz w:val="18"/>
                    <w:szCs w:val="18"/>
                  </w:rPr>
                  <w:delText xml:space="preserve">‘DropDownLOVs_ddmmmmyyyy’ </w:delText>
                </w:r>
              </w:del>
              <w:r w:rsidR="00FB74FA">
                <w:rPr>
                  <w:rFonts w:ascii="Verdana" w:hAnsi="Verdana" w:cs="Arial"/>
                  <w:color w:val="000000" w:themeColor="text1"/>
                  <w:sz w:val="18"/>
                  <w:szCs w:val="18"/>
                </w:rPr>
                <w:t xml:space="preserve"> </w:t>
              </w:r>
              <w:r w:rsidR="009F261C">
                <w:rPr>
                  <w:rFonts w:ascii="Verdana" w:hAnsi="Verdana" w:cs="Arial"/>
                  <w:color w:val="000000" w:themeColor="text1"/>
                  <w:sz w:val="18"/>
                  <w:szCs w:val="18"/>
                </w:rPr>
                <w:t>in</w:t>
              </w:r>
            </w:ins>
            <w:del w:id="1528" w:author="Author">
              <w:r w:rsidRPr="00C5196B" w:rsidDel="009F261C">
                <w:rPr>
                  <w:rFonts w:ascii="Verdana" w:eastAsiaTheme="minorHAnsi" w:hAnsi="Verdana" w:cs="Arial"/>
                  <w:color w:val="000000" w:themeColor="text1"/>
                  <w:sz w:val="18"/>
                  <w:szCs w:val="18"/>
                </w:rPr>
                <w:delText xml:space="preserve"> the</w:delText>
              </w:r>
            </w:del>
            <w:r w:rsidRPr="00C5196B">
              <w:rPr>
                <w:rFonts w:ascii="Verdana" w:eastAsiaTheme="minorHAnsi" w:hAnsi="Verdana" w:cs="Arial"/>
                <w:color w:val="000000" w:themeColor="text1"/>
                <w:sz w:val="18"/>
                <w:szCs w:val="18"/>
              </w:rPr>
              <w:t xml:space="preserve"> worksheet </w:t>
            </w:r>
            <w:r w:rsidR="00072737">
              <w:rPr>
                <w:rFonts w:ascii="Verdana" w:eastAsiaTheme="minorHAnsi" w:hAnsi="Verdana" w:cs="Arial"/>
                <w:color w:val="000000" w:themeColor="text1"/>
                <w:sz w:val="18"/>
                <w:szCs w:val="18"/>
              </w:rPr>
              <w:t>‘</w:t>
            </w:r>
            <w:r w:rsidR="00072737" w:rsidRPr="00072737">
              <w:rPr>
                <w:rFonts w:ascii="Verdana" w:eastAsiaTheme="minorHAnsi" w:hAnsi="Verdana" w:cs="Arial"/>
                <w:color w:val="000000" w:themeColor="text1"/>
                <w:sz w:val="18"/>
                <w:szCs w:val="18"/>
              </w:rPr>
              <w:t>Record Company Mapping</w:t>
            </w:r>
            <w:r w:rsidR="00072737">
              <w:rPr>
                <w:rFonts w:ascii="Verdana" w:eastAsiaTheme="minorHAnsi" w:hAnsi="Verdana" w:cs="Arial"/>
                <w:color w:val="000000" w:themeColor="text1"/>
                <w:sz w:val="18"/>
                <w:szCs w:val="18"/>
              </w:rPr>
              <w:t>’</w:t>
            </w:r>
            <w:r w:rsidRPr="00C5196B">
              <w:rPr>
                <w:rFonts w:ascii="Verdana" w:eastAsiaTheme="minorHAnsi" w:hAnsi="Verdana" w:cs="Arial"/>
                <w:color w:val="000000" w:themeColor="text1"/>
                <w:sz w:val="18"/>
                <w:szCs w:val="18"/>
              </w:rPr>
              <w:t xml:space="preserve"> </w:t>
            </w:r>
            <w:del w:id="1529" w:author="Author">
              <w:r w:rsidR="00072737" w:rsidDel="009F261C">
                <w:rPr>
                  <w:rFonts w:ascii="Verdana" w:eastAsiaTheme="minorHAnsi" w:hAnsi="Verdana" w:cs="Arial"/>
                  <w:color w:val="000000" w:themeColor="text1"/>
                  <w:sz w:val="18"/>
                  <w:szCs w:val="18"/>
                </w:rPr>
                <w:delText xml:space="preserve">available in the Global Template Workbook </w:delText>
              </w:r>
            </w:del>
            <w:r w:rsidR="00072737">
              <w:rPr>
                <w:rFonts w:ascii="Verdana" w:eastAsiaTheme="minorHAnsi" w:hAnsi="Verdana" w:cs="Arial"/>
                <w:color w:val="000000" w:themeColor="text1"/>
                <w:sz w:val="18"/>
                <w:szCs w:val="18"/>
              </w:rPr>
              <w:t xml:space="preserve">in </w:t>
            </w:r>
            <w:r w:rsidRPr="00C5196B">
              <w:rPr>
                <w:rFonts w:ascii="Verdana" w:eastAsiaTheme="minorHAnsi" w:hAnsi="Verdana" w:cs="Arial"/>
                <w:color w:val="000000" w:themeColor="text1"/>
                <w:sz w:val="18"/>
                <w:szCs w:val="18"/>
              </w:rPr>
              <w:t xml:space="preserve">column </w:t>
            </w:r>
            <w:r w:rsidR="00072737">
              <w:rPr>
                <w:rFonts w:ascii="Verdana" w:eastAsiaTheme="minorHAnsi" w:hAnsi="Verdana" w:cs="Arial"/>
                <w:color w:val="000000" w:themeColor="text1"/>
                <w:sz w:val="18"/>
                <w:szCs w:val="18"/>
              </w:rPr>
              <w:t>B ‘</w:t>
            </w:r>
            <w:r w:rsidR="00072737" w:rsidRPr="00072737">
              <w:rPr>
                <w:rFonts w:ascii="Verdana" w:eastAsiaTheme="minorHAnsi" w:hAnsi="Verdana" w:cs="Arial"/>
                <w:color w:val="000000" w:themeColor="text1"/>
                <w:sz w:val="18"/>
                <w:szCs w:val="18"/>
              </w:rPr>
              <w:t>Record Company</w:t>
            </w:r>
            <w:r w:rsidR="00072737">
              <w:rPr>
                <w:rFonts w:ascii="Verdana" w:eastAsiaTheme="minorHAnsi" w:hAnsi="Verdana" w:cs="Arial"/>
                <w:color w:val="000000" w:themeColor="text1"/>
                <w:sz w:val="18"/>
                <w:szCs w:val="18"/>
              </w:rPr>
              <w:t>’</w:t>
            </w:r>
            <w:r w:rsidRPr="00C5196B">
              <w:rPr>
                <w:rFonts w:ascii="Verdana" w:eastAsiaTheme="minorHAnsi" w:hAnsi="Verdana" w:cs="Arial"/>
                <w:color w:val="000000" w:themeColor="text1"/>
                <w:sz w:val="18"/>
                <w:szCs w:val="18"/>
              </w:rPr>
              <w:t xml:space="preserve"> </w:t>
            </w:r>
          </w:p>
          <w:p w14:paraId="238510B9" w14:textId="77777777" w:rsidR="00FB74FA" w:rsidRDefault="00FB74FA" w:rsidP="0088163B">
            <w:pPr>
              <w:rPr>
                <w:ins w:id="1530" w:author="Author"/>
                <w:rFonts w:ascii="Verdana" w:hAnsi="Verdana" w:cs="Arial"/>
                <w:color w:val="FF0000"/>
                <w:sz w:val="18"/>
                <w:szCs w:val="18"/>
              </w:rPr>
            </w:pPr>
          </w:p>
          <w:p w14:paraId="3B44B607" w14:textId="60CFEB5C" w:rsidR="00C5196B" w:rsidRPr="00C5196B" w:rsidRDefault="003203C1" w:rsidP="0088163B">
            <w:pPr>
              <w:rPr>
                <w:rFonts w:ascii="Verdana" w:hAnsi="Verdana" w:cs="Arial"/>
                <w:b/>
                <w:color w:val="000000" w:themeColor="text1"/>
                <w:sz w:val="18"/>
                <w:szCs w:val="18"/>
                <w:lang w:val="en-US"/>
              </w:rPr>
            </w:pPr>
            <w:r w:rsidRPr="003203C1">
              <w:rPr>
                <w:rFonts w:ascii="Verdana" w:hAnsi="Verdana" w:cs="Arial"/>
                <w:color w:val="FF0000"/>
                <w:sz w:val="18"/>
                <w:szCs w:val="18"/>
              </w:rPr>
              <w:t>Added the mapping worksheets and column name in 18/06/2019</w:t>
            </w:r>
            <w:ins w:id="1531" w:author="Author">
              <w:r w:rsidR="009F261C">
                <w:rPr>
                  <w:rFonts w:ascii="Verdana" w:hAnsi="Verdana" w:cs="Arial"/>
                  <w:color w:val="FF0000"/>
                  <w:sz w:val="18"/>
                  <w:szCs w:val="18"/>
                </w:rPr>
                <w:t>. Step updated in 26.06.2019 to include the mapping tables location in the Sh</w:t>
              </w:r>
              <w:r w:rsidR="005005EA">
                <w:rPr>
                  <w:rFonts w:ascii="Verdana" w:hAnsi="Verdana" w:cs="Arial"/>
                  <w:color w:val="FF0000"/>
                  <w:sz w:val="18"/>
                  <w:szCs w:val="18"/>
                </w:rPr>
                <w:t>a</w:t>
              </w:r>
              <w:r w:rsidR="009F261C">
                <w:rPr>
                  <w:rFonts w:ascii="Verdana" w:hAnsi="Verdana" w:cs="Arial"/>
                  <w:color w:val="FF0000"/>
                  <w:sz w:val="18"/>
                  <w:szCs w:val="18"/>
                </w:rPr>
                <w:t xml:space="preserve">red Network Path file </w:t>
              </w:r>
              <w:r w:rsidR="00FB74FA" w:rsidRPr="00FB74FA">
                <w:rPr>
                  <w:rFonts w:ascii="Verdana" w:hAnsi="Verdana" w:cs="Arial"/>
                  <w:color w:val="FF0000"/>
                  <w:sz w:val="18"/>
                  <w:szCs w:val="18"/>
                </w:rPr>
                <w:t>‘DropDownLOVs_25June2019’</w:t>
              </w:r>
              <w:del w:id="1532" w:author="Author">
                <w:r w:rsidR="009F261C" w:rsidRPr="009F261C" w:rsidDel="00FB74FA">
                  <w:rPr>
                    <w:rFonts w:ascii="Verdana" w:hAnsi="Verdana" w:cs="Arial"/>
                    <w:color w:val="FF0000"/>
                    <w:sz w:val="18"/>
                    <w:szCs w:val="18"/>
                  </w:rPr>
                  <w:delText>‘DropDownLOVs_ddmmmmyyyy’</w:delText>
                </w:r>
              </w:del>
            </w:ins>
          </w:p>
        </w:tc>
        <w:tc>
          <w:tcPr>
            <w:tcW w:w="1418" w:type="dxa"/>
          </w:tcPr>
          <w:p w14:paraId="5607FF83" w14:textId="77777777" w:rsidR="0088163B" w:rsidRPr="000F672E" w:rsidRDefault="0088163B" w:rsidP="000F672E">
            <w:pPr>
              <w:rPr>
                <w:rFonts w:cs="Arial"/>
                <w:b/>
                <w:color w:val="000000" w:themeColor="text1"/>
                <w:sz w:val="18"/>
                <w:szCs w:val="18"/>
                <w:lang w:val="en-US"/>
              </w:rPr>
            </w:pPr>
          </w:p>
        </w:tc>
        <w:tc>
          <w:tcPr>
            <w:tcW w:w="10938" w:type="dxa"/>
          </w:tcPr>
          <w:p w14:paraId="0BE21DAF" w14:textId="066B8E58" w:rsidR="0088163B" w:rsidRDefault="00072737" w:rsidP="00DA4947">
            <w:pPr>
              <w:rPr>
                <w:noProof/>
              </w:rPr>
            </w:pPr>
            <w:r>
              <w:rPr>
                <w:noProof/>
                <w:lang w:val="en-US"/>
              </w:rPr>
              <w:drawing>
                <wp:inline distT="0" distB="0" distL="0" distR="0" wp14:anchorId="67407120" wp14:editId="52143C9E">
                  <wp:extent cx="1924133" cy="166145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927555" cy="1664408"/>
                          </a:xfrm>
                          <a:prstGeom prst="rect">
                            <a:avLst/>
                          </a:prstGeom>
                        </pic:spPr>
                      </pic:pic>
                    </a:graphicData>
                  </a:graphic>
                </wp:inline>
              </w:drawing>
            </w:r>
            <w:r w:rsidR="005D20D4">
              <w:rPr>
                <w:noProof/>
                <w:lang w:val="en-US"/>
              </w:rPr>
              <w:drawing>
                <wp:anchor distT="0" distB="0" distL="114300" distR="114300" simplePos="0" relativeHeight="251703296" behindDoc="0" locked="0" layoutInCell="1" allowOverlap="1" wp14:anchorId="67D17603" wp14:editId="07323394">
                  <wp:simplePos x="0" y="0"/>
                  <wp:positionH relativeFrom="column">
                    <wp:posOffset>-2402</wp:posOffset>
                  </wp:positionH>
                  <wp:positionV relativeFrom="paragraph">
                    <wp:posOffset>552</wp:posOffset>
                  </wp:positionV>
                  <wp:extent cx="1933575" cy="1577340"/>
                  <wp:effectExtent l="0" t="0" r="9525" b="3810"/>
                  <wp:wrapThrough wrapText="bothSides">
                    <wp:wrapPolygon edited="0">
                      <wp:start x="0" y="0"/>
                      <wp:lineTo x="0" y="21391"/>
                      <wp:lineTo x="21494" y="21391"/>
                      <wp:lineTo x="21494" y="0"/>
                      <wp:lineTo x="0" y="0"/>
                    </wp:wrapPolygon>
                  </wp:wrapThrough>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1933575" cy="1577340"/>
                          </a:xfrm>
                          <a:prstGeom prst="rect">
                            <a:avLst/>
                          </a:prstGeom>
                        </pic:spPr>
                      </pic:pic>
                    </a:graphicData>
                  </a:graphic>
                </wp:anchor>
              </w:drawing>
            </w:r>
          </w:p>
        </w:tc>
      </w:tr>
      <w:tr w:rsidR="0088163B" w:rsidRPr="005335B1" w14:paraId="715143C9" w14:textId="77777777" w:rsidTr="00FA4F51">
        <w:trPr>
          <w:cantSplit/>
          <w:trHeight w:val="20"/>
        </w:trPr>
        <w:tc>
          <w:tcPr>
            <w:tcW w:w="1843" w:type="dxa"/>
          </w:tcPr>
          <w:p w14:paraId="26278456" w14:textId="77777777" w:rsidR="0088163B" w:rsidRPr="004D4431" w:rsidRDefault="000443A2" w:rsidP="000F672E">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3.1.38</w:t>
            </w:r>
            <w:r w:rsidR="004D4431">
              <w:rPr>
                <w:rFonts w:ascii="Verdana" w:eastAsiaTheme="minorHAnsi" w:hAnsi="Verdana" w:cs="Arial"/>
                <w:b/>
                <w:color w:val="000000" w:themeColor="text1"/>
                <w:sz w:val="18"/>
                <w:szCs w:val="18"/>
              </w:rPr>
              <w:t xml:space="preserve"> </w:t>
            </w:r>
            <w:r w:rsidR="00CF0488" w:rsidRPr="00293F54">
              <w:rPr>
                <w:rFonts w:ascii="Verdana" w:eastAsiaTheme="minorHAnsi" w:hAnsi="Verdana" w:cs="Arial"/>
                <w:color w:val="000000" w:themeColor="text1"/>
                <w:sz w:val="18"/>
                <w:szCs w:val="18"/>
              </w:rPr>
              <w:t>Preparation of NAM CSR report</w:t>
            </w:r>
            <w:r w:rsidR="00CF0488">
              <w:rPr>
                <w:rFonts w:ascii="Verdana" w:eastAsiaTheme="minorHAnsi" w:hAnsi="Verdana" w:cs="Arial"/>
                <w:color w:val="000000" w:themeColor="text1"/>
                <w:sz w:val="18"/>
                <w:szCs w:val="18"/>
              </w:rPr>
              <w:t xml:space="preserve">. </w:t>
            </w:r>
            <w:r w:rsidR="00C5196B">
              <w:rPr>
                <w:rFonts w:ascii="Verdana" w:eastAsiaTheme="minorHAnsi" w:hAnsi="Verdana" w:cs="Arial"/>
                <w:color w:val="000000" w:themeColor="text1"/>
                <w:sz w:val="18"/>
                <w:szCs w:val="18"/>
              </w:rPr>
              <w:t>Populate Global Template columns</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550CA1CB" w14:textId="141B1506" w:rsidR="0088163B" w:rsidRDefault="00C5196B" w:rsidP="0088163B">
            <w:pPr>
              <w:rPr>
                <w:ins w:id="1533" w:author="Author"/>
                <w:rFonts w:ascii="Verdana" w:hAnsi="Verdana" w:cs="Arial"/>
                <w:b/>
                <w:color w:val="000000" w:themeColor="text1"/>
                <w:sz w:val="18"/>
                <w:szCs w:val="18"/>
              </w:rPr>
            </w:pPr>
            <w:r w:rsidRPr="00C5196B">
              <w:rPr>
                <w:rFonts w:ascii="Verdana" w:hAnsi="Verdana" w:cs="Arial"/>
                <w:b/>
                <w:color w:val="000000" w:themeColor="text1"/>
                <w:sz w:val="18"/>
                <w:szCs w:val="18"/>
              </w:rPr>
              <w:t>Populate column DATA SOURCE from Global Template:</w:t>
            </w:r>
          </w:p>
          <w:p w14:paraId="6E024511" w14:textId="77777777" w:rsidR="009F261C" w:rsidRDefault="009F261C" w:rsidP="0088163B">
            <w:pPr>
              <w:rPr>
                <w:rFonts w:ascii="Verdana" w:hAnsi="Verdana" w:cs="Arial"/>
                <w:b/>
                <w:color w:val="000000" w:themeColor="text1"/>
                <w:sz w:val="18"/>
                <w:szCs w:val="18"/>
              </w:rPr>
            </w:pPr>
          </w:p>
          <w:p w14:paraId="4E149A7F" w14:textId="588C831F" w:rsidR="009F261C" w:rsidRDefault="009F261C" w:rsidP="00FB74FA">
            <w:pPr>
              <w:pStyle w:val="ListParagraph"/>
              <w:numPr>
                <w:ilvl w:val="0"/>
                <w:numId w:val="117"/>
              </w:numPr>
              <w:rPr>
                <w:ins w:id="1534" w:author="Author"/>
                <w:rFonts w:ascii="Verdana" w:hAnsi="Verdana" w:cs="Arial"/>
                <w:color w:val="000000" w:themeColor="text1"/>
                <w:sz w:val="18"/>
                <w:szCs w:val="18"/>
              </w:rPr>
            </w:pPr>
            <w:ins w:id="1535" w:author="Author">
              <w:r w:rsidRPr="00B32DF9">
                <w:rPr>
                  <w:rFonts w:ascii="Verdana" w:hAnsi="Verdana" w:cs="Arial"/>
                  <w:color w:val="000000" w:themeColor="text1"/>
                  <w:sz w:val="18"/>
                  <w:szCs w:val="18"/>
                </w:rPr>
                <w:t xml:space="preserve">Go to the Shared Network Path </w:t>
              </w:r>
              <w:r>
                <w:rPr>
                  <w:rFonts w:ascii="Verdana" w:hAnsi="Verdana" w:cs="Arial"/>
                  <w:color w:val="000000" w:themeColor="text1"/>
                  <w:sz w:val="18"/>
                  <w:szCs w:val="18"/>
                </w:rPr>
                <w:fldChar w:fldCharType="begin"/>
              </w:r>
              <w:r>
                <w:rPr>
                  <w:rFonts w:ascii="Verdana" w:hAnsi="Verdana" w:cs="Arial"/>
                  <w:color w:val="000000" w:themeColor="text1"/>
                  <w:sz w:val="18"/>
                  <w:szCs w:val="18"/>
                </w:rPr>
                <w:instrText xml:space="preserve"> HYPERLINK "</w:instrText>
              </w:r>
              <w:r w:rsidRPr="009F261C">
                <w:rPr>
                  <w:rFonts w:ascii="Verdana" w:hAnsi="Verdana" w:cs="Arial"/>
                  <w:color w:val="000000" w:themeColor="text1"/>
                  <w:sz w:val="18"/>
                  <w:szCs w:val="18"/>
                </w:rPr>
                <w:instrText>\\\\seskcifssvm01\\GPT_RPA\\Dictionaries</w:instrText>
              </w:r>
              <w:r>
                <w:rPr>
                  <w:rFonts w:ascii="Verdana" w:hAnsi="Verdana" w:cs="Arial"/>
                  <w:color w:val="000000" w:themeColor="text1"/>
                  <w:sz w:val="18"/>
                  <w:szCs w:val="18"/>
                </w:rPr>
                <w:instrText xml:space="preserve">" </w:instrText>
              </w:r>
              <w:r>
                <w:rPr>
                  <w:rFonts w:ascii="Verdana" w:hAnsi="Verdana" w:cs="Arial"/>
                  <w:color w:val="000000" w:themeColor="text1"/>
                  <w:sz w:val="18"/>
                  <w:szCs w:val="18"/>
                </w:rPr>
                <w:fldChar w:fldCharType="separate"/>
              </w:r>
              <w:r w:rsidRPr="000B7EE1">
                <w:rPr>
                  <w:rStyle w:val="Hyperlink"/>
                  <w:rFonts w:ascii="Verdana" w:hAnsi="Verdana" w:cs="Arial"/>
                  <w:sz w:val="18"/>
                  <w:szCs w:val="18"/>
                </w:rPr>
                <w:t>\\seskcifssvm01\GPT_RPA\Dictionaries</w:t>
              </w:r>
              <w:r>
                <w:rPr>
                  <w:rFonts w:ascii="Verdana" w:hAnsi="Verdana" w:cs="Arial"/>
                  <w:color w:val="000000" w:themeColor="text1"/>
                  <w:sz w:val="18"/>
                  <w:szCs w:val="18"/>
                </w:rPr>
                <w:fldChar w:fldCharType="end"/>
              </w:r>
              <w:r>
                <w:rPr>
                  <w:rFonts w:ascii="Verdana" w:hAnsi="Verdana" w:cs="Arial"/>
                  <w:color w:val="000000" w:themeColor="text1"/>
                  <w:sz w:val="18"/>
                  <w:szCs w:val="18"/>
                </w:rPr>
                <w:t xml:space="preserve"> </w:t>
              </w:r>
              <w:r w:rsidRPr="00B32DF9">
                <w:rPr>
                  <w:rFonts w:ascii="Verdana" w:hAnsi="Verdana" w:cs="Arial"/>
                  <w:color w:val="000000" w:themeColor="text1"/>
                  <w:sz w:val="18"/>
                  <w:szCs w:val="18"/>
                </w:rPr>
                <w:t>and open file</w:t>
              </w:r>
              <w:r>
                <w:rPr>
                  <w:rFonts w:ascii="Verdana" w:hAnsi="Verdana" w:cs="Arial"/>
                  <w:color w:val="000000" w:themeColor="text1"/>
                  <w:sz w:val="18"/>
                  <w:szCs w:val="18"/>
                </w:rPr>
                <w:t xml:space="preserve"> </w:t>
              </w:r>
              <w:r w:rsidR="00FB74FA" w:rsidRPr="00FB74FA">
                <w:rPr>
                  <w:rFonts w:ascii="Verdana" w:hAnsi="Verdana" w:cs="Arial"/>
                  <w:color w:val="000000" w:themeColor="text1"/>
                  <w:sz w:val="18"/>
                  <w:szCs w:val="18"/>
                </w:rPr>
                <w:t>‘DropDownLOVs_25June2019’</w:t>
              </w:r>
              <w:del w:id="1536" w:author="Author">
                <w:r w:rsidDel="00FB74FA">
                  <w:rPr>
                    <w:rFonts w:ascii="Verdana" w:hAnsi="Verdana" w:cs="Arial"/>
                    <w:color w:val="000000" w:themeColor="text1"/>
                    <w:sz w:val="18"/>
                    <w:szCs w:val="18"/>
                  </w:rPr>
                  <w:delText>‘DropDownLOVs_ddmmmmyyyy’</w:delText>
                </w:r>
              </w:del>
            </w:ins>
          </w:p>
          <w:p w14:paraId="60A7DEAE" w14:textId="77777777" w:rsidR="00C5196B" w:rsidRDefault="00C5196B" w:rsidP="0088163B">
            <w:pPr>
              <w:rPr>
                <w:rFonts w:ascii="Verdana" w:hAnsi="Verdana" w:cs="Arial"/>
                <w:b/>
                <w:color w:val="000000" w:themeColor="text1"/>
                <w:sz w:val="18"/>
                <w:szCs w:val="18"/>
              </w:rPr>
            </w:pPr>
          </w:p>
          <w:p w14:paraId="0C749286" w14:textId="1319656D" w:rsidR="003203C1" w:rsidRDefault="00C5196B">
            <w:pPr>
              <w:pStyle w:val="steptext"/>
              <w:numPr>
                <w:ilvl w:val="0"/>
                <w:numId w:val="117"/>
              </w:numPr>
              <w:rPr>
                <w:rFonts w:ascii="Verdana" w:eastAsiaTheme="minorHAnsi" w:hAnsi="Verdana" w:cs="Arial"/>
                <w:color w:val="000000" w:themeColor="text1"/>
                <w:sz w:val="18"/>
                <w:szCs w:val="18"/>
              </w:rPr>
              <w:pPrChange w:id="1537" w:author="Author">
                <w:pPr>
                  <w:pStyle w:val="steptext"/>
                  <w:numPr>
                    <w:numId w:val="63"/>
                  </w:numPr>
                  <w:ind w:left="720" w:hanging="360"/>
                </w:pPr>
              </w:pPrChange>
            </w:pPr>
            <w:r w:rsidRPr="00C5196B">
              <w:rPr>
                <w:rFonts w:ascii="Verdana" w:eastAsiaTheme="minorHAnsi" w:hAnsi="Verdana" w:cs="Arial"/>
                <w:color w:val="000000" w:themeColor="text1"/>
                <w:sz w:val="18"/>
                <w:szCs w:val="18"/>
              </w:rPr>
              <w:t xml:space="preserve">Go to </w:t>
            </w:r>
            <w:ins w:id="1538" w:author="Author">
              <w:r w:rsidR="009F261C">
                <w:rPr>
                  <w:rFonts w:ascii="Verdana" w:eastAsiaTheme="minorHAnsi" w:hAnsi="Verdana" w:cs="Arial"/>
                  <w:color w:val="000000" w:themeColor="text1"/>
                  <w:sz w:val="18"/>
                  <w:szCs w:val="18"/>
                </w:rPr>
                <w:t xml:space="preserve">CSR </w:t>
              </w:r>
            </w:ins>
            <w:r w:rsidRPr="00C5196B">
              <w:rPr>
                <w:rFonts w:ascii="Verdana" w:eastAsiaTheme="minorHAnsi" w:hAnsi="Verdana" w:cs="Arial"/>
                <w:color w:val="000000" w:themeColor="text1"/>
                <w:sz w:val="18"/>
                <w:szCs w:val="18"/>
              </w:rPr>
              <w:t>column</w:t>
            </w:r>
            <w:ins w:id="1539" w:author="Author">
              <w:r w:rsidR="009F261C">
                <w:rPr>
                  <w:rFonts w:ascii="Verdana" w:eastAsiaTheme="minorHAnsi" w:hAnsi="Verdana" w:cs="Arial"/>
                  <w:color w:val="000000" w:themeColor="text1"/>
                  <w:sz w:val="18"/>
                  <w:szCs w:val="18"/>
                </w:rPr>
                <w:t xml:space="preserve"> </w:t>
              </w:r>
            </w:ins>
            <w:del w:id="1540" w:author="Author">
              <w:r w:rsidRPr="00C5196B" w:rsidDel="009F261C">
                <w:rPr>
                  <w:rFonts w:ascii="Verdana" w:eastAsiaTheme="minorHAnsi" w:hAnsi="Verdana" w:cs="Arial"/>
                  <w:color w:val="000000" w:themeColor="text1"/>
                  <w:sz w:val="18"/>
                  <w:szCs w:val="18"/>
                </w:rPr>
                <w:delText xml:space="preserve"> </w:delText>
              </w:r>
            </w:del>
            <w:r w:rsidRPr="00C5196B">
              <w:rPr>
                <w:rFonts w:ascii="Verdana" w:eastAsiaTheme="minorHAnsi" w:hAnsi="Verdana" w:cs="Arial"/>
                <w:color w:val="000000" w:themeColor="text1"/>
                <w:sz w:val="18"/>
                <w:szCs w:val="18"/>
              </w:rPr>
              <w:t>‘System ID’ from CSR report and vlookup the code in</w:t>
            </w:r>
            <w:ins w:id="1541" w:author="Author">
              <w:r w:rsidR="009F261C">
                <w:rPr>
                  <w:rFonts w:ascii="Verdana" w:eastAsiaTheme="minorHAnsi" w:hAnsi="Verdana" w:cs="Arial"/>
                  <w:color w:val="000000" w:themeColor="text1"/>
                  <w:sz w:val="18"/>
                  <w:szCs w:val="18"/>
                </w:rPr>
                <w:t xml:space="preserve"> the file </w:t>
              </w:r>
              <w:r w:rsidR="00FB74FA" w:rsidRPr="00FB74FA">
                <w:rPr>
                  <w:rFonts w:ascii="Verdana" w:hAnsi="Verdana" w:cs="Arial"/>
                  <w:color w:val="000000" w:themeColor="text1"/>
                  <w:sz w:val="18"/>
                  <w:szCs w:val="18"/>
                </w:rPr>
                <w:t>‘DropDownLOVs_25June2019’</w:t>
              </w:r>
              <w:del w:id="1542" w:author="Author">
                <w:r w:rsidR="009F261C" w:rsidDel="00FB74FA">
                  <w:rPr>
                    <w:rFonts w:ascii="Verdana" w:hAnsi="Verdana" w:cs="Arial"/>
                    <w:color w:val="000000" w:themeColor="text1"/>
                    <w:sz w:val="18"/>
                    <w:szCs w:val="18"/>
                  </w:rPr>
                  <w:delText xml:space="preserve">‘DropDownLOVs_ddmmmmyyyy’ </w:delText>
                </w:r>
              </w:del>
              <w:r w:rsidR="00FB74FA">
                <w:rPr>
                  <w:rFonts w:ascii="Verdana" w:hAnsi="Verdana" w:cs="Arial"/>
                  <w:color w:val="000000" w:themeColor="text1"/>
                  <w:sz w:val="18"/>
                  <w:szCs w:val="18"/>
                </w:rPr>
                <w:t xml:space="preserve"> </w:t>
              </w:r>
              <w:r w:rsidR="009F261C">
                <w:rPr>
                  <w:rFonts w:ascii="Verdana" w:hAnsi="Verdana" w:cs="Arial"/>
                  <w:color w:val="000000" w:themeColor="text1"/>
                  <w:sz w:val="18"/>
                  <w:szCs w:val="18"/>
                </w:rPr>
                <w:t>in</w:t>
              </w:r>
            </w:ins>
            <w:del w:id="1543" w:author="Author">
              <w:r w:rsidRPr="00C5196B" w:rsidDel="009F261C">
                <w:rPr>
                  <w:rFonts w:ascii="Verdana" w:eastAsiaTheme="minorHAnsi" w:hAnsi="Verdana" w:cs="Arial"/>
                  <w:color w:val="000000" w:themeColor="text1"/>
                  <w:sz w:val="18"/>
                  <w:szCs w:val="18"/>
                </w:rPr>
                <w:delText xml:space="preserve"> the</w:delText>
              </w:r>
            </w:del>
            <w:r w:rsidRPr="00C5196B">
              <w:rPr>
                <w:rFonts w:ascii="Verdana" w:eastAsiaTheme="minorHAnsi" w:hAnsi="Verdana" w:cs="Arial"/>
                <w:color w:val="000000" w:themeColor="text1"/>
                <w:sz w:val="18"/>
                <w:szCs w:val="18"/>
              </w:rPr>
              <w:t xml:space="preserve"> worksheet </w:t>
            </w:r>
            <w:r w:rsidR="00046E0B">
              <w:rPr>
                <w:rFonts w:ascii="Verdana" w:eastAsiaTheme="minorHAnsi" w:hAnsi="Verdana" w:cs="Arial"/>
                <w:color w:val="000000" w:themeColor="text1"/>
                <w:sz w:val="18"/>
                <w:szCs w:val="18"/>
              </w:rPr>
              <w:t>‘</w:t>
            </w:r>
            <w:r w:rsidR="00046E0B" w:rsidRPr="00046E0B">
              <w:rPr>
                <w:rFonts w:ascii="Verdana" w:eastAsiaTheme="minorHAnsi" w:hAnsi="Verdana" w:cs="Arial"/>
                <w:color w:val="000000" w:themeColor="text1"/>
                <w:sz w:val="18"/>
                <w:szCs w:val="18"/>
              </w:rPr>
              <w:t>Data Source Mapping</w:t>
            </w:r>
            <w:r w:rsidR="00046E0B">
              <w:rPr>
                <w:rFonts w:ascii="Verdana" w:eastAsiaTheme="minorHAnsi" w:hAnsi="Verdana" w:cs="Arial"/>
                <w:color w:val="000000" w:themeColor="text1"/>
                <w:sz w:val="18"/>
                <w:szCs w:val="18"/>
              </w:rPr>
              <w:t>’</w:t>
            </w:r>
            <w:r w:rsidRPr="00C5196B">
              <w:rPr>
                <w:rFonts w:ascii="Verdana" w:eastAsiaTheme="minorHAnsi" w:hAnsi="Verdana" w:cs="Arial"/>
                <w:color w:val="000000" w:themeColor="text1"/>
                <w:sz w:val="18"/>
                <w:szCs w:val="18"/>
              </w:rPr>
              <w:t xml:space="preserve"> </w:t>
            </w:r>
            <w:del w:id="1544" w:author="Author">
              <w:r w:rsidR="00072737" w:rsidDel="009F261C">
                <w:rPr>
                  <w:rFonts w:ascii="Verdana" w:eastAsiaTheme="minorHAnsi" w:hAnsi="Verdana" w:cs="Arial"/>
                  <w:color w:val="000000" w:themeColor="text1"/>
                  <w:sz w:val="18"/>
                  <w:szCs w:val="18"/>
                </w:rPr>
                <w:delText xml:space="preserve">Global Template Workbook </w:delText>
              </w:r>
            </w:del>
            <w:r w:rsidR="00072737">
              <w:rPr>
                <w:rFonts w:ascii="Verdana" w:eastAsiaTheme="minorHAnsi" w:hAnsi="Verdana" w:cs="Arial"/>
                <w:color w:val="000000" w:themeColor="text1"/>
                <w:sz w:val="18"/>
                <w:szCs w:val="18"/>
              </w:rPr>
              <w:t xml:space="preserve">in </w:t>
            </w:r>
            <w:r w:rsidRPr="00C5196B">
              <w:rPr>
                <w:rFonts w:ascii="Verdana" w:eastAsiaTheme="minorHAnsi" w:hAnsi="Verdana" w:cs="Arial"/>
                <w:color w:val="000000" w:themeColor="text1"/>
                <w:sz w:val="18"/>
                <w:szCs w:val="18"/>
              </w:rPr>
              <w:t>column</w:t>
            </w:r>
            <w:r w:rsidR="00046E0B">
              <w:rPr>
                <w:rFonts w:ascii="Verdana" w:eastAsiaTheme="minorHAnsi" w:hAnsi="Verdana" w:cs="Arial"/>
                <w:color w:val="000000" w:themeColor="text1"/>
                <w:sz w:val="18"/>
                <w:szCs w:val="18"/>
              </w:rPr>
              <w:t xml:space="preserve"> B ‘</w:t>
            </w:r>
            <w:r w:rsidR="00046E0B" w:rsidRPr="00046E0B">
              <w:rPr>
                <w:rFonts w:ascii="Verdana" w:eastAsiaTheme="minorHAnsi" w:hAnsi="Verdana" w:cs="Arial"/>
                <w:color w:val="000000" w:themeColor="text1"/>
                <w:sz w:val="18"/>
                <w:szCs w:val="18"/>
              </w:rPr>
              <w:t>Data Source</w:t>
            </w:r>
            <w:r w:rsidR="00046E0B">
              <w:rPr>
                <w:rFonts w:ascii="Verdana" w:eastAsiaTheme="minorHAnsi" w:hAnsi="Verdana" w:cs="Arial"/>
                <w:color w:val="000000" w:themeColor="text1"/>
                <w:sz w:val="18"/>
                <w:szCs w:val="18"/>
              </w:rPr>
              <w:t>’</w:t>
            </w:r>
          </w:p>
          <w:p w14:paraId="2316B5AB" w14:textId="63DC1092" w:rsidR="00C5196B" w:rsidRPr="00C5196B" w:rsidRDefault="003203C1" w:rsidP="003203C1">
            <w:pPr>
              <w:pStyle w:val="steptext"/>
              <w:rPr>
                <w:rFonts w:ascii="Verdana" w:eastAsiaTheme="minorHAnsi" w:hAnsi="Verdana" w:cs="Arial"/>
                <w:color w:val="000000" w:themeColor="text1"/>
                <w:sz w:val="18"/>
                <w:szCs w:val="18"/>
              </w:rPr>
            </w:pPr>
            <w:r w:rsidRPr="003203C1">
              <w:rPr>
                <w:rFonts w:ascii="Verdana" w:eastAsiaTheme="minorHAnsi" w:hAnsi="Verdana" w:cs="Arial"/>
                <w:color w:val="FF0000"/>
                <w:sz w:val="18"/>
                <w:szCs w:val="18"/>
              </w:rPr>
              <w:t>Added the mapping worksheets and column name in 18/06/2019</w:t>
            </w:r>
          </w:p>
          <w:p w14:paraId="5DE62D9B" w14:textId="77777777" w:rsidR="00C5196B" w:rsidRDefault="00C5196B" w:rsidP="0088163B">
            <w:pPr>
              <w:rPr>
                <w:ins w:id="1545" w:author="Author"/>
                <w:rFonts w:ascii="Verdana" w:hAnsi="Verdana" w:cs="Arial"/>
                <w:b/>
                <w:color w:val="000000" w:themeColor="text1"/>
                <w:sz w:val="18"/>
                <w:szCs w:val="18"/>
                <w:lang w:val="en-US"/>
              </w:rPr>
            </w:pPr>
          </w:p>
          <w:p w14:paraId="1F344E59" w14:textId="77777777" w:rsidR="00A36525" w:rsidRDefault="00AF1336">
            <w:pPr>
              <w:pStyle w:val="ListParagraph"/>
              <w:numPr>
                <w:ilvl w:val="0"/>
                <w:numId w:val="117"/>
              </w:numPr>
              <w:rPr>
                <w:ins w:id="1546" w:author="Author"/>
                <w:rFonts w:ascii="Verdana" w:hAnsi="Verdana" w:cs="Arial"/>
                <w:b/>
                <w:color w:val="000000" w:themeColor="text1"/>
                <w:sz w:val="18"/>
                <w:szCs w:val="18"/>
                <w:lang w:val="en-US"/>
              </w:rPr>
              <w:pPrChange w:id="1547" w:author="Author">
                <w:pPr/>
              </w:pPrChange>
            </w:pPr>
            <w:ins w:id="1548" w:author="Author">
              <w:del w:id="1549" w:author="Author">
                <w:r w:rsidRPr="00685A1C" w:rsidDel="009F261C">
                  <w:rPr>
                    <w:rFonts w:ascii="Verdana" w:hAnsi="Verdana" w:cs="Arial"/>
                    <w:color w:val="000000" w:themeColor="text1"/>
                    <w:sz w:val="18"/>
                    <w:szCs w:val="18"/>
                    <w:lang w:val="en-US"/>
                    <w:rPrChange w:id="1550" w:author="Author">
                      <w:rPr>
                        <w:rFonts w:ascii="Verdana" w:hAnsi="Verdana" w:cs="Arial"/>
                        <w:b/>
                        <w:color w:val="000000" w:themeColor="text1"/>
                        <w:sz w:val="18"/>
                        <w:szCs w:val="18"/>
                        <w:lang w:val="en-US"/>
                      </w:rPr>
                    </w:rPrChange>
                  </w:rPr>
                  <w:delText>Must then</w:delText>
                </w:r>
              </w:del>
              <w:r w:rsidR="009F261C">
                <w:rPr>
                  <w:rFonts w:ascii="Verdana" w:hAnsi="Verdana" w:cs="Arial"/>
                  <w:color w:val="000000" w:themeColor="text1"/>
                  <w:sz w:val="18"/>
                  <w:szCs w:val="18"/>
                  <w:lang w:val="en-US"/>
                </w:rPr>
                <w:t>Then</w:t>
              </w:r>
              <w:r w:rsidRPr="00685A1C">
                <w:rPr>
                  <w:rFonts w:ascii="Verdana" w:hAnsi="Verdana" w:cs="Arial"/>
                  <w:color w:val="000000" w:themeColor="text1"/>
                  <w:sz w:val="18"/>
                  <w:szCs w:val="18"/>
                  <w:lang w:val="en-US"/>
                  <w:rPrChange w:id="1551" w:author="Author">
                    <w:rPr>
                      <w:rFonts w:ascii="Verdana" w:hAnsi="Verdana" w:cs="Arial"/>
                      <w:b/>
                      <w:color w:val="000000" w:themeColor="text1"/>
                      <w:sz w:val="18"/>
                      <w:szCs w:val="18"/>
                      <w:lang w:val="en-US"/>
                    </w:rPr>
                  </w:rPrChange>
                </w:rPr>
                <w:t xml:space="preserve"> </w:t>
              </w:r>
              <w:del w:id="1552" w:author="Author">
                <w:r w:rsidRPr="00685A1C" w:rsidDel="009F261C">
                  <w:rPr>
                    <w:rFonts w:ascii="Verdana" w:hAnsi="Verdana" w:cs="Arial"/>
                    <w:color w:val="000000" w:themeColor="text1"/>
                    <w:sz w:val="18"/>
                    <w:szCs w:val="18"/>
                    <w:lang w:val="en-US"/>
                    <w:rPrChange w:id="1553" w:author="Author">
                      <w:rPr>
                        <w:rFonts w:ascii="Verdana" w:hAnsi="Verdana" w:cs="Arial"/>
                        <w:b/>
                        <w:color w:val="000000" w:themeColor="text1"/>
                        <w:sz w:val="18"/>
                        <w:szCs w:val="18"/>
                        <w:lang w:val="en-US"/>
                      </w:rPr>
                    </w:rPrChange>
                  </w:rPr>
                  <w:delText>filter on</w:delText>
                </w:r>
              </w:del>
              <w:r w:rsidR="009F261C">
                <w:rPr>
                  <w:rFonts w:ascii="Verdana" w:hAnsi="Verdana" w:cs="Arial"/>
                  <w:color w:val="000000" w:themeColor="text1"/>
                  <w:sz w:val="18"/>
                  <w:szCs w:val="18"/>
                  <w:lang w:val="en-US"/>
                </w:rPr>
                <w:t>go to CSR column</w:t>
              </w:r>
              <w:r w:rsidRPr="00685A1C">
                <w:rPr>
                  <w:rFonts w:ascii="Verdana" w:hAnsi="Verdana" w:cs="Arial"/>
                  <w:color w:val="000000" w:themeColor="text1"/>
                  <w:sz w:val="18"/>
                  <w:szCs w:val="18"/>
                  <w:lang w:val="en-US"/>
                  <w:rPrChange w:id="1554" w:author="Author">
                    <w:rPr>
                      <w:rFonts w:ascii="Verdana" w:hAnsi="Verdana" w:cs="Arial"/>
                      <w:b/>
                      <w:color w:val="000000" w:themeColor="text1"/>
                      <w:sz w:val="18"/>
                      <w:szCs w:val="18"/>
                      <w:lang w:val="en-US"/>
                    </w:rPr>
                  </w:rPrChange>
                </w:rPr>
                <w:t xml:space="preserve"> </w:t>
              </w:r>
              <w:r w:rsidR="009F261C">
                <w:rPr>
                  <w:rFonts w:ascii="Verdana" w:hAnsi="Verdana" w:cs="Arial"/>
                  <w:color w:val="000000" w:themeColor="text1"/>
                  <w:sz w:val="18"/>
                  <w:szCs w:val="18"/>
                  <w:lang w:val="en-US"/>
                </w:rPr>
                <w:t>‘</w:t>
              </w:r>
              <w:r w:rsidRPr="00685A1C">
                <w:rPr>
                  <w:rFonts w:ascii="Verdana" w:hAnsi="Verdana" w:cs="Arial"/>
                  <w:color w:val="000000" w:themeColor="text1"/>
                  <w:sz w:val="18"/>
                  <w:szCs w:val="18"/>
                  <w:lang w:val="en-US"/>
                  <w:rPrChange w:id="1555" w:author="Author">
                    <w:rPr>
                      <w:rFonts w:ascii="Verdana" w:hAnsi="Verdana" w:cs="Arial"/>
                      <w:b/>
                      <w:color w:val="000000" w:themeColor="text1"/>
                      <w:sz w:val="18"/>
                      <w:szCs w:val="18"/>
                      <w:lang w:val="en-US"/>
                    </w:rPr>
                  </w:rPrChange>
                </w:rPr>
                <w:t xml:space="preserve">Reference </w:t>
              </w:r>
              <w:r w:rsidR="00A36525">
                <w:rPr>
                  <w:rFonts w:ascii="Verdana" w:hAnsi="Verdana" w:cs="Arial"/>
                  <w:color w:val="000000" w:themeColor="text1"/>
                  <w:sz w:val="18"/>
                  <w:szCs w:val="18"/>
                  <w:lang w:val="en-US"/>
                </w:rPr>
                <w:t xml:space="preserve">Document </w:t>
              </w:r>
              <w:r w:rsidRPr="00685A1C">
                <w:rPr>
                  <w:rFonts w:ascii="Verdana" w:hAnsi="Verdana" w:cs="Arial"/>
                  <w:color w:val="000000" w:themeColor="text1"/>
                  <w:sz w:val="18"/>
                  <w:szCs w:val="18"/>
                  <w:lang w:val="en-US"/>
                  <w:rPrChange w:id="1556" w:author="Author">
                    <w:rPr>
                      <w:rFonts w:ascii="Verdana" w:hAnsi="Verdana" w:cs="Arial"/>
                      <w:b/>
                      <w:color w:val="000000" w:themeColor="text1"/>
                      <w:sz w:val="18"/>
                      <w:szCs w:val="18"/>
                      <w:lang w:val="en-US"/>
                    </w:rPr>
                  </w:rPrChange>
                </w:rPr>
                <w:t>Number</w:t>
              </w:r>
              <w:r w:rsidR="009F261C">
                <w:rPr>
                  <w:rFonts w:ascii="Verdana" w:hAnsi="Verdana" w:cs="Arial"/>
                  <w:color w:val="000000" w:themeColor="text1"/>
                  <w:sz w:val="18"/>
                  <w:szCs w:val="18"/>
                  <w:lang w:val="en-US"/>
                </w:rPr>
                <w:t>’</w:t>
              </w:r>
              <w:r w:rsidR="00A36525">
                <w:rPr>
                  <w:rFonts w:ascii="Verdana" w:hAnsi="Verdana" w:cs="Arial"/>
                  <w:color w:val="000000" w:themeColor="text1"/>
                  <w:sz w:val="18"/>
                  <w:szCs w:val="18"/>
                  <w:lang w:val="en-US"/>
                </w:rPr>
                <w:t xml:space="preserve"> and filter on the values that</w:t>
              </w:r>
              <w:r w:rsidRPr="00685A1C">
                <w:rPr>
                  <w:rFonts w:ascii="Verdana" w:hAnsi="Verdana" w:cs="Arial"/>
                  <w:color w:val="000000" w:themeColor="text1"/>
                  <w:sz w:val="18"/>
                  <w:szCs w:val="18"/>
                  <w:lang w:val="en-US"/>
                  <w:rPrChange w:id="1557" w:author="Author">
                    <w:rPr>
                      <w:rFonts w:ascii="Verdana" w:hAnsi="Verdana" w:cs="Arial"/>
                      <w:b/>
                      <w:color w:val="000000" w:themeColor="text1"/>
                      <w:sz w:val="18"/>
                      <w:szCs w:val="18"/>
                      <w:lang w:val="en-US"/>
                    </w:rPr>
                  </w:rPrChange>
                </w:rPr>
                <w:t xml:space="preserve"> </w:t>
              </w:r>
              <w:r w:rsidR="00A36525">
                <w:rPr>
                  <w:rFonts w:ascii="Verdana" w:hAnsi="Verdana" w:cs="Arial"/>
                  <w:color w:val="000000" w:themeColor="text1"/>
                  <w:sz w:val="18"/>
                  <w:szCs w:val="18"/>
                  <w:lang w:val="en-US"/>
                </w:rPr>
                <w:t>‘</w:t>
              </w:r>
              <w:r w:rsidRPr="00685A1C">
                <w:rPr>
                  <w:rFonts w:ascii="Verdana" w:hAnsi="Verdana" w:cs="Arial"/>
                  <w:color w:val="000000" w:themeColor="text1"/>
                  <w:sz w:val="18"/>
                  <w:szCs w:val="18"/>
                  <w:lang w:val="en-US"/>
                  <w:rPrChange w:id="1558" w:author="Author">
                    <w:rPr>
                      <w:rFonts w:ascii="Verdana" w:hAnsi="Verdana" w:cs="Arial"/>
                      <w:b/>
                      <w:color w:val="000000" w:themeColor="text1"/>
                      <w:sz w:val="18"/>
                      <w:szCs w:val="18"/>
                      <w:lang w:val="en-US"/>
                    </w:rPr>
                  </w:rPrChange>
                </w:rPr>
                <w:t xml:space="preserve">Begins with </w:t>
              </w:r>
              <w:r w:rsidR="00A36525">
                <w:rPr>
                  <w:rFonts w:ascii="Verdana" w:hAnsi="Verdana" w:cs="Arial"/>
                  <w:color w:val="000000" w:themeColor="text1"/>
                  <w:sz w:val="18"/>
                  <w:szCs w:val="18"/>
                  <w:lang w:val="en-US"/>
                </w:rPr>
                <w:t>‘</w:t>
              </w:r>
              <w:r w:rsidRPr="00685A1C">
                <w:rPr>
                  <w:rFonts w:ascii="Verdana" w:hAnsi="Verdana" w:cs="Arial"/>
                  <w:color w:val="000000" w:themeColor="text1"/>
                  <w:sz w:val="18"/>
                  <w:szCs w:val="18"/>
                  <w:lang w:val="en-US"/>
                  <w:rPrChange w:id="1559" w:author="Author">
                    <w:rPr>
                      <w:rFonts w:ascii="Verdana" w:hAnsi="Verdana" w:cs="Arial"/>
                      <w:b/>
                      <w:color w:val="000000" w:themeColor="text1"/>
                      <w:sz w:val="18"/>
                      <w:szCs w:val="18"/>
                      <w:lang w:val="en-US"/>
                    </w:rPr>
                  </w:rPrChange>
                </w:rPr>
                <w:t>AZIE</w:t>
              </w:r>
              <w:r w:rsidR="00A36525">
                <w:rPr>
                  <w:rFonts w:ascii="Verdana" w:hAnsi="Verdana" w:cs="Arial"/>
                  <w:color w:val="000000" w:themeColor="text1"/>
                  <w:sz w:val="18"/>
                  <w:szCs w:val="18"/>
                  <w:lang w:val="en-US"/>
                </w:rPr>
                <w:t>’</w:t>
              </w:r>
              <w:r w:rsidRPr="00685A1C">
                <w:rPr>
                  <w:rFonts w:ascii="Verdana" w:hAnsi="Verdana" w:cs="Arial"/>
                  <w:color w:val="000000" w:themeColor="text1"/>
                  <w:sz w:val="18"/>
                  <w:szCs w:val="18"/>
                  <w:lang w:val="en-US"/>
                  <w:rPrChange w:id="1560" w:author="Author">
                    <w:rPr>
                      <w:rFonts w:ascii="Verdana" w:hAnsi="Verdana" w:cs="Arial"/>
                      <w:b/>
                      <w:color w:val="000000" w:themeColor="text1"/>
                      <w:sz w:val="18"/>
                      <w:szCs w:val="18"/>
                      <w:lang w:val="en-US"/>
                    </w:rPr>
                  </w:rPrChange>
                </w:rPr>
                <w:t xml:space="preserve"> or </w:t>
              </w:r>
              <w:r w:rsidR="00A36525">
                <w:rPr>
                  <w:rFonts w:ascii="Verdana" w:hAnsi="Verdana" w:cs="Arial"/>
                  <w:color w:val="000000" w:themeColor="text1"/>
                  <w:sz w:val="18"/>
                  <w:szCs w:val="18"/>
                  <w:lang w:val="en-US"/>
                </w:rPr>
                <w:t>‘</w:t>
              </w:r>
              <w:r w:rsidRPr="00685A1C">
                <w:rPr>
                  <w:rFonts w:ascii="Verdana" w:hAnsi="Verdana" w:cs="Arial"/>
                  <w:color w:val="000000" w:themeColor="text1"/>
                  <w:sz w:val="18"/>
                  <w:szCs w:val="18"/>
                  <w:lang w:val="en-US"/>
                  <w:rPrChange w:id="1561" w:author="Author">
                    <w:rPr>
                      <w:rFonts w:ascii="Verdana" w:hAnsi="Verdana" w:cs="Arial"/>
                      <w:b/>
                      <w:color w:val="000000" w:themeColor="text1"/>
                      <w:sz w:val="18"/>
                      <w:szCs w:val="18"/>
                      <w:lang w:val="en-US"/>
                    </w:rPr>
                  </w:rPrChange>
                </w:rPr>
                <w:t>AZHE</w:t>
              </w:r>
              <w:r w:rsidR="00A36525">
                <w:rPr>
                  <w:rFonts w:ascii="Verdana" w:hAnsi="Verdana" w:cs="Arial"/>
                  <w:color w:val="000000" w:themeColor="text1"/>
                  <w:sz w:val="18"/>
                  <w:szCs w:val="18"/>
                  <w:lang w:val="en-US"/>
                </w:rPr>
                <w:t>’</w:t>
              </w:r>
              <w:r w:rsidRPr="00685A1C">
                <w:rPr>
                  <w:rFonts w:ascii="Verdana" w:hAnsi="Verdana" w:cs="Arial"/>
                  <w:color w:val="000000" w:themeColor="text1"/>
                  <w:sz w:val="18"/>
                  <w:szCs w:val="18"/>
                  <w:lang w:val="en-US"/>
                  <w:rPrChange w:id="1562" w:author="Author">
                    <w:rPr>
                      <w:rFonts w:ascii="Verdana" w:hAnsi="Verdana" w:cs="Arial"/>
                      <w:b/>
                      <w:color w:val="000000" w:themeColor="text1"/>
                      <w:sz w:val="18"/>
                      <w:szCs w:val="18"/>
                      <w:lang w:val="en-US"/>
                    </w:rPr>
                  </w:rPrChange>
                </w:rPr>
                <w:t xml:space="preserve"> and override</w:t>
              </w:r>
              <w:r w:rsidR="00A36525">
                <w:rPr>
                  <w:rFonts w:ascii="Verdana" w:hAnsi="Verdana" w:cs="Arial"/>
                  <w:color w:val="000000" w:themeColor="text1"/>
                  <w:sz w:val="18"/>
                  <w:szCs w:val="18"/>
                  <w:lang w:val="en-US"/>
                </w:rPr>
                <w:t xml:space="preserve"> in the Global Template column </w:t>
              </w:r>
              <w:r w:rsidRPr="00685A1C">
                <w:rPr>
                  <w:rFonts w:ascii="Verdana" w:hAnsi="Verdana" w:cs="Arial"/>
                  <w:color w:val="000000" w:themeColor="text1"/>
                  <w:sz w:val="18"/>
                  <w:szCs w:val="18"/>
                  <w:lang w:val="en-US"/>
                  <w:rPrChange w:id="1563" w:author="Author">
                    <w:rPr>
                      <w:rFonts w:ascii="Verdana" w:hAnsi="Verdana" w:cs="Arial"/>
                      <w:b/>
                      <w:color w:val="000000" w:themeColor="text1"/>
                      <w:sz w:val="18"/>
                      <w:szCs w:val="18"/>
                      <w:lang w:val="en-US"/>
                    </w:rPr>
                  </w:rPrChange>
                </w:rPr>
                <w:t xml:space="preserve"> </w:t>
              </w:r>
              <w:del w:id="1564" w:author="Author">
                <w:r w:rsidRPr="00685A1C" w:rsidDel="00A36525">
                  <w:rPr>
                    <w:rFonts w:ascii="Verdana" w:hAnsi="Verdana" w:cs="Arial"/>
                    <w:color w:val="000000" w:themeColor="text1"/>
                    <w:sz w:val="18"/>
                    <w:szCs w:val="18"/>
                    <w:lang w:val="en-US"/>
                    <w:rPrChange w:id="1565" w:author="Author">
                      <w:rPr>
                        <w:rFonts w:ascii="Verdana" w:hAnsi="Verdana" w:cs="Arial"/>
                        <w:b/>
                        <w:color w:val="000000" w:themeColor="text1"/>
                        <w:sz w:val="18"/>
                        <w:szCs w:val="18"/>
                        <w:lang w:val="en-US"/>
                      </w:rPr>
                    </w:rPrChange>
                  </w:rPr>
                  <w:delText>Data Source</w:delText>
                </w:r>
              </w:del>
              <w:r w:rsidR="00A36525">
                <w:rPr>
                  <w:rFonts w:ascii="Verdana" w:hAnsi="Verdana" w:cs="Arial"/>
                  <w:color w:val="000000" w:themeColor="text1"/>
                  <w:sz w:val="18"/>
                  <w:szCs w:val="18"/>
                  <w:lang w:val="en-US"/>
                </w:rPr>
                <w:t>DATA SOURCE</w:t>
              </w:r>
              <w:r w:rsidRPr="00685A1C">
                <w:rPr>
                  <w:rFonts w:ascii="Verdana" w:hAnsi="Verdana" w:cs="Arial"/>
                  <w:color w:val="000000" w:themeColor="text1"/>
                  <w:sz w:val="18"/>
                  <w:szCs w:val="18"/>
                  <w:lang w:val="en-US"/>
                  <w:rPrChange w:id="1566" w:author="Author">
                    <w:rPr>
                      <w:rFonts w:ascii="Verdana" w:hAnsi="Verdana" w:cs="Arial"/>
                      <w:b/>
                      <w:color w:val="000000" w:themeColor="text1"/>
                      <w:sz w:val="18"/>
                      <w:szCs w:val="18"/>
                      <w:lang w:val="en-US"/>
                    </w:rPr>
                  </w:rPrChange>
                </w:rPr>
                <w:t xml:space="preserve"> </w:t>
              </w:r>
              <w:del w:id="1567" w:author="Author">
                <w:r w:rsidRPr="00685A1C" w:rsidDel="00A36525">
                  <w:rPr>
                    <w:rFonts w:ascii="Verdana" w:hAnsi="Verdana" w:cs="Arial"/>
                    <w:color w:val="000000" w:themeColor="text1"/>
                    <w:sz w:val="18"/>
                    <w:szCs w:val="18"/>
                    <w:lang w:val="en-US"/>
                    <w:rPrChange w:id="1568" w:author="Author">
                      <w:rPr>
                        <w:rFonts w:ascii="Verdana" w:hAnsi="Verdana" w:cs="Arial"/>
                        <w:b/>
                        <w:color w:val="000000" w:themeColor="text1"/>
                        <w:sz w:val="18"/>
                        <w:szCs w:val="18"/>
                        <w:lang w:val="en-US"/>
                      </w:rPr>
                    </w:rPrChange>
                  </w:rPr>
                  <w:delText xml:space="preserve">value </w:delText>
                </w:r>
              </w:del>
              <w:r w:rsidRPr="00685A1C">
                <w:rPr>
                  <w:rFonts w:ascii="Verdana" w:hAnsi="Verdana" w:cs="Arial"/>
                  <w:color w:val="000000" w:themeColor="text1"/>
                  <w:sz w:val="18"/>
                  <w:szCs w:val="18"/>
                  <w:lang w:val="en-US"/>
                  <w:rPrChange w:id="1569" w:author="Author">
                    <w:rPr>
                      <w:rFonts w:ascii="Verdana" w:hAnsi="Verdana" w:cs="Arial"/>
                      <w:b/>
                      <w:color w:val="000000" w:themeColor="text1"/>
                      <w:sz w:val="18"/>
                      <w:szCs w:val="18"/>
                      <w:lang w:val="en-US"/>
                    </w:rPr>
                  </w:rPrChange>
                </w:rPr>
                <w:t>with words ‘EPAY’</w:t>
              </w:r>
              <w:r w:rsidR="009469F7">
                <w:rPr>
                  <w:rFonts w:ascii="Verdana" w:hAnsi="Verdana" w:cs="Arial"/>
                  <w:b/>
                  <w:color w:val="000000" w:themeColor="text1"/>
                  <w:sz w:val="18"/>
                  <w:szCs w:val="18"/>
                  <w:lang w:val="en-US"/>
                </w:rPr>
                <w:t xml:space="preserve"> </w:t>
              </w:r>
            </w:ins>
          </w:p>
          <w:p w14:paraId="1DF197A0" w14:textId="77777777" w:rsidR="00C663E9" w:rsidRDefault="00C663E9">
            <w:pPr>
              <w:rPr>
                <w:ins w:id="1570" w:author="Author"/>
                <w:rFonts w:ascii="Verdana" w:hAnsi="Verdana" w:cs="Arial"/>
                <w:color w:val="FF0000"/>
                <w:sz w:val="18"/>
                <w:szCs w:val="18"/>
                <w:lang w:val="en-US"/>
              </w:rPr>
            </w:pPr>
          </w:p>
          <w:p w14:paraId="114877C0" w14:textId="2A33BD4A" w:rsidR="00AF1336" w:rsidRPr="00A36525" w:rsidRDefault="009469F7">
            <w:pPr>
              <w:rPr>
                <w:ins w:id="1571" w:author="Author"/>
                <w:rFonts w:ascii="Verdana" w:hAnsi="Verdana" w:cs="Arial"/>
                <w:b/>
                <w:color w:val="000000" w:themeColor="text1"/>
                <w:sz w:val="18"/>
                <w:szCs w:val="18"/>
                <w:lang w:val="en-US"/>
                <w:rPrChange w:id="1572" w:author="Author">
                  <w:rPr>
                    <w:ins w:id="1573" w:author="Author"/>
                    <w:lang w:val="en-US"/>
                  </w:rPr>
                </w:rPrChange>
              </w:rPr>
            </w:pPr>
            <w:ins w:id="1574" w:author="Author">
              <w:del w:id="1575" w:author="Author">
                <w:r w:rsidRPr="00A36525" w:rsidDel="00A36525">
                  <w:rPr>
                    <w:rFonts w:ascii="Verdana" w:hAnsi="Verdana" w:cs="Arial"/>
                    <w:color w:val="FF0000"/>
                    <w:sz w:val="18"/>
                    <w:szCs w:val="18"/>
                    <w:lang w:val="en-US"/>
                    <w:rPrChange w:id="1576" w:author="Author">
                      <w:rPr>
                        <w:rFonts w:ascii="Verdana" w:hAnsi="Verdana" w:cs="Arial"/>
                        <w:b/>
                        <w:color w:val="000000" w:themeColor="text1"/>
                        <w:sz w:val="18"/>
                        <w:szCs w:val="18"/>
                        <w:lang w:val="en-US"/>
                      </w:rPr>
                    </w:rPrChange>
                  </w:rPr>
                  <w:delText>s</w:delText>
                </w:r>
              </w:del>
              <w:r w:rsidR="00A36525" w:rsidRPr="00A36525">
                <w:rPr>
                  <w:rFonts w:ascii="Verdana" w:hAnsi="Verdana" w:cs="Arial"/>
                  <w:color w:val="FF0000"/>
                  <w:sz w:val="18"/>
                  <w:szCs w:val="18"/>
                  <w:lang w:val="en-US"/>
                  <w:rPrChange w:id="1577" w:author="Author">
                    <w:rPr>
                      <w:lang w:val="en-US"/>
                    </w:rPr>
                  </w:rPrChange>
                </w:rPr>
                <w:t>S</w:t>
              </w:r>
              <w:r w:rsidRPr="00A36525">
                <w:rPr>
                  <w:rFonts w:ascii="Verdana" w:hAnsi="Verdana" w:cs="Arial"/>
                  <w:color w:val="FF0000"/>
                  <w:sz w:val="18"/>
                  <w:szCs w:val="18"/>
                  <w:lang w:val="en-US"/>
                  <w:rPrChange w:id="1578" w:author="Author">
                    <w:rPr>
                      <w:rFonts w:ascii="Verdana" w:hAnsi="Verdana" w:cs="Arial"/>
                      <w:b/>
                      <w:color w:val="000000" w:themeColor="text1"/>
                      <w:sz w:val="18"/>
                      <w:szCs w:val="18"/>
                      <w:lang w:val="en-US"/>
                    </w:rPr>
                  </w:rPrChange>
                </w:rPr>
                <w:t>tep added by Megan in 21</w:t>
              </w:r>
              <w:r w:rsidRPr="00A36525">
                <w:rPr>
                  <w:rFonts w:ascii="Verdana" w:hAnsi="Verdana" w:cs="Arial"/>
                  <w:color w:val="FF0000"/>
                  <w:sz w:val="18"/>
                  <w:szCs w:val="18"/>
                  <w:vertAlign w:val="superscript"/>
                  <w:lang w:val="en-US"/>
                  <w:rPrChange w:id="1579" w:author="Author">
                    <w:rPr>
                      <w:rFonts w:ascii="Verdana" w:hAnsi="Verdana" w:cs="Arial"/>
                      <w:b/>
                      <w:color w:val="000000" w:themeColor="text1"/>
                      <w:sz w:val="18"/>
                      <w:szCs w:val="18"/>
                      <w:lang w:val="en-US"/>
                    </w:rPr>
                  </w:rPrChange>
                </w:rPr>
                <w:t>st</w:t>
              </w:r>
              <w:r w:rsidRPr="00A36525">
                <w:rPr>
                  <w:rFonts w:ascii="Verdana" w:hAnsi="Verdana" w:cs="Arial"/>
                  <w:color w:val="FF0000"/>
                  <w:sz w:val="18"/>
                  <w:szCs w:val="18"/>
                  <w:lang w:val="en-US"/>
                  <w:rPrChange w:id="1580" w:author="Author">
                    <w:rPr>
                      <w:rFonts w:ascii="Verdana" w:hAnsi="Verdana" w:cs="Arial"/>
                      <w:b/>
                      <w:color w:val="000000" w:themeColor="text1"/>
                      <w:sz w:val="18"/>
                      <w:szCs w:val="18"/>
                      <w:lang w:val="en-US"/>
                    </w:rPr>
                  </w:rPrChange>
                </w:rPr>
                <w:t xml:space="preserve"> of June</w:t>
              </w:r>
              <w:r w:rsidR="00B33C23" w:rsidRPr="00A36525">
                <w:rPr>
                  <w:rFonts w:ascii="Verdana" w:hAnsi="Verdana" w:cs="Arial"/>
                  <w:color w:val="FF0000"/>
                  <w:sz w:val="18"/>
                  <w:szCs w:val="18"/>
                  <w:lang w:val="en-US"/>
                  <w:rPrChange w:id="1581" w:author="Author">
                    <w:rPr>
                      <w:lang w:val="en-US"/>
                    </w:rPr>
                  </w:rPrChange>
                </w:rPr>
                <w:t xml:space="preserve"> </w:t>
              </w:r>
              <w:del w:id="1582" w:author="Author">
                <w:r w:rsidR="00B33C23" w:rsidRPr="00A36525" w:rsidDel="002C0342">
                  <w:rPr>
                    <w:rFonts w:ascii="Verdana" w:hAnsi="Verdana" w:cs="Arial"/>
                    <w:color w:val="FF0000"/>
                    <w:sz w:val="18"/>
                    <w:szCs w:val="18"/>
                    <w:lang w:val="en-US"/>
                    <w:rPrChange w:id="1583" w:author="Author">
                      <w:rPr>
                        <w:lang w:val="en-US"/>
                      </w:rPr>
                    </w:rPrChange>
                  </w:rPr>
                  <w:delText>(need to clarify with Megan)</w:delText>
                </w:r>
              </w:del>
            </w:ins>
          </w:p>
          <w:p w14:paraId="39442FA6" w14:textId="1C801E57" w:rsidR="00AF1336" w:rsidRPr="00C5196B" w:rsidRDefault="00A36525" w:rsidP="0088163B">
            <w:pPr>
              <w:rPr>
                <w:rFonts w:ascii="Verdana" w:hAnsi="Verdana" w:cs="Arial"/>
                <w:b/>
                <w:color w:val="000000" w:themeColor="text1"/>
                <w:sz w:val="18"/>
                <w:szCs w:val="18"/>
                <w:lang w:val="en-US"/>
              </w:rPr>
            </w:pPr>
            <w:ins w:id="1584" w:author="Author">
              <w:r>
                <w:rPr>
                  <w:rFonts w:ascii="Verdana" w:hAnsi="Verdana" w:cs="Arial"/>
                  <w:color w:val="FF0000"/>
                  <w:sz w:val="18"/>
                  <w:szCs w:val="18"/>
                </w:rPr>
                <w:t xml:space="preserve">Step updated in 26.06.2019 to include the mapping tables location in the Shred Network Path file </w:t>
              </w:r>
              <w:r w:rsidR="00FB74FA" w:rsidRPr="00FB74FA">
                <w:rPr>
                  <w:rFonts w:ascii="Verdana" w:hAnsi="Verdana" w:cs="Arial"/>
                  <w:color w:val="FF0000"/>
                  <w:sz w:val="18"/>
                  <w:szCs w:val="18"/>
                </w:rPr>
                <w:t>‘DropDownLOVs_25June2019’</w:t>
              </w:r>
              <w:del w:id="1585" w:author="Author">
                <w:r w:rsidRPr="009F261C" w:rsidDel="00FB74FA">
                  <w:rPr>
                    <w:rFonts w:ascii="Verdana" w:hAnsi="Verdana" w:cs="Arial"/>
                    <w:color w:val="FF0000"/>
                    <w:sz w:val="18"/>
                    <w:szCs w:val="18"/>
                  </w:rPr>
                  <w:delText>‘DropDownLOVs_ddmmmmyyyy’</w:delText>
                </w:r>
              </w:del>
            </w:ins>
          </w:p>
        </w:tc>
        <w:tc>
          <w:tcPr>
            <w:tcW w:w="1418" w:type="dxa"/>
          </w:tcPr>
          <w:p w14:paraId="07E4B492" w14:textId="77777777" w:rsidR="0088163B" w:rsidRPr="000F672E" w:rsidRDefault="0088163B" w:rsidP="000F672E">
            <w:pPr>
              <w:rPr>
                <w:rFonts w:cs="Arial"/>
                <w:b/>
                <w:color w:val="000000" w:themeColor="text1"/>
                <w:sz w:val="18"/>
                <w:szCs w:val="18"/>
                <w:lang w:val="en-US"/>
              </w:rPr>
            </w:pPr>
          </w:p>
        </w:tc>
        <w:tc>
          <w:tcPr>
            <w:tcW w:w="10938" w:type="dxa"/>
          </w:tcPr>
          <w:p w14:paraId="6BF00088" w14:textId="7CDA6BA2" w:rsidR="0088163B" w:rsidRDefault="00046E0B" w:rsidP="00DA4947">
            <w:pPr>
              <w:rPr>
                <w:noProof/>
              </w:rPr>
            </w:pPr>
            <w:r>
              <w:rPr>
                <w:noProof/>
                <w:lang w:val="en-US"/>
              </w:rPr>
              <w:drawing>
                <wp:inline distT="0" distB="0" distL="0" distR="0" wp14:anchorId="6260165B" wp14:editId="5B97713E">
                  <wp:extent cx="2019300" cy="1343770"/>
                  <wp:effectExtent l="0" t="0" r="0" b="889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036770" cy="1355396"/>
                          </a:xfrm>
                          <a:prstGeom prst="rect">
                            <a:avLst/>
                          </a:prstGeom>
                        </pic:spPr>
                      </pic:pic>
                    </a:graphicData>
                  </a:graphic>
                </wp:inline>
              </w:drawing>
            </w:r>
            <w:r w:rsidR="00C029C1">
              <w:rPr>
                <w:noProof/>
                <w:lang w:val="en-US"/>
              </w:rPr>
              <w:drawing>
                <wp:anchor distT="0" distB="0" distL="114300" distR="114300" simplePos="0" relativeHeight="251702272" behindDoc="0" locked="0" layoutInCell="1" allowOverlap="1" wp14:anchorId="1F27C15A" wp14:editId="0C5F13AB">
                  <wp:simplePos x="0" y="0"/>
                  <wp:positionH relativeFrom="column">
                    <wp:posOffset>-2402</wp:posOffset>
                  </wp:positionH>
                  <wp:positionV relativeFrom="paragraph">
                    <wp:posOffset>1850</wp:posOffset>
                  </wp:positionV>
                  <wp:extent cx="1622066" cy="1470673"/>
                  <wp:effectExtent l="0" t="0" r="0" b="0"/>
                  <wp:wrapThrough wrapText="bothSides">
                    <wp:wrapPolygon edited="0">
                      <wp:start x="0" y="0"/>
                      <wp:lineTo x="0" y="21264"/>
                      <wp:lineTo x="21312" y="21264"/>
                      <wp:lineTo x="21312"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1622066" cy="1470673"/>
                          </a:xfrm>
                          <a:prstGeom prst="rect">
                            <a:avLst/>
                          </a:prstGeom>
                        </pic:spPr>
                      </pic:pic>
                    </a:graphicData>
                  </a:graphic>
                </wp:anchor>
              </w:drawing>
            </w:r>
          </w:p>
        </w:tc>
      </w:tr>
      <w:tr w:rsidR="00C5196B" w:rsidRPr="005335B1" w14:paraId="5CFC09DA" w14:textId="77777777" w:rsidTr="00FA4F51">
        <w:trPr>
          <w:cantSplit/>
          <w:trHeight w:val="20"/>
        </w:trPr>
        <w:tc>
          <w:tcPr>
            <w:tcW w:w="1843" w:type="dxa"/>
          </w:tcPr>
          <w:p w14:paraId="55A262E4" w14:textId="77777777" w:rsidR="00C5196B" w:rsidRDefault="000443A2"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3.1.39</w:t>
            </w:r>
            <w:r w:rsidR="00C5196B">
              <w:rPr>
                <w:rFonts w:ascii="Verdana" w:eastAsiaTheme="minorHAnsi" w:hAnsi="Verdana" w:cs="Arial"/>
                <w:b/>
                <w:color w:val="000000" w:themeColor="text1"/>
                <w:sz w:val="18"/>
                <w:szCs w:val="18"/>
              </w:rPr>
              <w:t xml:space="preserve"> </w:t>
            </w:r>
            <w:r w:rsidR="00C5196B" w:rsidRPr="00293F54">
              <w:rPr>
                <w:rFonts w:ascii="Verdana" w:eastAsiaTheme="minorHAnsi" w:hAnsi="Verdana" w:cs="Arial"/>
                <w:color w:val="000000" w:themeColor="text1"/>
                <w:sz w:val="18"/>
                <w:szCs w:val="18"/>
              </w:rPr>
              <w:t>Preparation of NAM CSR report</w:t>
            </w:r>
            <w:r w:rsidR="00C5196B">
              <w:rPr>
                <w:rFonts w:ascii="Verdana" w:eastAsiaTheme="minorHAnsi" w:hAnsi="Verdana" w:cs="Arial"/>
                <w:color w:val="000000" w:themeColor="text1"/>
                <w:sz w:val="18"/>
                <w:szCs w:val="18"/>
              </w:rPr>
              <w:t>. Populate Global Template columns</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51B89BD2" w14:textId="77777777" w:rsidR="00C5196B" w:rsidRDefault="006649DB" w:rsidP="0088163B">
            <w:pPr>
              <w:rPr>
                <w:rFonts w:ascii="Verdana" w:hAnsi="Verdana" w:cs="Arial"/>
                <w:b/>
                <w:color w:val="000000" w:themeColor="text1"/>
                <w:sz w:val="18"/>
                <w:szCs w:val="18"/>
              </w:rPr>
            </w:pPr>
            <w:r w:rsidRPr="006649DB">
              <w:rPr>
                <w:rFonts w:ascii="Verdana" w:hAnsi="Verdana" w:cs="Arial"/>
                <w:b/>
                <w:color w:val="000000" w:themeColor="text1"/>
                <w:sz w:val="18"/>
                <w:szCs w:val="18"/>
              </w:rPr>
              <w:t>Populate column FUNCTION from Global Template:</w:t>
            </w:r>
          </w:p>
          <w:p w14:paraId="323E9CB5" w14:textId="77777777" w:rsidR="006649DB" w:rsidRDefault="006649DB" w:rsidP="0088163B">
            <w:pPr>
              <w:rPr>
                <w:rFonts w:ascii="Verdana" w:hAnsi="Verdana" w:cs="Arial"/>
                <w:b/>
                <w:color w:val="000000" w:themeColor="text1"/>
                <w:sz w:val="18"/>
                <w:szCs w:val="18"/>
              </w:rPr>
            </w:pPr>
          </w:p>
          <w:p w14:paraId="270EA84B" w14:textId="1FDEF840" w:rsidR="0051173A" w:rsidRPr="00087FF0" w:rsidRDefault="0051173A" w:rsidP="0051173A">
            <w:pPr>
              <w:pStyle w:val="ListParagraph"/>
              <w:numPr>
                <w:ilvl w:val="0"/>
                <w:numId w:val="99"/>
              </w:numPr>
              <w:rPr>
                <w:rFonts w:ascii="Verdana" w:hAnsi="Verdana" w:cs="Arial"/>
                <w:b/>
                <w:color w:val="000000" w:themeColor="text1"/>
                <w:sz w:val="18"/>
                <w:szCs w:val="18"/>
              </w:rPr>
            </w:pPr>
            <w:r w:rsidRPr="00087FF0">
              <w:rPr>
                <w:rFonts w:ascii="Verdana" w:hAnsi="Verdana" w:cs="Arial"/>
                <w:color w:val="000000" w:themeColor="text1"/>
                <w:sz w:val="18"/>
                <w:szCs w:val="18"/>
              </w:rPr>
              <w:t xml:space="preserve">Got to Shared Network Path </w:t>
            </w:r>
            <w:ins w:id="1586" w:author="Author">
              <w:r w:rsidR="00881E12">
                <w:rPr>
                  <w:rFonts w:ascii="Verdana" w:hAnsi="Verdana" w:cs="Arial"/>
                  <w:color w:val="000000" w:themeColor="text1"/>
                  <w:sz w:val="18"/>
                  <w:szCs w:val="18"/>
                </w:rPr>
                <w:fldChar w:fldCharType="begin"/>
              </w:r>
              <w:r w:rsidR="00881E12">
                <w:rPr>
                  <w:rFonts w:ascii="Verdana" w:hAnsi="Verdana" w:cs="Arial"/>
                  <w:color w:val="000000" w:themeColor="text1"/>
                  <w:sz w:val="18"/>
                  <w:szCs w:val="18"/>
                </w:rPr>
                <w:instrText xml:space="preserve"> HYPERLINK "\\\\seskcifssvm01\\GPT_RPA\\Dictionaries " </w:instrText>
              </w:r>
              <w:r w:rsidR="00881E12">
                <w:rPr>
                  <w:rFonts w:ascii="Verdana" w:hAnsi="Verdana" w:cs="Arial"/>
                  <w:color w:val="000000" w:themeColor="text1"/>
                  <w:sz w:val="18"/>
                  <w:szCs w:val="18"/>
                </w:rPr>
                <w:fldChar w:fldCharType="separate"/>
              </w:r>
              <w:r w:rsidRPr="00881E12">
                <w:rPr>
                  <w:rStyle w:val="Hyperlink"/>
                  <w:rFonts w:ascii="Verdana" w:hAnsi="Verdana" w:cs="Arial"/>
                  <w:sz w:val="18"/>
                  <w:szCs w:val="18"/>
                </w:rPr>
                <w:t>\\seskcifssvm01\GPT_RPA\Dictionaries</w:t>
              </w:r>
              <w:r w:rsidR="00881E12">
                <w:rPr>
                  <w:rFonts w:ascii="Verdana" w:hAnsi="Verdana" w:cs="Arial"/>
                  <w:color w:val="000000" w:themeColor="text1"/>
                  <w:sz w:val="18"/>
                  <w:szCs w:val="18"/>
                </w:rPr>
                <w:fldChar w:fldCharType="end"/>
              </w:r>
            </w:ins>
            <w:r w:rsidRPr="00087FF0">
              <w:rPr>
                <w:rFonts w:ascii="Verdana" w:hAnsi="Verdana" w:cs="Arial"/>
                <w:color w:val="000000" w:themeColor="text1"/>
                <w:sz w:val="18"/>
                <w:szCs w:val="18"/>
              </w:rPr>
              <w:t xml:space="preserve"> and open ‘Management Unit Dictionary_MASTER’</w:t>
            </w:r>
          </w:p>
          <w:p w14:paraId="785B053B" w14:textId="77777777" w:rsidR="0051173A" w:rsidRPr="00087FF0" w:rsidRDefault="0051173A" w:rsidP="0051173A">
            <w:pPr>
              <w:pStyle w:val="ListParagraph"/>
              <w:rPr>
                <w:rFonts w:ascii="Verdana" w:hAnsi="Verdana" w:cs="Arial"/>
                <w:b/>
                <w:color w:val="000000" w:themeColor="text1"/>
                <w:sz w:val="18"/>
                <w:szCs w:val="18"/>
              </w:rPr>
            </w:pPr>
          </w:p>
          <w:p w14:paraId="56E4AD48" w14:textId="77777777" w:rsidR="0051173A" w:rsidRPr="00087FF0" w:rsidRDefault="0051173A" w:rsidP="0051173A">
            <w:pPr>
              <w:pStyle w:val="steptext"/>
              <w:numPr>
                <w:ilvl w:val="0"/>
                <w:numId w:val="99"/>
              </w:numPr>
              <w:rPr>
                <w:rFonts w:ascii="Verdana" w:eastAsiaTheme="minorHAnsi" w:hAnsi="Verdana" w:cs="Arial"/>
                <w:color w:val="000000" w:themeColor="text1"/>
                <w:sz w:val="18"/>
                <w:szCs w:val="18"/>
              </w:rPr>
            </w:pPr>
            <w:r w:rsidRPr="00087FF0">
              <w:rPr>
                <w:rFonts w:ascii="Verdana" w:eastAsiaTheme="minorHAnsi" w:hAnsi="Verdana" w:cs="Arial"/>
                <w:color w:val="000000" w:themeColor="text1"/>
                <w:sz w:val="18"/>
                <w:szCs w:val="18"/>
              </w:rPr>
              <w:t>Go to column ‘Management Unit’ f</w:t>
            </w:r>
            <w:r>
              <w:rPr>
                <w:rFonts w:ascii="Verdana" w:eastAsiaTheme="minorHAnsi" w:hAnsi="Verdana" w:cs="Arial"/>
                <w:color w:val="000000" w:themeColor="text1"/>
                <w:sz w:val="18"/>
                <w:szCs w:val="18"/>
              </w:rPr>
              <w:t>rom CSR report and vlookup management unit code in the worksheet ‘Dictionary’ in column Function  (B)</w:t>
            </w:r>
            <w:r w:rsidRPr="00087FF0">
              <w:rPr>
                <w:rFonts w:ascii="Verdana" w:eastAsiaTheme="minorHAnsi" w:hAnsi="Verdana" w:cs="Arial"/>
                <w:color w:val="000000" w:themeColor="text1"/>
                <w:sz w:val="18"/>
                <w:szCs w:val="18"/>
              </w:rPr>
              <w:t xml:space="preserve"> </w:t>
            </w:r>
          </w:p>
          <w:p w14:paraId="1DD87EF2" w14:textId="77777777" w:rsidR="006649DB" w:rsidRPr="006649DB" w:rsidRDefault="006649DB" w:rsidP="0088163B">
            <w:pPr>
              <w:rPr>
                <w:rFonts w:ascii="Verdana" w:hAnsi="Verdana" w:cs="Arial"/>
                <w:b/>
                <w:color w:val="000000" w:themeColor="text1"/>
                <w:sz w:val="18"/>
                <w:szCs w:val="18"/>
                <w:lang w:val="en-US"/>
              </w:rPr>
            </w:pPr>
          </w:p>
        </w:tc>
        <w:tc>
          <w:tcPr>
            <w:tcW w:w="1418" w:type="dxa"/>
          </w:tcPr>
          <w:p w14:paraId="158AD0F3" w14:textId="77777777" w:rsidR="00C5196B" w:rsidRPr="000F672E" w:rsidRDefault="00C5196B" w:rsidP="000F672E">
            <w:pPr>
              <w:rPr>
                <w:rFonts w:cs="Arial"/>
                <w:b/>
                <w:color w:val="000000" w:themeColor="text1"/>
                <w:sz w:val="18"/>
                <w:szCs w:val="18"/>
                <w:lang w:val="en-US"/>
              </w:rPr>
            </w:pPr>
          </w:p>
        </w:tc>
        <w:tc>
          <w:tcPr>
            <w:tcW w:w="10938" w:type="dxa"/>
          </w:tcPr>
          <w:p w14:paraId="097EB540" w14:textId="77777777" w:rsidR="00C5196B" w:rsidRDefault="00CA42C5" w:rsidP="00DA4947">
            <w:pPr>
              <w:rPr>
                <w:noProof/>
              </w:rPr>
            </w:pPr>
            <w:r>
              <w:rPr>
                <w:noProof/>
                <w:lang w:val="en-US"/>
              </w:rPr>
              <w:drawing>
                <wp:inline distT="0" distB="0" distL="0" distR="0" wp14:anchorId="284A418D" wp14:editId="43C1846E">
                  <wp:extent cx="2047946" cy="1749287"/>
                  <wp:effectExtent l="0" t="0" r="0"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056414" cy="1756520"/>
                          </a:xfrm>
                          <a:prstGeom prst="rect">
                            <a:avLst/>
                          </a:prstGeom>
                        </pic:spPr>
                      </pic:pic>
                    </a:graphicData>
                  </a:graphic>
                </wp:inline>
              </w:drawing>
            </w:r>
            <w:r w:rsidR="00C029C1">
              <w:rPr>
                <w:noProof/>
                <w:lang w:val="en-US"/>
              </w:rPr>
              <w:drawing>
                <wp:anchor distT="0" distB="0" distL="114300" distR="114300" simplePos="0" relativeHeight="251701248" behindDoc="0" locked="0" layoutInCell="1" allowOverlap="1" wp14:anchorId="7202515D" wp14:editId="5DF86215">
                  <wp:simplePos x="0" y="0"/>
                  <wp:positionH relativeFrom="column">
                    <wp:posOffset>-2402</wp:posOffset>
                  </wp:positionH>
                  <wp:positionV relativeFrom="paragraph">
                    <wp:posOffset>28</wp:posOffset>
                  </wp:positionV>
                  <wp:extent cx="1757238" cy="1421240"/>
                  <wp:effectExtent l="0" t="0" r="0" b="762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1757238" cy="1421240"/>
                          </a:xfrm>
                          <a:prstGeom prst="rect">
                            <a:avLst/>
                          </a:prstGeom>
                        </pic:spPr>
                      </pic:pic>
                    </a:graphicData>
                  </a:graphic>
                </wp:anchor>
              </w:drawing>
            </w:r>
          </w:p>
        </w:tc>
      </w:tr>
      <w:tr w:rsidR="00C5196B" w:rsidRPr="005335B1" w14:paraId="060F2C1D" w14:textId="77777777" w:rsidTr="00FA4F51">
        <w:trPr>
          <w:cantSplit/>
          <w:trHeight w:val="20"/>
        </w:trPr>
        <w:tc>
          <w:tcPr>
            <w:tcW w:w="1843" w:type="dxa"/>
          </w:tcPr>
          <w:p w14:paraId="4C12D37A" w14:textId="77777777" w:rsidR="00C5196B" w:rsidRPr="00C5196B" w:rsidRDefault="000443A2" w:rsidP="000F672E">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3.1.40</w:t>
            </w:r>
            <w:r w:rsidR="00C5196B">
              <w:rPr>
                <w:rFonts w:ascii="Verdana" w:eastAsiaTheme="minorHAnsi" w:hAnsi="Verdana" w:cs="Arial"/>
                <w:b/>
                <w:color w:val="000000" w:themeColor="text1"/>
                <w:sz w:val="18"/>
                <w:szCs w:val="18"/>
              </w:rPr>
              <w:t xml:space="preserve"> </w:t>
            </w:r>
            <w:r w:rsidR="00C5196B" w:rsidRPr="00293F54">
              <w:rPr>
                <w:rFonts w:ascii="Verdana" w:eastAsiaTheme="minorHAnsi" w:hAnsi="Verdana" w:cs="Arial"/>
                <w:color w:val="000000" w:themeColor="text1"/>
                <w:sz w:val="18"/>
                <w:szCs w:val="18"/>
              </w:rPr>
              <w:t>Preparation of NAM CSR report</w:t>
            </w:r>
            <w:r w:rsidR="00C5196B">
              <w:rPr>
                <w:rFonts w:ascii="Verdana" w:eastAsiaTheme="minorHAnsi" w:hAnsi="Verdana" w:cs="Arial"/>
                <w:color w:val="000000" w:themeColor="text1"/>
                <w:sz w:val="18"/>
                <w:szCs w:val="18"/>
              </w:rPr>
              <w:t xml:space="preserve">. </w:t>
            </w:r>
            <w:r w:rsidR="006649DB">
              <w:rPr>
                <w:rFonts w:ascii="Verdana" w:eastAsiaTheme="minorHAnsi" w:hAnsi="Verdana" w:cs="Arial"/>
                <w:color w:val="000000" w:themeColor="text1"/>
                <w:sz w:val="18"/>
                <w:szCs w:val="18"/>
              </w:rPr>
              <w:t>Create Drop down list</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0947BCA6"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b/>
                <w:color w:val="000000" w:themeColor="text1"/>
                <w:sz w:val="18"/>
                <w:szCs w:val="18"/>
              </w:rPr>
              <w:t xml:space="preserve">Create dropdown list </w:t>
            </w:r>
            <w:r w:rsidRPr="006649DB">
              <w:rPr>
                <w:rFonts w:ascii="Verdana" w:eastAsiaTheme="minorHAnsi" w:hAnsi="Verdana" w:cs="Arial"/>
                <w:color w:val="000000" w:themeColor="text1"/>
                <w:sz w:val="18"/>
                <w:szCs w:val="18"/>
              </w:rPr>
              <w:t>for the blank rows on Global Template column SPEND CATEGORY containin</w:t>
            </w:r>
            <w:r w:rsidRPr="006649DB">
              <w:rPr>
                <w:rFonts w:ascii="Verdana" w:eastAsiaTheme="minorHAnsi" w:hAnsi="Verdana" w:cs="Arial"/>
                <w:sz w:val="18"/>
                <w:szCs w:val="18"/>
              </w:rPr>
              <w:t>g:</w:t>
            </w:r>
          </w:p>
          <w:p w14:paraId="201CF12B" w14:textId="77777777" w:rsidR="006649DB" w:rsidRPr="006649DB" w:rsidRDefault="006649DB" w:rsidP="006649DB">
            <w:pPr>
              <w:pStyle w:val="steptext"/>
              <w:rPr>
                <w:rFonts w:ascii="Verdana" w:eastAsiaTheme="minorHAnsi" w:hAnsi="Verdana" w:cs="Arial"/>
                <w:sz w:val="18"/>
                <w:szCs w:val="18"/>
              </w:rPr>
            </w:pPr>
          </w:p>
          <w:p w14:paraId="115CAF54"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Advisory Board</w:t>
            </w:r>
          </w:p>
          <w:p w14:paraId="2BBEDF8A"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Congress</w:t>
            </w:r>
          </w:p>
          <w:p w14:paraId="5492898C"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Grants and Contributions/Donations</w:t>
            </w:r>
          </w:p>
          <w:p w14:paraId="14B3A697"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Investigator Meeting</w:t>
            </w:r>
          </w:p>
          <w:p w14:paraId="4B0AA374"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Licensing</w:t>
            </w:r>
          </w:p>
          <w:p w14:paraId="722D869C"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Other Research Meeting</w:t>
            </w:r>
          </w:p>
          <w:p w14:paraId="5791F6F9"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Research</w:t>
            </w:r>
          </w:p>
          <w:p w14:paraId="15BC824E"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Speaker Program</w:t>
            </w:r>
          </w:p>
          <w:p w14:paraId="7BDFA7A0"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Sponsorship</w:t>
            </w:r>
          </w:p>
          <w:p w14:paraId="4E2E954B"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Unblinded Market Research</w:t>
            </w:r>
          </w:p>
          <w:p w14:paraId="6C2234F0"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Teaching Hospital Payment</w:t>
            </w:r>
          </w:p>
          <w:p w14:paraId="7755BB18"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Consulting</w:t>
            </w:r>
          </w:p>
          <w:p w14:paraId="2EF774BE"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Research - Pre Clinical</w:t>
            </w:r>
          </w:p>
          <w:p w14:paraId="3BFF5A17" w14:textId="77777777" w:rsidR="00C5196B" w:rsidRDefault="00C5196B" w:rsidP="0088163B">
            <w:pPr>
              <w:rPr>
                <w:ins w:id="1587" w:author="Author"/>
                <w:rFonts w:ascii="Verdana" w:hAnsi="Verdana" w:cs="Arial"/>
                <w:b/>
                <w:color w:val="000000" w:themeColor="text1"/>
                <w:sz w:val="18"/>
                <w:szCs w:val="18"/>
                <w:lang w:val="en-US"/>
              </w:rPr>
            </w:pPr>
          </w:p>
          <w:p w14:paraId="66465B96" w14:textId="7C5D23F9" w:rsidR="00C70EFF" w:rsidRPr="006649DB" w:rsidRDefault="004B2E9E" w:rsidP="0088163B">
            <w:pPr>
              <w:rPr>
                <w:rFonts w:ascii="Verdana" w:hAnsi="Verdana" w:cs="Arial"/>
                <w:b/>
                <w:color w:val="000000" w:themeColor="text1"/>
                <w:sz w:val="18"/>
                <w:szCs w:val="18"/>
                <w:lang w:val="en-US"/>
              </w:rPr>
            </w:pPr>
            <w:ins w:id="1588"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1589" w:author="Author">
                <w:r w:rsidR="00C70EFF" w:rsidDel="004B2E9E">
                  <w:rPr>
                    <w:rFonts w:ascii="Verdana" w:hAnsi="Verdana" w:cs="Arial"/>
                    <w:b/>
                    <w:color w:val="000000" w:themeColor="text1"/>
                    <w:sz w:val="18"/>
                    <w:szCs w:val="18"/>
                    <w:lang w:val="en-US"/>
                  </w:rPr>
                  <w:delText xml:space="preserve">NOTE: </w:delText>
                </w:r>
                <w:r w:rsidR="00C70EFF" w:rsidRPr="00BF7E91" w:rsidDel="004B2E9E">
                  <w:rPr>
                    <w:rFonts w:ascii="Verdana" w:hAnsi="Verdana" w:cs="Arial"/>
                    <w:color w:val="000000" w:themeColor="text1"/>
                    <w:sz w:val="18"/>
                    <w:szCs w:val="18"/>
                    <w:lang w:val="en-US"/>
                    <w:rPrChange w:id="1590" w:author="Author">
                      <w:rPr>
                        <w:rFonts w:ascii="Verdana" w:hAnsi="Verdana" w:cs="Arial"/>
                        <w:b/>
                        <w:color w:val="000000" w:themeColor="text1"/>
                        <w:sz w:val="18"/>
                        <w:szCs w:val="18"/>
                        <w:lang w:val="en-US"/>
                      </w:rPr>
                    </w:rPrChange>
                  </w:rPr>
                  <w:delText>The dropdown list is maintained in the Shared Network Path</w:delText>
                </w:r>
                <w:r w:rsidR="00C70EFF" w:rsidDel="004B2E9E">
                  <w:rPr>
                    <w:rFonts w:ascii="Verdana" w:hAnsi="Verdana" w:cs="Arial"/>
                    <w:color w:val="000000" w:themeColor="text1"/>
                    <w:sz w:val="18"/>
                    <w:szCs w:val="18"/>
                    <w:lang w:val="en-US"/>
                  </w:rPr>
                  <w:delText xml:space="preserve"> </w:delText>
                </w:r>
                <w:r w:rsidR="00C70EFF" w:rsidDel="004B2E9E">
                  <w:rPr>
                    <w:rFonts w:ascii="Verdana" w:hAnsi="Verdana" w:cs="Arial"/>
                    <w:color w:val="000000" w:themeColor="text1"/>
                    <w:sz w:val="18"/>
                    <w:szCs w:val="18"/>
                    <w:lang w:val="en-US"/>
                  </w:rPr>
                  <w:fldChar w:fldCharType="begin"/>
                </w:r>
                <w:r w:rsidR="00C70EFF" w:rsidDel="004B2E9E">
                  <w:rPr>
                    <w:rFonts w:ascii="Verdana" w:hAnsi="Verdana" w:cs="Arial"/>
                    <w:color w:val="000000" w:themeColor="text1"/>
                    <w:sz w:val="18"/>
                    <w:szCs w:val="18"/>
                    <w:lang w:val="en-US"/>
                  </w:rPr>
                  <w:delInstrText xml:space="preserve"> HYPERLINK "</w:delInstrText>
                </w:r>
                <w:r w:rsidR="00C70EFF" w:rsidRPr="00C70EFF" w:rsidDel="004B2E9E">
                  <w:rPr>
                    <w:rFonts w:ascii="Verdana" w:hAnsi="Verdana" w:cs="Arial"/>
                    <w:color w:val="000000" w:themeColor="text1"/>
                    <w:sz w:val="18"/>
                    <w:szCs w:val="18"/>
                    <w:lang w:val="en-US"/>
                  </w:rPr>
                  <w:delInstrText>\\\\seskcifssvm01\\GPT_RPA\\Dictionaries</w:delInstrText>
                </w:r>
                <w:r w:rsidR="00C70EFF" w:rsidDel="004B2E9E">
                  <w:rPr>
                    <w:rFonts w:ascii="Verdana" w:hAnsi="Verdana" w:cs="Arial"/>
                    <w:color w:val="000000" w:themeColor="text1"/>
                    <w:sz w:val="18"/>
                    <w:szCs w:val="18"/>
                    <w:lang w:val="en-US"/>
                  </w:rPr>
                  <w:delInstrText xml:space="preserve">" </w:delInstrText>
                </w:r>
                <w:r w:rsidR="00C70EFF" w:rsidDel="004B2E9E">
                  <w:rPr>
                    <w:rFonts w:ascii="Verdana" w:hAnsi="Verdana" w:cs="Arial"/>
                    <w:color w:val="000000" w:themeColor="text1"/>
                    <w:sz w:val="18"/>
                    <w:szCs w:val="18"/>
                    <w:lang w:val="en-US"/>
                  </w:rPr>
                  <w:fldChar w:fldCharType="separate"/>
                </w:r>
                <w:r w:rsidR="00C70EFF" w:rsidRPr="000B7EE1" w:rsidDel="004B2E9E">
                  <w:rPr>
                    <w:rStyle w:val="Hyperlink"/>
                    <w:rFonts w:ascii="Verdana" w:hAnsi="Verdana" w:cs="Arial"/>
                    <w:sz w:val="18"/>
                    <w:szCs w:val="18"/>
                    <w:lang w:val="en-US"/>
                  </w:rPr>
                  <w:delText>\\seskcifssvm01\GPT_RPA\Dictionaries</w:delText>
                </w:r>
                <w:r w:rsidR="00C70EFF" w:rsidDel="004B2E9E">
                  <w:rPr>
                    <w:rFonts w:ascii="Verdana" w:hAnsi="Verdana" w:cs="Arial"/>
                    <w:color w:val="000000" w:themeColor="text1"/>
                    <w:sz w:val="18"/>
                    <w:szCs w:val="18"/>
                    <w:lang w:val="en-US"/>
                  </w:rPr>
                  <w:fldChar w:fldCharType="end"/>
                </w:r>
                <w:r w:rsidR="00C70EFF" w:rsidDel="004B2E9E">
                  <w:rPr>
                    <w:rFonts w:ascii="Verdana" w:hAnsi="Verdana" w:cs="Arial"/>
                    <w:color w:val="000000" w:themeColor="text1"/>
                    <w:sz w:val="18"/>
                    <w:szCs w:val="18"/>
                    <w:lang w:val="en-US"/>
                  </w:rPr>
                  <w:delText xml:space="preserve"> </w:delText>
                </w:r>
                <w:r w:rsidR="00C70EFF" w:rsidRPr="00BF7E91" w:rsidDel="004B2E9E">
                  <w:rPr>
                    <w:rFonts w:ascii="Verdana" w:hAnsi="Verdana" w:cs="Arial"/>
                    <w:color w:val="000000" w:themeColor="text1"/>
                    <w:sz w:val="18"/>
                    <w:szCs w:val="18"/>
                    <w:lang w:val="en-US"/>
                    <w:rPrChange w:id="1591" w:author="Author">
                      <w:rPr>
                        <w:rFonts w:ascii="Verdana" w:hAnsi="Verdana" w:cs="Arial"/>
                        <w:b/>
                        <w:color w:val="000000" w:themeColor="text1"/>
                        <w:sz w:val="18"/>
                        <w:szCs w:val="18"/>
                        <w:lang w:val="en-US"/>
                      </w:rPr>
                    </w:rPrChange>
                  </w:rPr>
                  <w:delText xml:space="preserve"> in the</w:delText>
                </w:r>
                <w:r w:rsidR="00C70EFF" w:rsidDel="004B2E9E">
                  <w:rPr>
                    <w:rFonts w:ascii="Verdana" w:hAnsi="Verdana" w:cs="Arial"/>
                    <w:b/>
                    <w:color w:val="000000" w:themeColor="text1"/>
                    <w:sz w:val="18"/>
                    <w:szCs w:val="18"/>
                    <w:lang w:val="en-US"/>
                  </w:rPr>
                  <w:delText xml:space="preserve"> </w:delText>
                </w:r>
                <w:r w:rsidR="00FB74FA" w:rsidRPr="00FB74FA" w:rsidDel="004B2E9E">
                  <w:rPr>
                    <w:rFonts w:ascii="Verdana" w:hAnsi="Verdana" w:cs="Arial"/>
                    <w:color w:val="000000" w:themeColor="text1"/>
                    <w:sz w:val="18"/>
                    <w:szCs w:val="18"/>
                  </w:rPr>
                  <w:delText>‘DropDownLOVs_25June2019’</w:delText>
                </w:r>
                <w:r w:rsidR="00C70EFF" w:rsidDel="004B2E9E">
                  <w:rPr>
                    <w:rFonts w:ascii="Verdana" w:hAnsi="Verdana" w:cs="Arial"/>
                    <w:color w:val="000000" w:themeColor="text1"/>
                    <w:sz w:val="18"/>
                    <w:szCs w:val="18"/>
                  </w:rPr>
                  <w:delText xml:space="preserve">‘DropDownLOVs_ddmmmmyyyy’ </w:delText>
                </w:r>
                <w:r w:rsidR="00FB74FA" w:rsidDel="004B2E9E">
                  <w:rPr>
                    <w:rFonts w:ascii="Verdana" w:hAnsi="Verdana" w:cs="Arial"/>
                    <w:color w:val="000000" w:themeColor="text1"/>
                    <w:sz w:val="18"/>
                    <w:szCs w:val="18"/>
                  </w:rPr>
                  <w:delText xml:space="preserve"> </w:delText>
                </w:r>
                <w:r w:rsidR="00C70EFF" w:rsidDel="004B2E9E">
                  <w:rPr>
                    <w:rFonts w:ascii="Verdana" w:hAnsi="Verdana" w:cs="Arial"/>
                    <w:color w:val="000000" w:themeColor="text1"/>
                    <w:sz w:val="18"/>
                    <w:szCs w:val="18"/>
                  </w:rPr>
                  <w:delText xml:space="preserve">file in worksheet </w:delText>
                </w:r>
                <w:r w:rsidR="00C70EFF" w:rsidDel="004B2E9E">
                  <w:rPr>
                    <w:rFonts w:ascii="Verdana" w:hAnsi="Verdana" w:cs="Arial"/>
                    <w:b/>
                    <w:color w:val="000000" w:themeColor="text1"/>
                    <w:sz w:val="18"/>
                    <w:szCs w:val="18"/>
                    <w:lang w:val="en-US"/>
                  </w:rPr>
                  <w:delText xml:space="preserve"> ‘</w:delText>
                </w:r>
                <w:r w:rsidR="00C70EFF" w:rsidRPr="00BF7E91" w:rsidDel="004B2E9E">
                  <w:rPr>
                    <w:rFonts w:ascii="Verdana" w:hAnsi="Verdana" w:cs="Arial"/>
                    <w:color w:val="000000" w:themeColor="text1"/>
                    <w:sz w:val="18"/>
                    <w:szCs w:val="18"/>
                    <w:lang w:val="en-US"/>
                    <w:rPrChange w:id="1592" w:author="Author">
                      <w:rPr>
                        <w:rFonts w:ascii="Verdana" w:hAnsi="Verdana" w:cs="Arial"/>
                        <w:b/>
                        <w:color w:val="000000" w:themeColor="text1"/>
                        <w:sz w:val="18"/>
                        <w:szCs w:val="18"/>
                        <w:lang w:val="en-US"/>
                      </w:rPr>
                    </w:rPrChange>
                  </w:rPr>
                  <w:delText>All LOVs</w:delText>
                </w:r>
                <w:r w:rsidR="00C70EFF" w:rsidDel="004B2E9E">
                  <w:rPr>
                    <w:rFonts w:ascii="Verdana" w:hAnsi="Verdana" w:cs="Arial"/>
                    <w:color w:val="000000" w:themeColor="text1"/>
                    <w:sz w:val="18"/>
                    <w:szCs w:val="18"/>
                    <w:lang w:val="en-US"/>
                  </w:rPr>
                  <w:delText>’</w:delText>
                </w:r>
              </w:del>
            </w:ins>
          </w:p>
        </w:tc>
        <w:tc>
          <w:tcPr>
            <w:tcW w:w="1418" w:type="dxa"/>
          </w:tcPr>
          <w:p w14:paraId="34347D08" w14:textId="77777777" w:rsidR="00C5196B" w:rsidRPr="000F672E" w:rsidRDefault="00C5196B" w:rsidP="000F672E">
            <w:pPr>
              <w:rPr>
                <w:rFonts w:cs="Arial"/>
                <w:b/>
                <w:color w:val="000000" w:themeColor="text1"/>
                <w:sz w:val="18"/>
                <w:szCs w:val="18"/>
                <w:lang w:val="en-US"/>
              </w:rPr>
            </w:pPr>
          </w:p>
        </w:tc>
        <w:tc>
          <w:tcPr>
            <w:tcW w:w="10938" w:type="dxa"/>
          </w:tcPr>
          <w:p w14:paraId="5CAD7931" w14:textId="77777777" w:rsidR="00C5196B" w:rsidRDefault="00526D69" w:rsidP="00DA4947">
            <w:pPr>
              <w:rPr>
                <w:noProof/>
              </w:rPr>
            </w:pPr>
            <w:r>
              <w:rPr>
                <w:noProof/>
                <w:lang w:val="en-US"/>
              </w:rPr>
              <w:drawing>
                <wp:inline distT="0" distB="0" distL="0" distR="0" wp14:anchorId="1CD79EDE" wp14:editId="16F658F5">
                  <wp:extent cx="2190750" cy="21145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190750" cy="2114550"/>
                          </a:xfrm>
                          <a:prstGeom prst="rect">
                            <a:avLst/>
                          </a:prstGeom>
                        </pic:spPr>
                      </pic:pic>
                    </a:graphicData>
                  </a:graphic>
                </wp:inline>
              </w:drawing>
            </w:r>
          </w:p>
        </w:tc>
      </w:tr>
      <w:tr w:rsidR="00C5196B" w:rsidRPr="005335B1" w14:paraId="3253B1A4" w14:textId="77777777" w:rsidTr="00FA4F51">
        <w:trPr>
          <w:cantSplit/>
          <w:trHeight w:val="20"/>
        </w:trPr>
        <w:tc>
          <w:tcPr>
            <w:tcW w:w="1843" w:type="dxa"/>
          </w:tcPr>
          <w:p w14:paraId="0F1C09D0" w14:textId="77777777" w:rsidR="00C5196B" w:rsidRPr="00C5196B" w:rsidRDefault="00957691" w:rsidP="000F672E">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t>3.1.41</w:t>
            </w:r>
            <w:r w:rsidR="00C5196B">
              <w:rPr>
                <w:rFonts w:ascii="Verdana" w:eastAsiaTheme="minorHAnsi" w:hAnsi="Verdana" w:cs="Arial"/>
                <w:b/>
                <w:color w:val="000000" w:themeColor="text1"/>
                <w:sz w:val="18"/>
                <w:szCs w:val="18"/>
              </w:rPr>
              <w:t xml:space="preserve"> </w:t>
            </w:r>
            <w:r w:rsidR="00C5196B" w:rsidRPr="00293F54">
              <w:rPr>
                <w:rFonts w:ascii="Verdana" w:eastAsiaTheme="minorHAnsi" w:hAnsi="Verdana" w:cs="Arial"/>
                <w:color w:val="000000" w:themeColor="text1"/>
                <w:sz w:val="18"/>
                <w:szCs w:val="18"/>
              </w:rPr>
              <w:t>Preparation of NAM CSR report</w:t>
            </w:r>
            <w:r w:rsidR="00C5196B">
              <w:rPr>
                <w:rFonts w:ascii="Verdana" w:eastAsiaTheme="minorHAnsi" w:hAnsi="Verdana" w:cs="Arial"/>
                <w:color w:val="000000" w:themeColor="text1"/>
                <w:sz w:val="18"/>
                <w:szCs w:val="18"/>
              </w:rPr>
              <w:t xml:space="preserve">. </w:t>
            </w:r>
            <w:r w:rsidR="006649DB">
              <w:rPr>
                <w:rFonts w:ascii="Verdana" w:eastAsiaTheme="minorHAnsi" w:hAnsi="Verdana" w:cs="Arial"/>
                <w:color w:val="000000" w:themeColor="text1"/>
                <w:sz w:val="18"/>
                <w:szCs w:val="18"/>
              </w:rPr>
              <w:t>Create Drop down list</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41B129A8"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b/>
                <w:color w:val="000000" w:themeColor="text1"/>
                <w:sz w:val="18"/>
                <w:szCs w:val="18"/>
              </w:rPr>
              <w:t>Create dropdown list</w:t>
            </w:r>
            <w:r w:rsidRPr="006649DB">
              <w:rPr>
                <w:rFonts w:ascii="Verdana" w:eastAsiaTheme="minorHAnsi" w:hAnsi="Verdana" w:cs="Arial"/>
                <w:color w:val="000000" w:themeColor="text1"/>
                <w:sz w:val="18"/>
                <w:szCs w:val="18"/>
              </w:rPr>
              <w:t xml:space="preserve">  for the blank rows on Global Template column SPEND SUBCATEGORY containin</w:t>
            </w:r>
            <w:r w:rsidRPr="006649DB">
              <w:rPr>
                <w:rFonts w:ascii="Verdana" w:eastAsiaTheme="minorHAnsi" w:hAnsi="Verdana" w:cs="Arial"/>
                <w:sz w:val="18"/>
                <w:szCs w:val="18"/>
              </w:rPr>
              <w:t>g:</w:t>
            </w:r>
          </w:p>
          <w:p w14:paraId="4497FB9B" w14:textId="77777777" w:rsidR="006649DB" w:rsidRPr="006649DB" w:rsidRDefault="006649DB" w:rsidP="006649DB">
            <w:pPr>
              <w:pStyle w:val="steptext"/>
              <w:rPr>
                <w:rFonts w:ascii="Verdana" w:eastAsiaTheme="minorHAnsi" w:hAnsi="Verdana" w:cs="Arial"/>
                <w:sz w:val="18"/>
                <w:szCs w:val="18"/>
              </w:rPr>
            </w:pPr>
          </w:p>
          <w:p w14:paraId="159C4087"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501c3 Contribution/Donation</w:t>
            </w:r>
          </w:p>
          <w:p w14:paraId="26643F01"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Fees</w:t>
            </w:r>
          </w:p>
          <w:p w14:paraId="6ED1D989"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Registration Fees</w:t>
            </w:r>
          </w:p>
          <w:p w14:paraId="03934440"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Reprint</w:t>
            </w:r>
          </w:p>
          <w:p w14:paraId="43ADF8E2"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Research Collaboration Payments</w:t>
            </w:r>
          </w:p>
          <w:p w14:paraId="0431C155"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Study Drug and Supplies</w:t>
            </w:r>
          </w:p>
          <w:p w14:paraId="03D29B72"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Study Fees and Expenses</w:t>
            </w:r>
          </w:p>
          <w:p w14:paraId="41A2156B"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Transportation</w:t>
            </w:r>
          </w:p>
          <w:p w14:paraId="021C7BC6"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Direct Payments</w:t>
            </w:r>
          </w:p>
          <w:p w14:paraId="19C4FC80"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Meals</w:t>
            </w:r>
          </w:p>
          <w:p w14:paraId="35177C5E"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Lodging</w:t>
            </w:r>
          </w:p>
          <w:p w14:paraId="610ADFAA"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Licensing/Royalty Fee</w:t>
            </w:r>
          </w:p>
          <w:p w14:paraId="7A7F575A" w14:textId="77777777" w:rsidR="00C5196B" w:rsidRDefault="00C5196B" w:rsidP="0088163B">
            <w:pPr>
              <w:rPr>
                <w:ins w:id="1593" w:author="Author"/>
                <w:rFonts w:ascii="Verdana" w:hAnsi="Verdana" w:cs="Arial"/>
                <w:b/>
                <w:color w:val="000000" w:themeColor="text1"/>
                <w:sz w:val="18"/>
                <w:szCs w:val="18"/>
              </w:rPr>
            </w:pPr>
          </w:p>
          <w:p w14:paraId="79335B77" w14:textId="5C76FD4B" w:rsidR="00C70EFF" w:rsidRPr="00C5196B" w:rsidRDefault="004B2E9E" w:rsidP="0088163B">
            <w:pPr>
              <w:rPr>
                <w:rFonts w:ascii="Verdana" w:hAnsi="Verdana" w:cs="Arial"/>
                <w:b/>
                <w:color w:val="000000" w:themeColor="text1"/>
                <w:sz w:val="18"/>
                <w:szCs w:val="18"/>
              </w:rPr>
            </w:pPr>
            <w:ins w:id="1594"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1595" w:author="Author">
                <w:r w:rsidR="00FB74FA" w:rsidDel="004B2E9E">
                  <w:rPr>
                    <w:rFonts w:ascii="Verdana" w:hAnsi="Verdana" w:cs="Arial"/>
                    <w:b/>
                    <w:color w:val="000000" w:themeColor="text1"/>
                    <w:sz w:val="18"/>
                    <w:szCs w:val="18"/>
                    <w:lang w:val="en-US"/>
                  </w:rPr>
                  <w:delText xml:space="preserve">NOTE: </w:delText>
                </w:r>
                <w:r w:rsidR="00FB74FA" w:rsidRPr="00851EFA" w:rsidDel="004B2E9E">
                  <w:rPr>
                    <w:rFonts w:ascii="Verdana" w:hAnsi="Verdana" w:cs="Arial"/>
                    <w:color w:val="000000" w:themeColor="text1"/>
                    <w:sz w:val="18"/>
                    <w:szCs w:val="18"/>
                    <w:lang w:val="en-US"/>
                  </w:rPr>
                  <w:delText>The dropdown list is maintained in the Shared Network Path</w:delText>
                </w:r>
                <w:r w:rsidR="00FB74FA" w:rsidDel="004B2E9E">
                  <w:rPr>
                    <w:rFonts w:ascii="Verdana" w:hAnsi="Verdana" w:cs="Arial"/>
                    <w:color w:val="000000" w:themeColor="text1"/>
                    <w:sz w:val="18"/>
                    <w:szCs w:val="18"/>
                    <w:lang w:val="en-US"/>
                  </w:rPr>
                  <w:delText xml:space="preserve"> </w:delText>
                </w:r>
                <w:r w:rsidR="00FB74FA" w:rsidDel="004B2E9E">
                  <w:rPr>
                    <w:rFonts w:ascii="Verdana" w:hAnsi="Verdana" w:cs="Arial"/>
                    <w:color w:val="000000" w:themeColor="text1"/>
                    <w:sz w:val="18"/>
                    <w:szCs w:val="18"/>
                    <w:lang w:val="en-US"/>
                  </w:rPr>
                  <w:fldChar w:fldCharType="begin"/>
                </w:r>
                <w:r w:rsidR="00FB74FA" w:rsidDel="004B2E9E">
                  <w:rPr>
                    <w:rFonts w:ascii="Verdana" w:hAnsi="Verdana" w:cs="Arial"/>
                    <w:color w:val="000000" w:themeColor="text1"/>
                    <w:sz w:val="18"/>
                    <w:szCs w:val="18"/>
                    <w:lang w:val="en-US"/>
                  </w:rPr>
                  <w:delInstrText xml:space="preserve"> HYPERLINK "</w:delInstrText>
                </w:r>
                <w:r w:rsidR="00FB74FA" w:rsidRPr="00C70EFF" w:rsidDel="004B2E9E">
                  <w:rPr>
                    <w:rFonts w:ascii="Verdana" w:hAnsi="Verdana" w:cs="Arial"/>
                    <w:color w:val="000000" w:themeColor="text1"/>
                    <w:sz w:val="18"/>
                    <w:szCs w:val="18"/>
                    <w:lang w:val="en-US"/>
                  </w:rPr>
                  <w:delInstrText>\\\\seskcifssvm01\\GPT_RPA\\Dictionaries</w:delInstrText>
                </w:r>
                <w:r w:rsidR="00FB74FA" w:rsidDel="004B2E9E">
                  <w:rPr>
                    <w:rFonts w:ascii="Verdana" w:hAnsi="Verdana" w:cs="Arial"/>
                    <w:color w:val="000000" w:themeColor="text1"/>
                    <w:sz w:val="18"/>
                    <w:szCs w:val="18"/>
                    <w:lang w:val="en-US"/>
                  </w:rPr>
                  <w:delInstrText xml:space="preserve">" </w:delInstrText>
                </w:r>
                <w:r w:rsidR="00FB74FA" w:rsidDel="004B2E9E">
                  <w:rPr>
                    <w:rFonts w:ascii="Verdana" w:hAnsi="Verdana" w:cs="Arial"/>
                    <w:color w:val="000000" w:themeColor="text1"/>
                    <w:sz w:val="18"/>
                    <w:szCs w:val="18"/>
                    <w:lang w:val="en-US"/>
                  </w:rPr>
                  <w:fldChar w:fldCharType="separate"/>
                </w:r>
                <w:r w:rsidR="00FB74FA" w:rsidRPr="000B7EE1" w:rsidDel="004B2E9E">
                  <w:rPr>
                    <w:rStyle w:val="Hyperlink"/>
                    <w:rFonts w:ascii="Verdana" w:hAnsi="Verdana" w:cs="Arial"/>
                    <w:sz w:val="18"/>
                    <w:szCs w:val="18"/>
                    <w:lang w:val="en-US"/>
                  </w:rPr>
                  <w:delText>\\seskcifssvm01\GPT_RPA\Dictionaries</w:delText>
                </w:r>
                <w:r w:rsidR="00FB74FA" w:rsidDel="004B2E9E">
                  <w:rPr>
                    <w:rFonts w:ascii="Verdana" w:hAnsi="Verdana" w:cs="Arial"/>
                    <w:color w:val="000000" w:themeColor="text1"/>
                    <w:sz w:val="18"/>
                    <w:szCs w:val="18"/>
                    <w:lang w:val="en-US"/>
                  </w:rPr>
                  <w:fldChar w:fldCharType="end"/>
                </w:r>
                <w:r w:rsidR="00FB74FA" w:rsidDel="004B2E9E">
                  <w:rPr>
                    <w:rFonts w:ascii="Verdana" w:hAnsi="Verdana" w:cs="Arial"/>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 xml:space="preserve"> in the</w:delText>
                </w:r>
                <w:r w:rsidR="00FB74FA" w:rsidDel="004B2E9E">
                  <w:rPr>
                    <w:rFonts w:ascii="Verdana" w:hAnsi="Verdana" w:cs="Arial"/>
                    <w:b/>
                    <w:color w:val="000000" w:themeColor="text1"/>
                    <w:sz w:val="18"/>
                    <w:szCs w:val="18"/>
                    <w:lang w:val="en-US"/>
                  </w:rPr>
                  <w:delText xml:space="preserve"> </w:delText>
                </w:r>
                <w:r w:rsidR="00FB74FA" w:rsidRPr="00FB74FA" w:rsidDel="004B2E9E">
                  <w:rPr>
                    <w:rFonts w:ascii="Verdana" w:hAnsi="Verdana" w:cs="Arial"/>
                    <w:color w:val="000000" w:themeColor="text1"/>
                    <w:sz w:val="18"/>
                    <w:szCs w:val="18"/>
                  </w:rPr>
                  <w:delText>‘DropDownLOVs_25June2019’</w:delText>
                </w:r>
                <w:r w:rsidR="00FB74FA" w:rsidDel="004B2E9E">
                  <w:rPr>
                    <w:rFonts w:ascii="Verdana" w:hAnsi="Verdana" w:cs="Arial"/>
                    <w:color w:val="000000" w:themeColor="text1"/>
                    <w:sz w:val="18"/>
                    <w:szCs w:val="18"/>
                  </w:rPr>
                  <w:delText xml:space="preserve"> file in worksheet </w:delText>
                </w:r>
                <w:r w:rsidR="00FB74FA" w:rsidDel="004B2E9E">
                  <w:rPr>
                    <w:rFonts w:ascii="Verdana" w:hAnsi="Verdana" w:cs="Arial"/>
                    <w:b/>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All LOVs</w:delText>
                </w:r>
                <w:r w:rsidR="00FB74FA" w:rsidDel="004B2E9E">
                  <w:rPr>
                    <w:rFonts w:ascii="Verdana" w:hAnsi="Verdana" w:cs="Arial"/>
                    <w:color w:val="000000" w:themeColor="text1"/>
                    <w:sz w:val="18"/>
                    <w:szCs w:val="18"/>
                    <w:lang w:val="en-US"/>
                  </w:rPr>
                  <w:delText>’</w:delText>
                </w:r>
                <w:r w:rsidR="00C70EFF" w:rsidDel="00FB74FA">
                  <w:rPr>
                    <w:rFonts w:ascii="Verdana" w:hAnsi="Verdana" w:cs="Arial"/>
                    <w:b/>
                    <w:color w:val="000000" w:themeColor="text1"/>
                    <w:sz w:val="18"/>
                    <w:szCs w:val="18"/>
                    <w:lang w:val="en-US"/>
                  </w:rPr>
                  <w:delText xml:space="preserve">NOTE: </w:delText>
                </w:r>
                <w:r w:rsidR="00C70EFF" w:rsidRPr="00B32DF9" w:rsidDel="00FB74FA">
                  <w:rPr>
                    <w:rFonts w:ascii="Verdana" w:hAnsi="Verdana" w:cs="Arial"/>
                    <w:color w:val="000000" w:themeColor="text1"/>
                    <w:sz w:val="18"/>
                    <w:szCs w:val="18"/>
                    <w:lang w:val="en-US"/>
                  </w:rPr>
                  <w:delText>The dropdown list is maintained in the Shared Network Path</w:delText>
                </w:r>
                <w:r w:rsidR="00C70EFF" w:rsidDel="00FB74FA">
                  <w:rPr>
                    <w:rFonts w:ascii="Verdana" w:hAnsi="Verdana" w:cs="Arial"/>
                    <w:color w:val="000000" w:themeColor="text1"/>
                    <w:sz w:val="18"/>
                    <w:szCs w:val="18"/>
                    <w:lang w:val="en-US"/>
                  </w:rPr>
                  <w:delText xml:space="preserve"> </w:delText>
                </w:r>
                <w:r w:rsidR="00C70EFF" w:rsidDel="00FB74FA">
                  <w:rPr>
                    <w:rFonts w:ascii="Verdana" w:hAnsi="Verdana" w:cs="Arial"/>
                    <w:color w:val="000000" w:themeColor="text1"/>
                    <w:sz w:val="18"/>
                    <w:szCs w:val="18"/>
                    <w:lang w:val="en-US"/>
                  </w:rPr>
                  <w:fldChar w:fldCharType="begin"/>
                </w:r>
                <w:r w:rsidR="00C70EFF" w:rsidDel="00FB74FA">
                  <w:rPr>
                    <w:rFonts w:ascii="Verdana" w:hAnsi="Verdana" w:cs="Arial"/>
                    <w:color w:val="000000" w:themeColor="text1"/>
                    <w:sz w:val="18"/>
                    <w:szCs w:val="18"/>
                    <w:lang w:val="en-US"/>
                  </w:rPr>
                  <w:delInstrText xml:space="preserve"> HYPERLINK "</w:delInstrText>
                </w:r>
                <w:r w:rsidR="00C70EFF" w:rsidRPr="00C70EFF" w:rsidDel="00FB74FA">
                  <w:rPr>
                    <w:rFonts w:ascii="Verdana" w:hAnsi="Verdana" w:cs="Arial"/>
                    <w:color w:val="000000" w:themeColor="text1"/>
                    <w:sz w:val="18"/>
                    <w:szCs w:val="18"/>
                    <w:lang w:val="en-US"/>
                  </w:rPr>
                  <w:delInstrText>\\\\seskcifssvm01\\GPT_RPA\\Dictionaries</w:delInstrText>
                </w:r>
                <w:r w:rsidR="00C70EFF" w:rsidDel="00FB74FA">
                  <w:rPr>
                    <w:rFonts w:ascii="Verdana" w:hAnsi="Verdana" w:cs="Arial"/>
                    <w:color w:val="000000" w:themeColor="text1"/>
                    <w:sz w:val="18"/>
                    <w:szCs w:val="18"/>
                    <w:lang w:val="en-US"/>
                  </w:rPr>
                  <w:delInstrText xml:space="preserve">" </w:delInstrText>
                </w:r>
                <w:r w:rsidR="00C70EFF" w:rsidDel="00FB74FA">
                  <w:rPr>
                    <w:rFonts w:ascii="Verdana" w:hAnsi="Verdana" w:cs="Arial"/>
                    <w:color w:val="000000" w:themeColor="text1"/>
                    <w:sz w:val="18"/>
                    <w:szCs w:val="18"/>
                    <w:lang w:val="en-US"/>
                  </w:rPr>
                  <w:fldChar w:fldCharType="separate"/>
                </w:r>
                <w:r w:rsidR="00C70EFF" w:rsidRPr="000B7EE1" w:rsidDel="00FB74FA">
                  <w:rPr>
                    <w:rStyle w:val="Hyperlink"/>
                    <w:rFonts w:ascii="Verdana" w:hAnsi="Verdana" w:cs="Arial"/>
                    <w:sz w:val="18"/>
                    <w:szCs w:val="18"/>
                    <w:lang w:val="en-US"/>
                  </w:rPr>
                  <w:delText>\\seskcifssvm01\GPT_RPA\Dictionaries</w:delText>
                </w:r>
                <w:r w:rsidR="00C70EFF" w:rsidDel="00FB74FA">
                  <w:rPr>
                    <w:rFonts w:ascii="Verdana" w:hAnsi="Verdana" w:cs="Arial"/>
                    <w:color w:val="000000" w:themeColor="text1"/>
                    <w:sz w:val="18"/>
                    <w:szCs w:val="18"/>
                    <w:lang w:val="en-US"/>
                  </w:rPr>
                  <w:fldChar w:fldCharType="end"/>
                </w:r>
                <w:r w:rsidR="00C70EFF" w:rsidDel="00FB74FA">
                  <w:rPr>
                    <w:rFonts w:ascii="Verdana" w:hAnsi="Verdana" w:cs="Arial"/>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 xml:space="preserve"> in the</w:delText>
                </w:r>
                <w:r w:rsidR="00C70EFF" w:rsidDel="00FB74FA">
                  <w:rPr>
                    <w:rFonts w:ascii="Verdana" w:hAnsi="Verdana" w:cs="Arial"/>
                    <w:b/>
                    <w:color w:val="000000" w:themeColor="text1"/>
                    <w:sz w:val="18"/>
                    <w:szCs w:val="18"/>
                    <w:lang w:val="en-US"/>
                  </w:rPr>
                  <w:delText xml:space="preserve"> </w:delText>
                </w:r>
                <w:r w:rsidR="00C70EFF" w:rsidDel="00FB74FA">
                  <w:rPr>
                    <w:rFonts w:ascii="Verdana" w:hAnsi="Verdana" w:cs="Arial"/>
                    <w:color w:val="000000" w:themeColor="text1"/>
                    <w:sz w:val="18"/>
                    <w:szCs w:val="18"/>
                  </w:rPr>
                  <w:delText xml:space="preserve">‘DropDownLOVs_ddmmmmyyyy’ file in worksheet </w:delText>
                </w:r>
                <w:r w:rsidR="00C70EFF" w:rsidDel="00FB74FA">
                  <w:rPr>
                    <w:rFonts w:ascii="Verdana" w:hAnsi="Verdana" w:cs="Arial"/>
                    <w:b/>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All LOVs</w:delText>
                </w:r>
                <w:r w:rsidR="00C70EFF" w:rsidDel="00FB74FA">
                  <w:rPr>
                    <w:rFonts w:ascii="Verdana" w:hAnsi="Verdana" w:cs="Arial"/>
                    <w:color w:val="000000" w:themeColor="text1"/>
                    <w:sz w:val="18"/>
                    <w:szCs w:val="18"/>
                    <w:lang w:val="en-US"/>
                  </w:rPr>
                  <w:delText>’</w:delText>
                </w:r>
              </w:del>
            </w:ins>
          </w:p>
        </w:tc>
        <w:tc>
          <w:tcPr>
            <w:tcW w:w="1418" w:type="dxa"/>
          </w:tcPr>
          <w:p w14:paraId="4248D4D9" w14:textId="77777777" w:rsidR="00C5196B" w:rsidRPr="000F672E" w:rsidRDefault="00C5196B" w:rsidP="000F672E">
            <w:pPr>
              <w:rPr>
                <w:rFonts w:cs="Arial"/>
                <w:b/>
                <w:color w:val="000000" w:themeColor="text1"/>
                <w:sz w:val="18"/>
                <w:szCs w:val="18"/>
                <w:lang w:val="en-US"/>
              </w:rPr>
            </w:pPr>
          </w:p>
        </w:tc>
        <w:tc>
          <w:tcPr>
            <w:tcW w:w="10938" w:type="dxa"/>
          </w:tcPr>
          <w:p w14:paraId="7F1A62F8" w14:textId="77777777" w:rsidR="00C5196B" w:rsidRDefault="00526D69" w:rsidP="00DA4947">
            <w:pPr>
              <w:rPr>
                <w:noProof/>
              </w:rPr>
            </w:pPr>
            <w:r>
              <w:rPr>
                <w:noProof/>
                <w:lang w:val="en-US"/>
              </w:rPr>
              <w:drawing>
                <wp:inline distT="0" distB="0" distL="0" distR="0" wp14:anchorId="03BF6C39" wp14:editId="61A7898B">
                  <wp:extent cx="2095500" cy="24288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095500" cy="2428875"/>
                          </a:xfrm>
                          <a:prstGeom prst="rect">
                            <a:avLst/>
                          </a:prstGeom>
                        </pic:spPr>
                      </pic:pic>
                    </a:graphicData>
                  </a:graphic>
                </wp:inline>
              </w:drawing>
            </w:r>
          </w:p>
        </w:tc>
      </w:tr>
      <w:tr w:rsidR="00C5196B" w:rsidRPr="005335B1" w14:paraId="61C63700" w14:textId="77777777" w:rsidTr="00FA4F51">
        <w:trPr>
          <w:cantSplit/>
          <w:trHeight w:val="20"/>
        </w:trPr>
        <w:tc>
          <w:tcPr>
            <w:tcW w:w="1843" w:type="dxa"/>
          </w:tcPr>
          <w:p w14:paraId="4FD2A9A2" w14:textId="77777777" w:rsidR="00C5196B" w:rsidRDefault="00C5196B"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w:t>
            </w:r>
            <w:r w:rsidR="00957691">
              <w:rPr>
                <w:rFonts w:ascii="Verdana" w:eastAsiaTheme="minorHAnsi" w:hAnsi="Verdana" w:cs="Arial"/>
                <w:b/>
                <w:color w:val="000000" w:themeColor="text1"/>
                <w:sz w:val="18"/>
                <w:szCs w:val="18"/>
              </w:rPr>
              <w:t>.1.42</w:t>
            </w:r>
            <w:r>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Preparation of NAM CSR report</w:t>
            </w:r>
            <w:r>
              <w:rPr>
                <w:rFonts w:ascii="Verdana" w:eastAsiaTheme="minorHAnsi" w:hAnsi="Verdana" w:cs="Arial"/>
                <w:color w:val="000000" w:themeColor="text1"/>
                <w:sz w:val="18"/>
                <w:szCs w:val="18"/>
              </w:rPr>
              <w:t xml:space="preserve">. </w:t>
            </w:r>
            <w:r w:rsidR="006649DB">
              <w:rPr>
                <w:rFonts w:ascii="Verdana" w:eastAsiaTheme="minorHAnsi" w:hAnsi="Verdana" w:cs="Arial"/>
                <w:color w:val="000000" w:themeColor="text1"/>
                <w:sz w:val="18"/>
                <w:szCs w:val="18"/>
              </w:rPr>
              <w:t>Create Drop down list</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5FC28983"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color w:val="000000" w:themeColor="text1"/>
                <w:sz w:val="18"/>
                <w:szCs w:val="18"/>
              </w:rPr>
              <w:t>Create dropdown list  for the blank rows on Global Template column NATURE OF PAYMENT containin</w:t>
            </w:r>
            <w:r w:rsidRPr="006649DB">
              <w:rPr>
                <w:rFonts w:ascii="Verdana" w:eastAsiaTheme="minorHAnsi" w:hAnsi="Verdana" w:cs="Arial"/>
                <w:sz w:val="18"/>
                <w:szCs w:val="18"/>
              </w:rPr>
              <w:t>g:</w:t>
            </w:r>
          </w:p>
          <w:p w14:paraId="45224261" w14:textId="77777777" w:rsidR="006649DB" w:rsidRPr="006649DB" w:rsidRDefault="006649DB" w:rsidP="006649DB">
            <w:pPr>
              <w:pStyle w:val="steptext"/>
              <w:rPr>
                <w:rFonts w:ascii="Verdana" w:eastAsiaTheme="minorHAnsi" w:hAnsi="Verdana" w:cs="Arial"/>
                <w:sz w:val="18"/>
                <w:szCs w:val="18"/>
              </w:rPr>
            </w:pPr>
          </w:p>
          <w:p w14:paraId="4E594A45"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Cash/Reimbursed</w:t>
            </w:r>
          </w:p>
          <w:p w14:paraId="52831A66"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In-Kind/Non-Reimbursed</w:t>
            </w:r>
          </w:p>
          <w:p w14:paraId="53CB1103" w14:textId="77777777" w:rsidR="00C5196B" w:rsidRDefault="00C5196B" w:rsidP="0088163B">
            <w:pPr>
              <w:rPr>
                <w:ins w:id="1596" w:author="Author"/>
                <w:rFonts w:ascii="Verdana" w:hAnsi="Verdana" w:cs="Arial"/>
                <w:b/>
                <w:color w:val="000000" w:themeColor="text1"/>
                <w:sz w:val="18"/>
                <w:szCs w:val="18"/>
                <w:lang w:val="en-US"/>
              </w:rPr>
            </w:pPr>
          </w:p>
          <w:p w14:paraId="0A989306" w14:textId="15DD74EE" w:rsidR="00C70EFF" w:rsidRPr="006649DB" w:rsidRDefault="004B2E9E" w:rsidP="0088163B">
            <w:pPr>
              <w:rPr>
                <w:rFonts w:ascii="Verdana" w:hAnsi="Verdana" w:cs="Arial"/>
                <w:b/>
                <w:color w:val="000000" w:themeColor="text1"/>
                <w:sz w:val="18"/>
                <w:szCs w:val="18"/>
                <w:lang w:val="en-US"/>
              </w:rPr>
            </w:pPr>
            <w:ins w:id="1597"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1598" w:author="Author">
                <w:r w:rsidR="00FB74FA" w:rsidDel="004B2E9E">
                  <w:rPr>
                    <w:rFonts w:ascii="Verdana" w:hAnsi="Verdana" w:cs="Arial"/>
                    <w:b/>
                    <w:color w:val="000000" w:themeColor="text1"/>
                    <w:sz w:val="18"/>
                    <w:szCs w:val="18"/>
                    <w:lang w:val="en-US"/>
                  </w:rPr>
                  <w:delText xml:space="preserve">NOTE: </w:delText>
                </w:r>
                <w:r w:rsidR="00FB74FA" w:rsidRPr="00851EFA" w:rsidDel="004B2E9E">
                  <w:rPr>
                    <w:rFonts w:ascii="Verdana" w:hAnsi="Verdana" w:cs="Arial"/>
                    <w:color w:val="000000" w:themeColor="text1"/>
                    <w:sz w:val="18"/>
                    <w:szCs w:val="18"/>
                    <w:lang w:val="en-US"/>
                  </w:rPr>
                  <w:delText>The dropdown list is maintained in the Shared Network Path</w:delText>
                </w:r>
                <w:r w:rsidR="00FB74FA" w:rsidDel="004B2E9E">
                  <w:rPr>
                    <w:rFonts w:ascii="Verdana" w:hAnsi="Verdana" w:cs="Arial"/>
                    <w:color w:val="000000" w:themeColor="text1"/>
                    <w:sz w:val="18"/>
                    <w:szCs w:val="18"/>
                    <w:lang w:val="en-US"/>
                  </w:rPr>
                  <w:delText xml:space="preserve"> </w:delText>
                </w:r>
                <w:r w:rsidR="00FB74FA" w:rsidDel="004B2E9E">
                  <w:rPr>
                    <w:rFonts w:ascii="Verdana" w:hAnsi="Verdana" w:cs="Arial"/>
                    <w:color w:val="000000" w:themeColor="text1"/>
                    <w:sz w:val="18"/>
                    <w:szCs w:val="18"/>
                    <w:lang w:val="en-US"/>
                  </w:rPr>
                  <w:fldChar w:fldCharType="begin"/>
                </w:r>
                <w:r w:rsidR="00FB74FA" w:rsidDel="004B2E9E">
                  <w:rPr>
                    <w:rFonts w:ascii="Verdana" w:hAnsi="Verdana" w:cs="Arial"/>
                    <w:color w:val="000000" w:themeColor="text1"/>
                    <w:sz w:val="18"/>
                    <w:szCs w:val="18"/>
                    <w:lang w:val="en-US"/>
                  </w:rPr>
                  <w:delInstrText xml:space="preserve"> HYPERLINK "</w:delInstrText>
                </w:r>
                <w:r w:rsidR="00FB74FA" w:rsidRPr="00C70EFF" w:rsidDel="004B2E9E">
                  <w:rPr>
                    <w:rFonts w:ascii="Verdana" w:hAnsi="Verdana" w:cs="Arial"/>
                    <w:color w:val="000000" w:themeColor="text1"/>
                    <w:sz w:val="18"/>
                    <w:szCs w:val="18"/>
                    <w:lang w:val="en-US"/>
                  </w:rPr>
                  <w:delInstrText>\\\\seskcifssvm01\\GPT_RPA\\Dictionaries</w:delInstrText>
                </w:r>
                <w:r w:rsidR="00FB74FA" w:rsidDel="004B2E9E">
                  <w:rPr>
                    <w:rFonts w:ascii="Verdana" w:hAnsi="Verdana" w:cs="Arial"/>
                    <w:color w:val="000000" w:themeColor="text1"/>
                    <w:sz w:val="18"/>
                    <w:szCs w:val="18"/>
                    <w:lang w:val="en-US"/>
                  </w:rPr>
                  <w:delInstrText xml:space="preserve">" </w:delInstrText>
                </w:r>
                <w:r w:rsidR="00FB74FA" w:rsidDel="004B2E9E">
                  <w:rPr>
                    <w:rFonts w:ascii="Verdana" w:hAnsi="Verdana" w:cs="Arial"/>
                    <w:color w:val="000000" w:themeColor="text1"/>
                    <w:sz w:val="18"/>
                    <w:szCs w:val="18"/>
                    <w:lang w:val="en-US"/>
                  </w:rPr>
                  <w:fldChar w:fldCharType="separate"/>
                </w:r>
                <w:r w:rsidR="00FB74FA" w:rsidRPr="000B7EE1" w:rsidDel="004B2E9E">
                  <w:rPr>
                    <w:rStyle w:val="Hyperlink"/>
                    <w:rFonts w:ascii="Verdana" w:hAnsi="Verdana" w:cs="Arial"/>
                    <w:sz w:val="18"/>
                    <w:szCs w:val="18"/>
                    <w:lang w:val="en-US"/>
                  </w:rPr>
                  <w:delText>\\seskcifssvm01\GPT_RPA\Dictionaries</w:delText>
                </w:r>
                <w:r w:rsidR="00FB74FA" w:rsidDel="004B2E9E">
                  <w:rPr>
                    <w:rFonts w:ascii="Verdana" w:hAnsi="Verdana" w:cs="Arial"/>
                    <w:color w:val="000000" w:themeColor="text1"/>
                    <w:sz w:val="18"/>
                    <w:szCs w:val="18"/>
                    <w:lang w:val="en-US"/>
                  </w:rPr>
                  <w:fldChar w:fldCharType="end"/>
                </w:r>
                <w:r w:rsidR="00FB74FA" w:rsidDel="004B2E9E">
                  <w:rPr>
                    <w:rFonts w:ascii="Verdana" w:hAnsi="Verdana" w:cs="Arial"/>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 xml:space="preserve"> in the</w:delText>
                </w:r>
                <w:r w:rsidR="00FB74FA" w:rsidDel="004B2E9E">
                  <w:rPr>
                    <w:rFonts w:ascii="Verdana" w:hAnsi="Verdana" w:cs="Arial"/>
                    <w:b/>
                    <w:color w:val="000000" w:themeColor="text1"/>
                    <w:sz w:val="18"/>
                    <w:szCs w:val="18"/>
                    <w:lang w:val="en-US"/>
                  </w:rPr>
                  <w:delText xml:space="preserve"> </w:delText>
                </w:r>
                <w:r w:rsidR="00FB74FA" w:rsidRPr="00FB74FA" w:rsidDel="004B2E9E">
                  <w:rPr>
                    <w:rFonts w:ascii="Verdana" w:hAnsi="Verdana" w:cs="Arial"/>
                    <w:color w:val="000000" w:themeColor="text1"/>
                    <w:sz w:val="18"/>
                    <w:szCs w:val="18"/>
                  </w:rPr>
                  <w:delText>‘DropDownLOVs_25June2019’</w:delText>
                </w:r>
                <w:r w:rsidR="00FB74FA" w:rsidDel="004B2E9E">
                  <w:rPr>
                    <w:rFonts w:ascii="Verdana" w:hAnsi="Verdana" w:cs="Arial"/>
                    <w:color w:val="000000" w:themeColor="text1"/>
                    <w:sz w:val="18"/>
                    <w:szCs w:val="18"/>
                  </w:rPr>
                  <w:delText xml:space="preserve"> file in worksheet </w:delText>
                </w:r>
                <w:r w:rsidR="00FB74FA" w:rsidDel="004B2E9E">
                  <w:rPr>
                    <w:rFonts w:ascii="Verdana" w:hAnsi="Verdana" w:cs="Arial"/>
                    <w:b/>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All LOVs</w:delText>
                </w:r>
                <w:r w:rsidR="00FB74FA" w:rsidDel="004B2E9E">
                  <w:rPr>
                    <w:rFonts w:ascii="Verdana" w:hAnsi="Verdana" w:cs="Arial"/>
                    <w:color w:val="000000" w:themeColor="text1"/>
                    <w:sz w:val="18"/>
                    <w:szCs w:val="18"/>
                    <w:lang w:val="en-US"/>
                  </w:rPr>
                  <w:delText>’</w:delText>
                </w:r>
                <w:r w:rsidR="00C70EFF" w:rsidDel="00FB74FA">
                  <w:rPr>
                    <w:rFonts w:ascii="Verdana" w:hAnsi="Verdana" w:cs="Arial"/>
                    <w:b/>
                    <w:color w:val="000000" w:themeColor="text1"/>
                    <w:sz w:val="18"/>
                    <w:szCs w:val="18"/>
                    <w:lang w:val="en-US"/>
                  </w:rPr>
                  <w:delText xml:space="preserve">NOTE: </w:delText>
                </w:r>
                <w:r w:rsidR="00C70EFF" w:rsidRPr="00B32DF9" w:rsidDel="00FB74FA">
                  <w:rPr>
                    <w:rFonts w:ascii="Verdana" w:hAnsi="Verdana" w:cs="Arial"/>
                    <w:color w:val="000000" w:themeColor="text1"/>
                    <w:sz w:val="18"/>
                    <w:szCs w:val="18"/>
                    <w:lang w:val="en-US"/>
                  </w:rPr>
                  <w:delText>The dropdown list is maintained in the Shared Network Path</w:delText>
                </w:r>
                <w:r w:rsidR="00C70EFF" w:rsidDel="00FB74FA">
                  <w:rPr>
                    <w:rFonts w:ascii="Verdana" w:hAnsi="Verdana" w:cs="Arial"/>
                    <w:color w:val="000000" w:themeColor="text1"/>
                    <w:sz w:val="18"/>
                    <w:szCs w:val="18"/>
                    <w:lang w:val="en-US"/>
                  </w:rPr>
                  <w:delText xml:space="preserve"> </w:delText>
                </w:r>
                <w:r w:rsidR="00C70EFF" w:rsidDel="00FB74FA">
                  <w:rPr>
                    <w:rFonts w:ascii="Verdana" w:hAnsi="Verdana" w:cs="Arial"/>
                    <w:color w:val="000000" w:themeColor="text1"/>
                    <w:sz w:val="18"/>
                    <w:szCs w:val="18"/>
                    <w:lang w:val="en-US"/>
                  </w:rPr>
                  <w:fldChar w:fldCharType="begin"/>
                </w:r>
                <w:r w:rsidR="00C70EFF" w:rsidDel="00FB74FA">
                  <w:rPr>
                    <w:rFonts w:ascii="Verdana" w:hAnsi="Verdana" w:cs="Arial"/>
                    <w:color w:val="000000" w:themeColor="text1"/>
                    <w:sz w:val="18"/>
                    <w:szCs w:val="18"/>
                    <w:lang w:val="en-US"/>
                  </w:rPr>
                  <w:delInstrText xml:space="preserve"> HYPERLINK "</w:delInstrText>
                </w:r>
                <w:r w:rsidR="00C70EFF" w:rsidRPr="00C70EFF" w:rsidDel="00FB74FA">
                  <w:rPr>
                    <w:rFonts w:ascii="Verdana" w:hAnsi="Verdana" w:cs="Arial"/>
                    <w:color w:val="000000" w:themeColor="text1"/>
                    <w:sz w:val="18"/>
                    <w:szCs w:val="18"/>
                    <w:lang w:val="en-US"/>
                  </w:rPr>
                  <w:delInstrText>\\\\seskcifssvm01\\GPT_RPA\\Dictionaries</w:delInstrText>
                </w:r>
                <w:r w:rsidR="00C70EFF" w:rsidDel="00FB74FA">
                  <w:rPr>
                    <w:rFonts w:ascii="Verdana" w:hAnsi="Verdana" w:cs="Arial"/>
                    <w:color w:val="000000" w:themeColor="text1"/>
                    <w:sz w:val="18"/>
                    <w:szCs w:val="18"/>
                    <w:lang w:val="en-US"/>
                  </w:rPr>
                  <w:delInstrText xml:space="preserve">" </w:delInstrText>
                </w:r>
                <w:r w:rsidR="00C70EFF" w:rsidDel="00FB74FA">
                  <w:rPr>
                    <w:rFonts w:ascii="Verdana" w:hAnsi="Verdana" w:cs="Arial"/>
                    <w:color w:val="000000" w:themeColor="text1"/>
                    <w:sz w:val="18"/>
                    <w:szCs w:val="18"/>
                    <w:lang w:val="en-US"/>
                  </w:rPr>
                  <w:fldChar w:fldCharType="separate"/>
                </w:r>
                <w:r w:rsidR="00C70EFF" w:rsidRPr="000B7EE1" w:rsidDel="00FB74FA">
                  <w:rPr>
                    <w:rStyle w:val="Hyperlink"/>
                    <w:rFonts w:ascii="Verdana" w:hAnsi="Verdana" w:cs="Arial"/>
                    <w:sz w:val="18"/>
                    <w:szCs w:val="18"/>
                    <w:lang w:val="en-US"/>
                  </w:rPr>
                  <w:delText>\\seskcifssvm01\GPT_RPA\Dictionaries</w:delText>
                </w:r>
                <w:r w:rsidR="00C70EFF" w:rsidDel="00FB74FA">
                  <w:rPr>
                    <w:rFonts w:ascii="Verdana" w:hAnsi="Verdana" w:cs="Arial"/>
                    <w:color w:val="000000" w:themeColor="text1"/>
                    <w:sz w:val="18"/>
                    <w:szCs w:val="18"/>
                    <w:lang w:val="en-US"/>
                  </w:rPr>
                  <w:fldChar w:fldCharType="end"/>
                </w:r>
                <w:r w:rsidR="00C70EFF" w:rsidDel="00FB74FA">
                  <w:rPr>
                    <w:rFonts w:ascii="Verdana" w:hAnsi="Verdana" w:cs="Arial"/>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 xml:space="preserve"> in the</w:delText>
                </w:r>
                <w:r w:rsidR="00C70EFF" w:rsidDel="00FB74FA">
                  <w:rPr>
                    <w:rFonts w:ascii="Verdana" w:hAnsi="Verdana" w:cs="Arial"/>
                    <w:b/>
                    <w:color w:val="000000" w:themeColor="text1"/>
                    <w:sz w:val="18"/>
                    <w:szCs w:val="18"/>
                    <w:lang w:val="en-US"/>
                  </w:rPr>
                  <w:delText xml:space="preserve"> </w:delText>
                </w:r>
                <w:r w:rsidR="00C70EFF" w:rsidDel="00FB74FA">
                  <w:rPr>
                    <w:rFonts w:ascii="Verdana" w:hAnsi="Verdana" w:cs="Arial"/>
                    <w:color w:val="000000" w:themeColor="text1"/>
                    <w:sz w:val="18"/>
                    <w:szCs w:val="18"/>
                  </w:rPr>
                  <w:delText xml:space="preserve">‘DropDownLOVs_ddmmmmyyyy’ file in worksheet </w:delText>
                </w:r>
                <w:r w:rsidR="00C70EFF" w:rsidDel="00FB74FA">
                  <w:rPr>
                    <w:rFonts w:ascii="Verdana" w:hAnsi="Verdana" w:cs="Arial"/>
                    <w:b/>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All LOVs</w:delText>
                </w:r>
                <w:r w:rsidR="00C70EFF" w:rsidDel="00FB74FA">
                  <w:rPr>
                    <w:rFonts w:ascii="Verdana" w:hAnsi="Verdana" w:cs="Arial"/>
                    <w:color w:val="000000" w:themeColor="text1"/>
                    <w:sz w:val="18"/>
                    <w:szCs w:val="18"/>
                    <w:lang w:val="en-US"/>
                  </w:rPr>
                  <w:delText>’</w:delText>
                </w:r>
              </w:del>
            </w:ins>
          </w:p>
        </w:tc>
        <w:tc>
          <w:tcPr>
            <w:tcW w:w="1418" w:type="dxa"/>
          </w:tcPr>
          <w:p w14:paraId="1A4D0A19" w14:textId="77777777" w:rsidR="00C5196B" w:rsidRPr="000F672E" w:rsidRDefault="00C5196B" w:rsidP="000F672E">
            <w:pPr>
              <w:rPr>
                <w:rFonts w:cs="Arial"/>
                <w:b/>
                <w:color w:val="000000" w:themeColor="text1"/>
                <w:sz w:val="18"/>
                <w:szCs w:val="18"/>
                <w:lang w:val="en-US"/>
              </w:rPr>
            </w:pPr>
          </w:p>
        </w:tc>
        <w:tc>
          <w:tcPr>
            <w:tcW w:w="10938" w:type="dxa"/>
          </w:tcPr>
          <w:p w14:paraId="18892E69" w14:textId="77777777" w:rsidR="00C5196B" w:rsidRPr="00526D69" w:rsidRDefault="00526D69" w:rsidP="00DA4947">
            <w:pPr>
              <w:rPr>
                <w:b/>
                <w:noProof/>
              </w:rPr>
            </w:pPr>
            <w:r>
              <w:rPr>
                <w:noProof/>
                <w:lang w:val="en-US"/>
              </w:rPr>
              <w:drawing>
                <wp:inline distT="0" distB="0" distL="0" distR="0" wp14:anchorId="7354743B" wp14:editId="09FBFA5E">
                  <wp:extent cx="1943100" cy="168592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943100" cy="1685925"/>
                          </a:xfrm>
                          <a:prstGeom prst="rect">
                            <a:avLst/>
                          </a:prstGeom>
                        </pic:spPr>
                      </pic:pic>
                    </a:graphicData>
                  </a:graphic>
                </wp:inline>
              </w:drawing>
            </w:r>
          </w:p>
        </w:tc>
      </w:tr>
      <w:tr w:rsidR="00C5196B" w:rsidRPr="005335B1" w14:paraId="041265F4" w14:textId="77777777" w:rsidTr="00FA4F51">
        <w:trPr>
          <w:cantSplit/>
          <w:trHeight w:val="20"/>
        </w:trPr>
        <w:tc>
          <w:tcPr>
            <w:tcW w:w="1843" w:type="dxa"/>
          </w:tcPr>
          <w:p w14:paraId="0C38F86F" w14:textId="77777777" w:rsidR="00C5196B" w:rsidRDefault="00957691"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3.1.43</w:t>
            </w:r>
            <w:r w:rsidR="00C5196B">
              <w:rPr>
                <w:rFonts w:ascii="Verdana" w:eastAsiaTheme="minorHAnsi" w:hAnsi="Verdana" w:cs="Arial"/>
                <w:b/>
                <w:color w:val="000000" w:themeColor="text1"/>
                <w:sz w:val="18"/>
                <w:szCs w:val="18"/>
              </w:rPr>
              <w:t xml:space="preserve"> </w:t>
            </w:r>
            <w:r w:rsidR="00C5196B" w:rsidRPr="00293F54">
              <w:rPr>
                <w:rFonts w:ascii="Verdana" w:eastAsiaTheme="minorHAnsi" w:hAnsi="Verdana" w:cs="Arial"/>
                <w:color w:val="000000" w:themeColor="text1"/>
                <w:sz w:val="18"/>
                <w:szCs w:val="18"/>
              </w:rPr>
              <w:t>Preparation of NAM CSR report</w:t>
            </w:r>
            <w:r w:rsidR="00C5196B">
              <w:rPr>
                <w:rFonts w:ascii="Verdana" w:eastAsiaTheme="minorHAnsi" w:hAnsi="Verdana" w:cs="Arial"/>
                <w:color w:val="000000" w:themeColor="text1"/>
                <w:sz w:val="18"/>
                <w:szCs w:val="18"/>
              </w:rPr>
              <w:t xml:space="preserve">. </w:t>
            </w:r>
            <w:r w:rsidR="006649DB">
              <w:rPr>
                <w:rFonts w:ascii="Verdana" w:eastAsiaTheme="minorHAnsi" w:hAnsi="Verdana" w:cs="Arial"/>
                <w:color w:val="000000" w:themeColor="text1"/>
                <w:sz w:val="18"/>
                <w:szCs w:val="18"/>
              </w:rPr>
              <w:t>Create Drop down list</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009F705A" w14:textId="77777777" w:rsidR="006649DB" w:rsidRDefault="006649DB" w:rsidP="006649DB">
            <w:pPr>
              <w:pStyle w:val="steptext"/>
              <w:rPr>
                <w:rFonts w:ascii="Verdana" w:eastAsiaTheme="minorHAnsi" w:hAnsi="Verdana" w:cs="Arial"/>
                <w:sz w:val="18"/>
                <w:szCs w:val="18"/>
              </w:rPr>
            </w:pPr>
            <w:r w:rsidRPr="006649DB">
              <w:rPr>
                <w:rFonts w:ascii="Verdana" w:eastAsiaTheme="minorHAnsi" w:hAnsi="Verdana" w:cs="Arial"/>
                <w:sz w:val="18"/>
                <w:szCs w:val="18"/>
              </w:rPr>
              <w:t>Create dropdown list  for the blank rows on Global Template column PRODUCT containing:</w:t>
            </w:r>
          </w:p>
          <w:p w14:paraId="7FA5DEBE" w14:textId="77777777" w:rsidR="006649DB" w:rsidRPr="006649DB" w:rsidRDefault="006649DB" w:rsidP="006649DB">
            <w:pPr>
              <w:pStyle w:val="steptext"/>
              <w:rPr>
                <w:rFonts w:ascii="Verdana" w:eastAsiaTheme="minorHAnsi" w:hAnsi="Verdana" w:cs="Arial"/>
                <w:sz w:val="18"/>
                <w:szCs w:val="18"/>
              </w:rPr>
            </w:pPr>
          </w:p>
          <w:p w14:paraId="195F2C1E" w14:textId="6C8E875A" w:rsidR="006649DB" w:rsidRPr="006649DB" w:rsidRDefault="00526D69" w:rsidP="006649DB">
            <w:pPr>
              <w:pStyle w:val="steptext"/>
              <w:rPr>
                <w:rFonts w:ascii="Verdana" w:eastAsiaTheme="minorHAnsi" w:hAnsi="Verdana" w:cs="Arial"/>
                <w:sz w:val="18"/>
                <w:szCs w:val="18"/>
              </w:rPr>
            </w:pPr>
            <w:r>
              <w:rPr>
                <w:rFonts w:ascii="Verdana" w:eastAsiaTheme="minorHAnsi" w:hAnsi="Verdana" w:cs="Arial"/>
                <w:sz w:val="18"/>
                <w:szCs w:val="18"/>
              </w:rPr>
              <w:t>ACCOLATE;ARIMIDEX;</w:t>
            </w:r>
            <w:r w:rsidR="006649DB" w:rsidRPr="006649DB">
              <w:rPr>
                <w:rFonts w:ascii="Verdana" w:eastAsiaTheme="minorHAnsi" w:hAnsi="Verdana" w:cs="Arial"/>
                <w:sz w:val="18"/>
                <w:szCs w:val="18"/>
              </w:rPr>
              <w:t>ATACAN</w:t>
            </w:r>
            <w:r>
              <w:rPr>
                <w:rFonts w:ascii="Verdana" w:eastAsiaTheme="minorHAnsi" w:hAnsi="Verdana" w:cs="Arial"/>
                <w:sz w:val="18"/>
                <w:szCs w:val="18"/>
              </w:rPr>
              <w:t>D;BEVESPI;AEROSPHERE;BRILINTA;BYDUREON;BYETTA;</w:t>
            </w:r>
            <w:r w:rsidR="006649DB" w:rsidRPr="006649DB">
              <w:rPr>
                <w:rFonts w:ascii="Verdana" w:eastAsiaTheme="minorHAnsi" w:hAnsi="Verdana" w:cs="Arial"/>
                <w:sz w:val="18"/>
                <w:szCs w:val="18"/>
              </w:rPr>
              <w:t>CALQU</w:t>
            </w:r>
            <w:r>
              <w:rPr>
                <w:rFonts w:ascii="Verdana" w:eastAsiaTheme="minorHAnsi" w:hAnsi="Verdana" w:cs="Arial"/>
                <w:sz w:val="18"/>
                <w:szCs w:val="18"/>
              </w:rPr>
              <w:t>ENCE; CAPRELSA;CASODEX;CRESTOR;DALIRESP;DUTOPROL;ENTOCORT;EPANOVA;FARXIGA;FASENRA;FASLODEX;FLUMIST;IMFINZI;IRESSA;KOMBIGLYZE; LOKELMA; LUMOXITI;LYNPARZA;MERREM IV;MOVANTIK;MYALEPT;</w:t>
            </w:r>
            <w:r w:rsidR="006649DB" w:rsidRPr="006649DB">
              <w:rPr>
                <w:rFonts w:ascii="Verdana" w:eastAsiaTheme="minorHAnsi" w:hAnsi="Verdana" w:cs="Arial"/>
                <w:sz w:val="18"/>
                <w:szCs w:val="18"/>
              </w:rPr>
              <w:t>NEXIUM</w:t>
            </w:r>
            <w:r>
              <w:rPr>
                <w:rFonts w:ascii="Verdana" w:eastAsiaTheme="minorHAnsi" w:hAnsi="Verdana" w:cs="Arial"/>
                <w:sz w:val="18"/>
                <w:szCs w:val="18"/>
              </w:rPr>
              <w:t xml:space="preserve">; </w:t>
            </w:r>
            <w:r w:rsidRPr="006649DB">
              <w:rPr>
                <w:rFonts w:ascii="Verdana" w:hAnsi="Verdana" w:cs="Arial"/>
                <w:sz w:val="18"/>
                <w:szCs w:val="18"/>
              </w:rPr>
              <w:t>NON-COVERED</w:t>
            </w:r>
            <w:del w:id="1599" w:author="Author">
              <w:r w:rsidDel="00AF1336">
                <w:rPr>
                  <w:rFonts w:ascii="Verdana" w:hAnsi="Verdana" w:cs="Arial"/>
                  <w:sz w:val="18"/>
                  <w:szCs w:val="18"/>
                </w:rPr>
                <w:delText>,</w:delText>
              </w:r>
            </w:del>
            <w:r w:rsidRPr="006649DB">
              <w:rPr>
                <w:rFonts w:ascii="Verdana" w:hAnsi="Verdana" w:cs="Arial"/>
                <w:sz w:val="18"/>
                <w:szCs w:val="18"/>
              </w:rPr>
              <w:t xml:space="preserve"> PRODUCT</w:t>
            </w:r>
            <w:r>
              <w:rPr>
                <w:rFonts w:ascii="Verdana" w:hAnsi="Verdana" w:cs="Arial"/>
                <w:sz w:val="18"/>
                <w:szCs w:val="18"/>
              </w:rPr>
              <w:t xml:space="preserve">; </w:t>
            </w:r>
            <w:r w:rsidRPr="006649DB">
              <w:rPr>
                <w:rFonts w:ascii="Verdana" w:hAnsi="Verdana" w:cs="Arial"/>
                <w:sz w:val="18"/>
                <w:szCs w:val="18"/>
              </w:rPr>
              <w:t>NONE</w:t>
            </w:r>
            <w:r>
              <w:rPr>
                <w:rFonts w:ascii="Verdana" w:hAnsi="Verdana" w:cs="Arial"/>
                <w:sz w:val="18"/>
                <w:szCs w:val="18"/>
              </w:rPr>
              <w:t xml:space="preserve">; </w:t>
            </w:r>
            <w:r w:rsidRPr="006649DB">
              <w:rPr>
                <w:rFonts w:ascii="Verdana" w:hAnsi="Verdana" w:cs="Arial"/>
                <w:sz w:val="18"/>
                <w:szCs w:val="18"/>
              </w:rPr>
              <w:t>ONGLYZA</w:t>
            </w:r>
            <w:r>
              <w:rPr>
                <w:rFonts w:ascii="Verdana" w:hAnsi="Verdana" w:cs="Arial"/>
                <w:sz w:val="18"/>
                <w:szCs w:val="18"/>
              </w:rPr>
              <w:t xml:space="preserve">; </w:t>
            </w:r>
            <w:r w:rsidRPr="006649DB">
              <w:rPr>
                <w:rFonts w:ascii="Verdana" w:hAnsi="Verdana" w:cs="Arial"/>
                <w:sz w:val="18"/>
                <w:szCs w:val="18"/>
              </w:rPr>
              <w:t>ONGLYZA</w:t>
            </w:r>
            <w:r>
              <w:rPr>
                <w:rFonts w:ascii="Verdana" w:hAnsi="Verdana" w:cs="Arial"/>
                <w:sz w:val="18"/>
                <w:szCs w:val="18"/>
              </w:rPr>
              <w:t xml:space="preserve">; </w:t>
            </w:r>
            <w:r w:rsidRPr="006649DB">
              <w:rPr>
                <w:rFonts w:ascii="Verdana" w:hAnsi="Verdana" w:cs="Arial"/>
                <w:sz w:val="18"/>
                <w:szCs w:val="18"/>
              </w:rPr>
              <w:t>PRILOSEC</w:t>
            </w:r>
            <w:r>
              <w:rPr>
                <w:rFonts w:ascii="Verdana" w:hAnsi="Verdana" w:cs="Arial"/>
                <w:sz w:val="18"/>
                <w:szCs w:val="18"/>
              </w:rPr>
              <w:t xml:space="preserve">; </w:t>
            </w:r>
            <w:r w:rsidRPr="006649DB">
              <w:rPr>
                <w:rFonts w:ascii="Verdana" w:hAnsi="Verdana" w:cs="Arial"/>
                <w:sz w:val="18"/>
                <w:szCs w:val="18"/>
              </w:rPr>
              <w:t>PULMICORT RESPULES</w:t>
            </w:r>
            <w:r w:rsidR="00533B64">
              <w:rPr>
                <w:rFonts w:ascii="Verdana" w:hAnsi="Verdana" w:cs="Arial"/>
                <w:sz w:val="18"/>
                <w:szCs w:val="18"/>
              </w:rPr>
              <w:t xml:space="preserve">; </w:t>
            </w:r>
            <w:r w:rsidR="00533B64" w:rsidRPr="006649DB">
              <w:rPr>
                <w:rFonts w:ascii="Verdana" w:hAnsi="Verdana" w:cs="Arial"/>
                <w:sz w:val="18"/>
                <w:szCs w:val="18"/>
              </w:rPr>
              <w:t>QTERN</w:t>
            </w:r>
            <w:r w:rsidR="00533B64">
              <w:rPr>
                <w:rFonts w:ascii="Verdana" w:hAnsi="Verdana" w:cs="Arial"/>
                <w:sz w:val="18"/>
                <w:szCs w:val="18"/>
              </w:rPr>
              <w:t xml:space="preserve">; </w:t>
            </w:r>
            <w:r w:rsidR="00533B64" w:rsidRPr="006649DB">
              <w:rPr>
                <w:rFonts w:ascii="Verdana" w:hAnsi="Verdana" w:cs="Arial"/>
                <w:sz w:val="18"/>
                <w:szCs w:val="18"/>
              </w:rPr>
              <w:t>QUETIAPINE FUM</w:t>
            </w:r>
            <w:r w:rsidR="00533B64">
              <w:rPr>
                <w:rFonts w:ascii="Verdana" w:hAnsi="Verdana" w:cs="Arial"/>
                <w:sz w:val="18"/>
                <w:szCs w:val="18"/>
              </w:rPr>
              <w:t xml:space="preserve">; </w:t>
            </w:r>
            <w:r w:rsidR="00533B64" w:rsidRPr="006649DB">
              <w:rPr>
                <w:rFonts w:ascii="Verdana" w:hAnsi="Verdana" w:cs="Arial"/>
                <w:sz w:val="18"/>
                <w:szCs w:val="18"/>
              </w:rPr>
              <w:t>RHINOCORT</w:t>
            </w:r>
            <w:r w:rsidR="00533B64">
              <w:rPr>
                <w:rFonts w:ascii="Verdana" w:hAnsi="Verdana" w:cs="Arial"/>
                <w:sz w:val="18"/>
                <w:szCs w:val="18"/>
              </w:rPr>
              <w:t>;</w:t>
            </w:r>
            <w:r w:rsidR="00533B64" w:rsidRPr="006649DB">
              <w:rPr>
                <w:rFonts w:ascii="Verdana" w:hAnsi="Verdana" w:cs="Arial"/>
                <w:sz w:val="18"/>
                <w:szCs w:val="18"/>
              </w:rPr>
              <w:t xml:space="preserve"> SEROQUEL</w:t>
            </w:r>
            <w:r w:rsidR="00533B64">
              <w:rPr>
                <w:rFonts w:ascii="Verdana" w:hAnsi="Verdana" w:cs="Arial"/>
                <w:sz w:val="18"/>
                <w:szCs w:val="18"/>
              </w:rPr>
              <w:t xml:space="preserve">; </w:t>
            </w:r>
            <w:r w:rsidR="00533B64" w:rsidRPr="006649DB">
              <w:rPr>
                <w:rFonts w:ascii="Verdana" w:hAnsi="Verdana" w:cs="Arial"/>
                <w:sz w:val="18"/>
                <w:szCs w:val="18"/>
              </w:rPr>
              <w:t>SYMBICORT</w:t>
            </w:r>
            <w:r w:rsidR="00533B64">
              <w:rPr>
                <w:rFonts w:ascii="Verdana" w:hAnsi="Verdana" w:cs="Arial"/>
                <w:sz w:val="18"/>
                <w:szCs w:val="18"/>
              </w:rPr>
              <w:t xml:space="preserve">; </w:t>
            </w:r>
            <w:r w:rsidR="00533B64" w:rsidRPr="006649DB">
              <w:rPr>
                <w:rFonts w:ascii="Verdana" w:hAnsi="Verdana" w:cs="Arial"/>
                <w:sz w:val="18"/>
                <w:szCs w:val="18"/>
              </w:rPr>
              <w:t>SYMLIN PEN</w:t>
            </w:r>
            <w:r w:rsidR="00533B64">
              <w:rPr>
                <w:rFonts w:ascii="Verdana" w:hAnsi="Verdana" w:cs="Arial"/>
                <w:sz w:val="18"/>
                <w:szCs w:val="18"/>
              </w:rPr>
              <w:t xml:space="preserve">; </w:t>
            </w:r>
            <w:r w:rsidR="00533B64" w:rsidRPr="006649DB">
              <w:rPr>
                <w:rFonts w:ascii="Verdana" w:hAnsi="Verdana" w:cs="Arial"/>
                <w:sz w:val="18"/>
                <w:szCs w:val="18"/>
              </w:rPr>
              <w:t>SYNAGIS</w:t>
            </w:r>
            <w:r w:rsidR="00533B64">
              <w:rPr>
                <w:rFonts w:ascii="Verdana" w:hAnsi="Verdana" w:cs="Arial"/>
                <w:sz w:val="18"/>
                <w:szCs w:val="18"/>
              </w:rPr>
              <w:t xml:space="preserve">; </w:t>
            </w:r>
            <w:r w:rsidR="00533B64" w:rsidRPr="006649DB">
              <w:rPr>
                <w:rFonts w:ascii="Verdana" w:hAnsi="Verdana" w:cs="Arial"/>
                <w:sz w:val="18"/>
                <w:szCs w:val="18"/>
              </w:rPr>
              <w:t>TAGRISSO</w:t>
            </w:r>
            <w:r w:rsidR="00533B64">
              <w:rPr>
                <w:rFonts w:ascii="Verdana" w:hAnsi="Verdana" w:cs="Arial"/>
                <w:sz w:val="18"/>
                <w:szCs w:val="18"/>
              </w:rPr>
              <w:t xml:space="preserve">; </w:t>
            </w:r>
            <w:r w:rsidR="00533B64" w:rsidRPr="006649DB">
              <w:rPr>
                <w:rFonts w:ascii="Verdana" w:hAnsi="Verdana" w:cs="Arial"/>
                <w:sz w:val="18"/>
                <w:szCs w:val="18"/>
              </w:rPr>
              <w:t>TENORETIC</w:t>
            </w:r>
            <w:r w:rsidR="00533B64">
              <w:rPr>
                <w:rFonts w:ascii="Verdana" w:hAnsi="Verdana" w:cs="Arial"/>
                <w:sz w:val="18"/>
                <w:szCs w:val="18"/>
              </w:rPr>
              <w:t xml:space="preserve">; </w:t>
            </w:r>
            <w:r w:rsidR="00533B64" w:rsidRPr="006649DB">
              <w:rPr>
                <w:rFonts w:ascii="Verdana" w:hAnsi="Verdana" w:cs="Arial"/>
                <w:sz w:val="18"/>
                <w:szCs w:val="18"/>
              </w:rPr>
              <w:t>TENORMIN</w:t>
            </w:r>
            <w:r w:rsidR="00533B64">
              <w:rPr>
                <w:rFonts w:ascii="Verdana" w:hAnsi="Verdana" w:cs="Arial"/>
                <w:sz w:val="18"/>
                <w:szCs w:val="18"/>
              </w:rPr>
              <w:t xml:space="preserve">; </w:t>
            </w:r>
            <w:r w:rsidR="00533B64" w:rsidRPr="006649DB">
              <w:rPr>
                <w:rFonts w:ascii="Verdana" w:hAnsi="Verdana" w:cs="Arial"/>
                <w:sz w:val="18"/>
                <w:szCs w:val="18"/>
              </w:rPr>
              <w:t>TOPROL</w:t>
            </w:r>
            <w:r w:rsidR="00533B64">
              <w:rPr>
                <w:rFonts w:ascii="Verdana" w:hAnsi="Verdana" w:cs="Arial"/>
                <w:sz w:val="18"/>
                <w:szCs w:val="18"/>
              </w:rPr>
              <w:t xml:space="preserve">; </w:t>
            </w:r>
            <w:r w:rsidR="00533B64" w:rsidRPr="006649DB">
              <w:rPr>
                <w:rFonts w:ascii="Verdana" w:hAnsi="Verdana" w:cs="Arial"/>
                <w:sz w:val="18"/>
                <w:szCs w:val="18"/>
              </w:rPr>
              <w:t>TUDORZA</w:t>
            </w:r>
            <w:r w:rsidR="00533B64">
              <w:rPr>
                <w:rFonts w:ascii="Verdana" w:hAnsi="Verdana" w:cs="Arial"/>
                <w:sz w:val="18"/>
                <w:szCs w:val="18"/>
              </w:rPr>
              <w:t xml:space="preserve">; </w:t>
            </w:r>
            <w:r w:rsidR="00533B64" w:rsidRPr="006649DB">
              <w:rPr>
                <w:rFonts w:ascii="Verdana" w:hAnsi="Verdana" w:cs="Arial"/>
                <w:sz w:val="18"/>
                <w:szCs w:val="18"/>
              </w:rPr>
              <w:t>VIMOVO</w:t>
            </w:r>
            <w:r w:rsidR="00533B64">
              <w:rPr>
                <w:rFonts w:ascii="Verdana" w:hAnsi="Verdana" w:cs="Arial"/>
                <w:sz w:val="18"/>
                <w:szCs w:val="18"/>
              </w:rPr>
              <w:t xml:space="preserve">; </w:t>
            </w:r>
            <w:r w:rsidR="00533B64" w:rsidRPr="006649DB">
              <w:rPr>
                <w:rFonts w:ascii="Verdana" w:hAnsi="Verdana" w:cs="Arial"/>
                <w:sz w:val="18"/>
                <w:szCs w:val="18"/>
              </w:rPr>
              <w:t>XIGDUO</w:t>
            </w:r>
            <w:r w:rsidR="00533B64">
              <w:rPr>
                <w:rFonts w:ascii="Verdana" w:hAnsi="Verdana" w:cs="Arial"/>
                <w:sz w:val="18"/>
                <w:szCs w:val="18"/>
              </w:rPr>
              <w:t xml:space="preserve">; </w:t>
            </w:r>
            <w:r w:rsidR="00533B64" w:rsidRPr="006649DB">
              <w:rPr>
                <w:rFonts w:ascii="Verdana" w:hAnsi="Verdana" w:cs="Arial"/>
                <w:sz w:val="18"/>
                <w:szCs w:val="18"/>
              </w:rPr>
              <w:t>ZAFIRLUKAST</w:t>
            </w:r>
            <w:r w:rsidR="00533B64">
              <w:rPr>
                <w:rFonts w:ascii="Verdana" w:hAnsi="Verdana" w:cs="Arial"/>
                <w:sz w:val="18"/>
                <w:szCs w:val="18"/>
              </w:rPr>
              <w:t xml:space="preserve">; </w:t>
            </w:r>
            <w:r w:rsidR="00533B64" w:rsidRPr="006649DB">
              <w:rPr>
                <w:rFonts w:ascii="Verdana" w:hAnsi="Verdana" w:cs="Arial"/>
                <w:sz w:val="18"/>
                <w:szCs w:val="18"/>
              </w:rPr>
              <w:t>ZESTORETIC</w:t>
            </w:r>
            <w:r w:rsidR="00533B64">
              <w:rPr>
                <w:rFonts w:ascii="Verdana" w:hAnsi="Verdana" w:cs="Arial"/>
                <w:sz w:val="18"/>
                <w:szCs w:val="18"/>
              </w:rPr>
              <w:t xml:space="preserve">; </w:t>
            </w:r>
            <w:r w:rsidR="00533B64" w:rsidRPr="006649DB">
              <w:rPr>
                <w:rFonts w:ascii="Verdana" w:hAnsi="Verdana" w:cs="Arial"/>
                <w:sz w:val="18"/>
                <w:szCs w:val="18"/>
              </w:rPr>
              <w:t>ZESTRIL</w:t>
            </w:r>
            <w:r w:rsidR="00533B64">
              <w:rPr>
                <w:rFonts w:ascii="Verdana" w:hAnsi="Verdana" w:cs="Arial"/>
                <w:sz w:val="18"/>
                <w:szCs w:val="18"/>
              </w:rPr>
              <w:t xml:space="preserve">; </w:t>
            </w:r>
            <w:r w:rsidR="00533B64" w:rsidRPr="006649DB">
              <w:rPr>
                <w:rFonts w:ascii="Verdana" w:hAnsi="Verdana" w:cs="Arial"/>
                <w:sz w:val="18"/>
                <w:szCs w:val="18"/>
              </w:rPr>
              <w:t>ZOLADEX</w:t>
            </w:r>
            <w:r w:rsidR="00533B64">
              <w:rPr>
                <w:rFonts w:ascii="Verdana" w:hAnsi="Verdana" w:cs="Arial"/>
                <w:sz w:val="18"/>
                <w:szCs w:val="18"/>
              </w:rPr>
              <w:t xml:space="preserve">; </w:t>
            </w:r>
            <w:r w:rsidR="00533B64" w:rsidRPr="006649DB">
              <w:rPr>
                <w:rFonts w:ascii="Verdana" w:hAnsi="Verdana" w:cs="Arial"/>
                <w:sz w:val="18"/>
                <w:szCs w:val="18"/>
              </w:rPr>
              <w:t>ZOMIG</w:t>
            </w:r>
            <w:r w:rsidR="00533B64">
              <w:rPr>
                <w:rFonts w:ascii="Verdana" w:hAnsi="Verdana" w:cs="Arial"/>
                <w:sz w:val="18"/>
                <w:szCs w:val="18"/>
              </w:rPr>
              <w:t xml:space="preserve">; </w:t>
            </w:r>
            <w:r w:rsidR="00533B64" w:rsidRPr="006649DB">
              <w:rPr>
                <w:rFonts w:ascii="Verdana" w:hAnsi="Verdana" w:cs="Arial"/>
                <w:sz w:val="18"/>
                <w:szCs w:val="18"/>
              </w:rPr>
              <w:t>ZURAMPIC</w:t>
            </w:r>
            <w:r w:rsidR="00533B64">
              <w:rPr>
                <w:rFonts w:ascii="Verdana" w:hAnsi="Verdana" w:cs="Arial"/>
                <w:sz w:val="18"/>
                <w:szCs w:val="18"/>
              </w:rPr>
              <w:t xml:space="preserve"> </w:t>
            </w:r>
          </w:p>
          <w:p w14:paraId="04EE7576" w14:textId="77777777" w:rsidR="00C5196B" w:rsidRDefault="00C5196B" w:rsidP="0088163B">
            <w:pPr>
              <w:rPr>
                <w:ins w:id="1600" w:author="Author"/>
                <w:rFonts w:ascii="Verdana" w:hAnsi="Verdana" w:cs="Arial"/>
                <w:sz w:val="18"/>
                <w:szCs w:val="18"/>
                <w:lang w:val="en-US"/>
              </w:rPr>
            </w:pPr>
          </w:p>
          <w:p w14:paraId="732C3B1C" w14:textId="6D61D19A" w:rsidR="00C70EFF" w:rsidRPr="006649DB" w:rsidRDefault="004B2E9E" w:rsidP="0088163B">
            <w:pPr>
              <w:rPr>
                <w:rFonts w:ascii="Verdana" w:hAnsi="Verdana" w:cs="Arial"/>
                <w:sz w:val="18"/>
                <w:szCs w:val="18"/>
                <w:lang w:val="en-US"/>
              </w:rPr>
            </w:pPr>
            <w:ins w:id="1601"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1602" w:author="Author">
                <w:r w:rsidR="00FB74FA" w:rsidDel="004B2E9E">
                  <w:rPr>
                    <w:rFonts w:ascii="Verdana" w:hAnsi="Verdana" w:cs="Arial"/>
                    <w:b/>
                    <w:color w:val="000000" w:themeColor="text1"/>
                    <w:sz w:val="18"/>
                    <w:szCs w:val="18"/>
                    <w:lang w:val="en-US"/>
                  </w:rPr>
                  <w:delText xml:space="preserve">NOTE: </w:delText>
                </w:r>
                <w:r w:rsidR="00FB74FA" w:rsidRPr="00851EFA" w:rsidDel="004B2E9E">
                  <w:rPr>
                    <w:rFonts w:ascii="Verdana" w:hAnsi="Verdana" w:cs="Arial"/>
                    <w:color w:val="000000" w:themeColor="text1"/>
                    <w:sz w:val="18"/>
                    <w:szCs w:val="18"/>
                    <w:lang w:val="en-US"/>
                  </w:rPr>
                  <w:delText>The dropdown list is maintained in the Shared Network Path</w:delText>
                </w:r>
                <w:r w:rsidR="00FB74FA" w:rsidDel="004B2E9E">
                  <w:rPr>
                    <w:rFonts w:ascii="Verdana" w:hAnsi="Verdana" w:cs="Arial"/>
                    <w:color w:val="000000" w:themeColor="text1"/>
                    <w:sz w:val="18"/>
                    <w:szCs w:val="18"/>
                    <w:lang w:val="en-US"/>
                  </w:rPr>
                  <w:delText xml:space="preserve"> </w:delText>
                </w:r>
                <w:r w:rsidR="00FB74FA" w:rsidDel="004B2E9E">
                  <w:rPr>
                    <w:rFonts w:ascii="Verdana" w:hAnsi="Verdana" w:cs="Arial"/>
                    <w:color w:val="000000" w:themeColor="text1"/>
                    <w:sz w:val="18"/>
                    <w:szCs w:val="18"/>
                    <w:lang w:val="en-US"/>
                  </w:rPr>
                  <w:fldChar w:fldCharType="begin"/>
                </w:r>
                <w:r w:rsidR="00FB74FA" w:rsidDel="004B2E9E">
                  <w:rPr>
                    <w:rFonts w:ascii="Verdana" w:hAnsi="Verdana" w:cs="Arial"/>
                    <w:color w:val="000000" w:themeColor="text1"/>
                    <w:sz w:val="18"/>
                    <w:szCs w:val="18"/>
                    <w:lang w:val="en-US"/>
                  </w:rPr>
                  <w:delInstrText xml:space="preserve"> HYPERLINK "</w:delInstrText>
                </w:r>
                <w:r w:rsidR="00FB74FA" w:rsidRPr="00C70EFF" w:rsidDel="004B2E9E">
                  <w:rPr>
                    <w:rFonts w:ascii="Verdana" w:hAnsi="Verdana" w:cs="Arial"/>
                    <w:color w:val="000000" w:themeColor="text1"/>
                    <w:sz w:val="18"/>
                    <w:szCs w:val="18"/>
                    <w:lang w:val="en-US"/>
                  </w:rPr>
                  <w:delInstrText>\\\\seskcifssvm01\\GPT_RPA\\Dictionaries</w:delInstrText>
                </w:r>
                <w:r w:rsidR="00FB74FA" w:rsidDel="004B2E9E">
                  <w:rPr>
                    <w:rFonts w:ascii="Verdana" w:hAnsi="Verdana" w:cs="Arial"/>
                    <w:color w:val="000000" w:themeColor="text1"/>
                    <w:sz w:val="18"/>
                    <w:szCs w:val="18"/>
                    <w:lang w:val="en-US"/>
                  </w:rPr>
                  <w:delInstrText xml:space="preserve">" </w:delInstrText>
                </w:r>
                <w:r w:rsidR="00FB74FA" w:rsidDel="004B2E9E">
                  <w:rPr>
                    <w:rFonts w:ascii="Verdana" w:hAnsi="Verdana" w:cs="Arial"/>
                    <w:color w:val="000000" w:themeColor="text1"/>
                    <w:sz w:val="18"/>
                    <w:szCs w:val="18"/>
                    <w:lang w:val="en-US"/>
                  </w:rPr>
                  <w:fldChar w:fldCharType="separate"/>
                </w:r>
                <w:r w:rsidR="00FB74FA" w:rsidRPr="000B7EE1" w:rsidDel="004B2E9E">
                  <w:rPr>
                    <w:rStyle w:val="Hyperlink"/>
                    <w:rFonts w:ascii="Verdana" w:hAnsi="Verdana" w:cs="Arial"/>
                    <w:sz w:val="18"/>
                    <w:szCs w:val="18"/>
                    <w:lang w:val="en-US"/>
                  </w:rPr>
                  <w:delText>\\seskcifssvm01\GPT_RPA\Dictionaries</w:delText>
                </w:r>
                <w:r w:rsidR="00FB74FA" w:rsidDel="004B2E9E">
                  <w:rPr>
                    <w:rFonts w:ascii="Verdana" w:hAnsi="Verdana" w:cs="Arial"/>
                    <w:color w:val="000000" w:themeColor="text1"/>
                    <w:sz w:val="18"/>
                    <w:szCs w:val="18"/>
                    <w:lang w:val="en-US"/>
                  </w:rPr>
                  <w:fldChar w:fldCharType="end"/>
                </w:r>
                <w:r w:rsidR="00FB74FA" w:rsidDel="004B2E9E">
                  <w:rPr>
                    <w:rFonts w:ascii="Verdana" w:hAnsi="Verdana" w:cs="Arial"/>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 xml:space="preserve"> in the</w:delText>
                </w:r>
                <w:r w:rsidR="00FB74FA" w:rsidDel="004B2E9E">
                  <w:rPr>
                    <w:rFonts w:ascii="Verdana" w:hAnsi="Verdana" w:cs="Arial"/>
                    <w:b/>
                    <w:color w:val="000000" w:themeColor="text1"/>
                    <w:sz w:val="18"/>
                    <w:szCs w:val="18"/>
                    <w:lang w:val="en-US"/>
                  </w:rPr>
                  <w:delText xml:space="preserve"> </w:delText>
                </w:r>
                <w:r w:rsidR="00FB74FA" w:rsidRPr="00FB74FA" w:rsidDel="004B2E9E">
                  <w:rPr>
                    <w:rFonts w:ascii="Verdana" w:hAnsi="Verdana" w:cs="Arial"/>
                    <w:color w:val="000000" w:themeColor="text1"/>
                    <w:sz w:val="18"/>
                    <w:szCs w:val="18"/>
                  </w:rPr>
                  <w:delText>‘DropDownLOVs_25June2019’</w:delText>
                </w:r>
                <w:r w:rsidR="00FB74FA" w:rsidDel="004B2E9E">
                  <w:rPr>
                    <w:rFonts w:ascii="Verdana" w:hAnsi="Verdana" w:cs="Arial"/>
                    <w:color w:val="000000" w:themeColor="text1"/>
                    <w:sz w:val="18"/>
                    <w:szCs w:val="18"/>
                  </w:rPr>
                  <w:delText xml:space="preserve"> file in worksheet </w:delText>
                </w:r>
                <w:r w:rsidR="00FB74FA" w:rsidDel="004B2E9E">
                  <w:rPr>
                    <w:rFonts w:ascii="Verdana" w:hAnsi="Verdana" w:cs="Arial"/>
                    <w:b/>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All LOVs</w:delText>
                </w:r>
                <w:r w:rsidR="00FB74FA" w:rsidDel="004B2E9E">
                  <w:rPr>
                    <w:rFonts w:ascii="Verdana" w:hAnsi="Verdana" w:cs="Arial"/>
                    <w:color w:val="000000" w:themeColor="text1"/>
                    <w:sz w:val="18"/>
                    <w:szCs w:val="18"/>
                    <w:lang w:val="en-US"/>
                  </w:rPr>
                  <w:delText>’</w:delText>
                </w:r>
                <w:r w:rsidR="00C70EFF" w:rsidDel="00FB74FA">
                  <w:rPr>
                    <w:rFonts w:ascii="Verdana" w:hAnsi="Verdana" w:cs="Arial"/>
                    <w:b/>
                    <w:color w:val="000000" w:themeColor="text1"/>
                    <w:sz w:val="18"/>
                    <w:szCs w:val="18"/>
                    <w:lang w:val="en-US"/>
                  </w:rPr>
                  <w:delText xml:space="preserve">NOTE: </w:delText>
                </w:r>
                <w:r w:rsidR="00C70EFF" w:rsidRPr="00B32DF9" w:rsidDel="00FB74FA">
                  <w:rPr>
                    <w:rFonts w:ascii="Verdana" w:hAnsi="Verdana" w:cs="Arial"/>
                    <w:color w:val="000000" w:themeColor="text1"/>
                    <w:sz w:val="18"/>
                    <w:szCs w:val="18"/>
                    <w:lang w:val="en-US"/>
                  </w:rPr>
                  <w:delText>The dropdown list is maintained in the Shared Network Path</w:delText>
                </w:r>
                <w:r w:rsidR="00C70EFF" w:rsidDel="00FB74FA">
                  <w:rPr>
                    <w:rFonts w:ascii="Verdana" w:hAnsi="Verdana" w:cs="Arial"/>
                    <w:color w:val="000000" w:themeColor="text1"/>
                    <w:sz w:val="18"/>
                    <w:szCs w:val="18"/>
                    <w:lang w:val="en-US"/>
                  </w:rPr>
                  <w:delText xml:space="preserve"> </w:delText>
                </w:r>
                <w:r w:rsidR="00C70EFF" w:rsidDel="00FB74FA">
                  <w:rPr>
                    <w:rFonts w:ascii="Verdana" w:hAnsi="Verdana" w:cs="Arial"/>
                    <w:color w:val="000000" w:themeColor="text1"/>
                    <w:sz w:val="18"/>
                    <w:szCs w:val="18"/>
                    <w:lang w:val="en-US"/>
                  </w:rPr>
                  <w:fldChar w:fldCharType="begin"/>
                </w:r>
                <w:r w:rsidR="00C70EFF" w:rsidDel="00FB74FA">
                  <w:rPr>
                    <w:rFonts w:ascii="Verdana" w:hAnsi="Verdana" w:cs="Arial"/>
                    <w:color w:val="000000" w:themeColor="text1"/>
                    <w:sz w:val="18"/>
                    <w:szCs w:val="18"/>
                    <w:lang w:val="en-US"/>
                  </w:rPr>
                  <w:delInstrText xml:space="preserve"> HYPERLINK "</w:delInstrText>
                </w:r>
                <w:r w:rsidR="00C70EFF" w:rsidRPr="00C70EFF" w:rsidDel="00FB74FA">
                  <w:rPr>
                    <w:rFonts w:ascii="Verdana" w:hAnsi="Verdana" w:cs="Arial"/>
                    <w:color w:val="000000" w:themeColor="text1"/>
                    <w:sz w:val="18"/>
                    <w:szCs w:val="18"/>
                    <w:lang w:val="en-US"/>
                  </w:rPr>
                  <w:delInstrText>\\\\seskcifssvm01\\GPT_RPA\\Dictionaries</w:delInstrText>
                </w:r>
                <w:r w:rsidR="00C70EFF" w:rsidDel="00FB74FA">
                  <w:rPr>
                    <w:rFonts w:ascii="Verdana" w:hAnsi="Verdana" w:cs="Arial"/>
                    <w:color w:val="000000" w:themeColor="text1"/>
                    <w:sz w:val="18"/>
                    <w:szCs w:val="18"/>
                    <w:lang w:val="en-US"/>
                  </w:rPr>
                  <w:delInstrText xml:space="preserve">" </w:delInstrText>
                </w:r>
                <w:r w:rsidR="00C70EFF" w:rsidDel="00FB74FA">
                  <w:rPr>
                    <w:rFonts w:ascii="Verdana" w:hAnsi="Verdana" w:cs="Arial"/>
                    <w:color w:val="000000" w:themeColor="text1"/>
                    <w:sz w:val="18"/>
                    <w:szCs w:val="18"/>
                    <w:lang w:val="en-US"/>
                  </w:rPr>
                  <w:fldChar w:fldCharType="separate"/>
                </w:r>
                <w:r w:rsidR="00C70EFF" w:rsidRPr="000B7EE1" w:rsidDel="00FB74FA">
                  <w:rPr>
                    <w:rStyle w:val="Hyperlink"/>
                    <w:rFonts w:ascii="Verdana" w:hAnsi="Verdana" w:cs="Arial"/>
                    <w:sz w:val="18"/>
                    <w:szCs w:val="18"/>
                    <w:lang w:val="en-US"/>
                  </w:rPr>
                  <w:delText>\\seskcifssvm01\GPT_RPA\Dictionaries</w:delText>
                </w:r>
                <w:r w:rsidR="00C70EFF" w:rsidDel="00FB74FA">
                  <w:rPr>
                    <w:rFonts w:ascii="Verdana" w:hAnsi="Verdana" w:cs="Arial"/>
                    <w:color w:val="000000" w:themeColor="text1"/>
                    <w:sz w:val="18"/>
                    <w:szCs w:val="18"/>
                    <w:lang w:val="en-US"/>
                  </w:rPr>
                  <w:fldChar w:fldCharType="end"/>
                </w:r>
                <w:r w:rsidR="00C70EFF" w:rsidDel="00FB74FA">
                  <w:rPr>
                    <w:rFonts w:ascii="Verdana" w:hAnsi="Verdana" w:cs="Arial"/>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 xml:space="preserve"> in the</w:delText>
                </w:r>
                <w:r w:rsidR="00C70EFF" w:rsidDel="00FB74FA">
                  <w:rPr>
                    <w:rFonts w:ascii="Verdana" w:hAnsi="Verdana" w:cs="Arial"/>
                    <w:b/>
                    <w:color w:val="000000" w:themeColor="text1"/>
                    <w:sz w:val="18"/>
                    <w:szCs w:val="18"/>
                    <w:lang w:val="en-US"/>
                  </w:rPr>
                  <w:delText xml:space="preserve"> </w:delText>
                </w:r>
                <w:r w:rsidR="00C70EFF" w:rsidDel="00FB74FA">
                  <w:rPr>
                    <w:rFonts w:ascii="Verdana" w:hAnsi="Verdana" w:cs="Arial"/>
                    <w:color w:val="000000" w:themeColor="text1"/>
                    <w:sz w:val="18"/>
                    <w:szCs w:val="18"/>
                  </w:rPr>
                  <w:delText xml:space="preserve">‘DropDownLOVs_ddmmmmyyyy’ file in worksheet </w:delText>
                </w:r>
                <w:r w:rsidR="00C70EFF" w:rsidDel="00FB74FA">
                  <w:rPr>
                    <w:rFonts w:ascii="Verdana" w:hAnsi="Verdana" w:cs="Arial"/>
                    <w:b/>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All LOVs</w:delText>
                </w:r>
                <w:r w:rsidR="00C70EFF" w:rsidDel="00FB74FA">
                  <w:rPr>
                    <w:rFonts w:ascii="Verdana" w:hAnsi="Verdana" w:cs="Arial"/>
                    <w:color w:val="000000" w:themeColor="text1"/>
                    <w:sz w:val="18"/>
                    <w:szCs w:val="18"/>
                    <w:lang w:val="en-US"/>
                  </w:rPr>
                  <w:delText>’</w:delText>
                </w:r>
              </w:del>
            </w:ins>
          </w:p>
        </w:tc>
        <w:tc>
          <w:tcPr>
            <w:tcW w:w="1418" w:type="dxa"/>
          </w:tcPr>
          <w:p w14:paraId="02E49491" w14:textId="77777777" w:rsidR="00C5196B" w:rsidRPr="000F672E" w:rsidRDefault="00C5196B" w:rsidP="000F672E">
            <w:pPr>
              <w:rPr>
                <w:rFonts w:cs="Arial"/>
                <w:b/>
                <w:color w:val="000000" w:themeColor="text1"/>
                <w:sz w:val="18"/>
                <w:szCs w:val="18"/>
                <w:lang w:val="en-US"/>
              </w:rPr>
            </w:pPr>
          </w:p>
        </w:tc>
        <w:tc>
          <w:tcPr>
            <w:tcW w:w="10938" w:type="dxa"/>
          </w:tcPr>
          <w:p w14:paraId="162427AA" w14:textId="77777777" w:rsidR="00C5196B" w:rsidRDefault="00526D69" w:rsidP="00DA4947">
            <w:pPr>
              <w:rPr>
                <w:noProof/>
              </w:rPr>
            </w:pPr>
            <w:r>
              <w:rPr>
                <w:noProof/>
                <w:lang w:val="en-US"/>
              </w:rPr>
              <w:drawing>
                <wp:anchor distT="0" distB="0" distL="114300" distR="114300" simplePos="0" relativeHeight="251683840" behindDoc="0" locked="0" layoutInCell="1" allowOverlap="1" wp14:anchorId="22C0903D" wp14:editId="506A2E74">
                  <wp:simplePos x="0" y="0"/>
                  <wp:positionH relativeFrom="column">
                    <wp:posOffset>-2540</wp:posOffset>
                  </wp:positionH>
                  <wp:positionV relativeFrom="paragraph">
                    <wp:posOffset>0</wp:posOffset>
                  </wp:positionV>
                  <wp:extent cx="2162175" cy="2238375"/>
                  <wp:effectExtent l="0" t="0" r="9525" b="9525"/>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2162175" cy="2238375"/>
                          </a:xfrm>
                          <a:prstGeom prst="rect">
                            <a:avLst/>
                          </a:prstGeom>
                        </pic:spPr>
                      </pic:pic>
                    </a:graphicData>
                  </a:graphic>
                </wp:anchor>
              </w:drawing>
            </w:r>
          </w:p>
        </w:tc>
      </w:tr>
      <w:tr w:rsidR="00C5196B" w:rsidRPr="005335B1" w14:paraId="4D5E4EB8" w14:textId="77777777" w:rsidTr="00FA4F51">
        <w:trPr>
          <w:cantSplit/>
          <w:trHeight w:val="20"/>
        </w:trPr>
        <w:tc>
          <w:tcPr>
            <w:tcW w:w="1843" w:type="dxa"/>
          </w:tcPr>
          <w:p w14:paraId="50DDE6CE" w14:textId="77777777" w:rsidR="00C5196B" w:rsidRDefault="00957691"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3.1.44</w:t>
            </w:r>
            <w:r w:rsidR="006649DB">
              <w:rPr>
                <w:rFonts w:ascii="Verdana" w:eastAsiaTheme="minorHAnsi" w:hAnsi="Verdana" w:cs="Arial"/>
                <w:b/>
                <w:color w:val="000000" w:themeColor="text1"/>
                <w:sz w:val="18"/>
                <w:szCs w:val="18"/>
              </w:rPr>
              <w:t xml:space="preserve"> </w:t>
            </w:r>
            <w:r w:rsidR="006649DB" w:rsidRPr="00293F54">
              <w:rPr>
                <w:rFonts w:ascii="Verdana" w:eastAsiaTheme="minorHAnsi" w:hAnsi="Verdana" w:cs="Arial"/>
                <w:color w:val="000000" w:themeColor="text1"/>
                <w:sz w:val="18"/>
                <w:szCs w:val="18"/>
              </w:rPr>
              <w:t>Preparation of NAM CSR report</w:t>
            </w:r>
            <w:r w:rsidR="006649DB">
              <w:rPr>
                <w:rFonts w:ascii="Verdana" w:eastAsiaTheme="minorHAnsi" w:hAnsi="Verdana" w:cs="Arial"/>
                <w:color w:val="000000" w:themeColor="text1"/>
                <w:sz w:val="18"/>
                <w:szCs w:val="18"/>
              </w:rPr>
              <w:t>. Create Drop down list</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6BEC4A45"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color w:val="000000" w:themeColor="text1"/>
                <w:sz w:val="18"/>
                <w:szCs w:val="18"/>
              </w:rPr>
              <w:t>Create dropdown list  for the blank rows on Global Template column RECIPIENT TYPE containin</w:t>
            </w:r>
            <w:r w:rsidRPr="006649DB">
              <w:rPr>
                <w:rFonts w:ascii="Verdana" w:eastAsiaTheme="minorHAnsi" w:hAnsi="Verdana" w:cs="Arial"/>
                <w:sz w:val="18"/>
                <w:szCs w:val="18"/>
              </w:rPr>
              <w:t>g:</w:t>
            </w:r>
          </w:p>
          <w:p w14:paraId="62EA264F" w14:textId="77777777" w:rsidR="006649DB" w:rsidRPr="006649DB" w:rsidRDefault="006649DB" w:rsidP="006649DB">
            <w:pPr>
              <w:pStyle w:val="steptext"/>
              <w:rPr>
                <w:rFonts w:ascii="Verdana" w:eastAsiaTheme="minorHAnsi" w:hAnsi="Verdana" w:cs="Arial"/>
                <w:sz w:val="18"/>
                <w:szCs w:val="18"/>
              </w:rPr>
            </w:pPr>
          </w:p>
          <w:p w14:paraId="4BCC9E9B"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HCP</w:t>
            </w:r>
          </w:p>
          <w:p w14:paraId="03ED8E75" w14:textId="77777777" w:rsidR="006649DB" w:rsidRPr="006649DB" w:rsidRDefault="006649DB" w:rsidP="006649DB">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HCO</w:t>
            </w:r>
          </w:p>
          <w:p w14:paraId="2F6E0183" w14:textId="77777777" w:rsidR="00C5196B" w:rsidRDefault="00C5196B" w:rsidP="0088163B">
            <w:pPr>
              <w:rPr>
                <w:ins w:id="1603" w:author="Author"/>
                <w:rFonts w:ascii="Verdana" w:hAnsi="Verdana" w:cs="Arial"/>
                <w:b/>
                <w:color w:val="000000" w:themeColor="text1"/>
                <w:sz w:val="18"/>
                <w:szCs w:val="18"/>
              </w:rPr>
            </w:pPr>
          </w:p>
          <w:p w14:paraId="4B7ED26E" w14:textId="68644FE0" w:rsidR="00C70EFF" w:rsidRPr="00C5196B" w:rsidRDefault="004B2E9E" w:rsidP="0088163B">
            <w:pPr>
              <w:rPr>
                <w:rFonts w:ascii="Verdana" w:hAnsi="Verdana" w:cs="Arial"/>
                <w:b/>
                <w:color w:val="000000" w:themeColor="text1"/>
                <w:sz w:val="18"/>
                <w:szCs w:val="18"/>
              </w:rPr>
            </w:pPr>
            <w:ins w:id="1604"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1605" w:author="Author">
                <w:r w:rsidR="00FB74FA" w:rsidDel="004B2E9E">
                  <w:rPr>
                    <w:rFonts w:ascii="Verdana" w:hAnsi="Verdana" w:cs="Arial"/>
                    <w:b/>
                    <w:color w:val="000000" w:themeColor="text1"/>
                    <w:sz w:val="18"/>
                    <w:szCs w:val="18"/>
                    <w:lang w:val="en-US"/>
                  </w:rPr>
                  <w:delText xml:space="preserve">NOTE: </w:delText>
                </w:r>
                <w:r w:rsidR="00FB74FA" w:rsidRPr="00851EFA" w:rsidDel="004B2E9E">
                  <w:rPr>
                    <w:rFonts w:ascii="Verdana" w:hAnsi="Verdana" w:cs="Arial"/>
                    <w:color w:val="000000" w:themeColor="text1"/>
                    <w:sz w:val="18"/>
                    <w:szCs w:val="18"/>
                    <w:lang w:val="en-US"/>
                  </w:rPr>
                  <w:delText>The dropdown list is maintained in the Shared Network Path</w:delText>
                </w:r>
                <w:r w:rsidR="00FB74FA" w:rsidDel="004B2E9E">
                  <w:rPr>
                    <w:rFonts w:ascii="Verdana" w:hAnsi="Verdana" w:cs="Arial"/>
                    <w:color w:val="000000" w:themeColor="text1"/>
                    <w:sz w:val="18"/>
                    <w:szCs w:val="18"/>
                    <w:lang w:val="en-US"/>
                  </w:rPr>
                  <w:delText xml:space="preserve"> </w:delText>
                </w:r>
                <w:r w:rsidR="00FB74FA" w:rsidDel="004B2E9E">
                  <w:rPr>
                    <w:rFonts w:ascii="Verdana" w:hAnsi="Verdana" w:cs="Arial"/>
                    <w:color w:val="000000" w:themeColor="text1"/>
                    <w:sz w:val="18"/>
                    <w:szCs w:val="18"/>
                    <w:lang w:val="en-US"/>
                  </w:rPr>
                  <w:fldChar w:fldCharType="begin"/>
                </w:r>
                <w:r w:rsidR="00FB74FA" w:rsidDel="004B2E9E">
                  <w:rPr>
                    <w:rFonts w:ascii="Verdana" w:hAnsi="Verdana" w:cs="Arial"/>
                    <w:color w:val="000000" w:themeColor="text1"/>
                    <w:sz w:val="18"/>
                    <w:szCs w:val="18"/>
                    <w:lang w:val="en-US"/>
                  </w:rPr>
                  <w:delInstrText xml:space="preserve"> HYPERLINK "</w:delInstrText>
                </w:r>
                <w:r w:rsidR="00FB74FA" w:rsidRPr="00C70EFF" w:rsidDel="004B2E9E">
                  <w:rPr>
                    <w:rFonts w:ascii="Verdana" w:hAnsi="Verdana" w:cs="Arial"/>
                    <w:color w:val="000000" w:themeColor="text1"/>
                    <w:sz w:val="18"/>
                    <w:szCs w:val="18"/>
                    <w:lang w:val="en-US"/>
                  </w:rPr>
                  <w:delInstrText>\\\\seskcifssvm01\\GPT_RPA\\Dictionaries</w:delInstrText>
                </w:r>
                <w:r w:rsidR="00FB74FA" w:rsidDel="004B2E9E">
                  <w:rPr>
                    <w:rFonts w:ascii="Verdana" w:hAnsi="Verdana" w:cs="Arial"/>
                    <w:color w:val="000000" w:themeColor="text1"/>
                    <w:sz w:val="18"/>
                    <w:szCs w:val="18"/>
                    <w:lang w:val="en-US"/>
                  </w:rPr>
                  <w:delInstrText xml:space="preserve">" </w:delInstrText>
                </w:r>
                <w:r w:rsidR="00FB74FA" w:rsidDel="004B2E9E">
                  <w:rPr>
                    <w:rFonts w:ascii="Verdana" w:hAnsi="Verdana" w:cs="Arial"/>
                    <w:color w:val="000000" w:themeColor="text1"/>
                    <w:sz w:val="18"/>
                    <w:szCs w:val="18"/>
                    <w:lang w:val="en-US"/>
                  </w:rPr>
                  <w:fldChar w:fldCharType="separate"/>
                </w:r>
                <w:r w:rsidR="00FB74FA" w:rsidRPr="000B7EE1" w:rsidDel="004B2E9E">
                  <w:rPr>
                    <w:rStyle w:val="Hyperlink"/>
                    <w:rFonts w:ascii="Verdana" w:hAnsi="Verdana" w:cs="Arial"/>
                    <w:sz w:val="18"/>
                    <w:szCs w:val="18"/>
                    <w:lang w:val="en-US"/>
                  </w:rPr>
                  <w:delText>\\seskcifssvm01\GPT_RPA\Dictionaries</w:delText>
                </w:r>
                <w:r w:rsidR="00FB74FA" w:rsidDel="004B2E9E">
                  <w:rPr>
                    <w:rFonts w:ascii="Verdana" w:hAnsi="Verdana" w:cs="Arial"/>
                    <w:color w:val="000000" w:themeColor="text1"/>
                    <w:sz w:val="18"/>
                    <w:szCs w:val="18"/>
                    <w:lang w:val="en-US"/>
                  </w:rPr>
                  <w:fldChar w:fldCharType="end"/>
                </w:r>
                <w:r w:rsidR="00FB74FA" w:rsidDel="004B2E9E">
                  <w:rPr>
                    <w:rFonts w:ascii="Verdana" w:hAnsi="Verdana" w:cs="Arial"/>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 xml:space="preserve"> in the</w:delText>
                </w:r>
                <w:r w:rsidR="00FB74FA" w:rsidDel="004B2E9E">
                  <w:rPr>
                    <w:rFonts w:ascii="Verdana" w:hAnsi="Verdana" w:cs="Arial"/>
                    <w:b/>
                    <w:color w:val="000000" w:themeColor="text1"/>
                    <w:sz w:val="18"/>
                    <w:szCs w:val="18"/>
                    <w:lang w:val="en-US"/>
                  </w:rPr>
                  <w:delText xml:space="preserve"> </w:delText>
                </w:r>
                <w:r w:rsidR="00FB74FA" w:rsidRPr="00FB74FA" w:rsidDel="004B2E9E">
                  <w:rPr>
                    <w:rFonts w:ascii="Verdana" w:hAnsi="Verdana" w:cs="Arial"/>
                    <w:color w:val="000000" w:themeColor="text1"/>
                    <w:sz w:val="18"/>
                    <w:szCs w:val="18"/>
                  </w:rPr>
                  <w:delText>‘DropDownLOVs_25June2019’</w:delText>
                </w:r>
                <w:r w:rsidR="00FB74FA" w:rsidDel="004B2E9E">
                  <w:rPr>
                    <w:rFonts w:ascii="Verdana" w:hAnsi="Verdana" w:cs="Arial"/>
                    <w:color w:val="000000" w:themeColor="text1"/>
                    <w:sz w:val="18"/>
                    <w:szCs w:val="18"/>
                  </w:rPr>
                  <w:delText xml:space="preserve"> file in worksheet </w:delText>
                </w:r>
                <w:r w:rsidR="00FB74FA" w:rsidDel="004B2E9E">
                  <w:rPr>
                    <w:rFonts w:ascii="Verdana" w:hAnsi="Verdana" w:cs="Arial"/>
                    <w:b/>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All LOVs</w:delText>
                </w:r>
                <w:r w:rsidR="00FB74FA" w:rsidDel="004B2E9E">
                  <w:rPr>
                    <w:rFonts w:ascii="Verdana" w:hAnsi="Verdana" w:cs="Arial"/>
                    <w:color w:val="000000" w:themeColor="text1"/>
                    <w:sz w:val="18"/>
                    <w:szCs w:val="18"/>
                    <w:lang w:val="en-US"/>
                  </w:rPr>
                  <w:delText>’</w:delText>
                </w:r>
                <w:r w:rsidR="00C70EFF" w:rsidDel="00FB74FA">
                  <w:rPr>
                    <w:rFonts w:ascii="Verdana" w:hAnsi="Verdana" w:cs="Arial"/>
                    <w:b/>
                    <w:color w:val="000000" w:themeColor="text1"/>
                    <w:sz w:val="18"/>
                    <w:szCs w:val="18"/>
                    <w:lang w:val="en-US"/>
                  </w:rPr>
                  <w:delText xml:space="preserve">NOTE: </w:delText>
                </w:r>
                <w:r w:rsidR="00C70EFF" w:rsidRPr="00B32DF9" w:rsidDel="00FB74FA">
                  <w:rPr>
                    <w:rFonts w:ascii="Verdana" w:hAnsi="Verdana" w:cs="Arial"/>
                    <w:color w:val="000000" w:themeColor="text1"/>
                    <w:sz w:val="18"/>
                    <w:szCs w:val="18"/>
                    <w:lang w:val="en-US"/>
                  </w:rPr>
                  <w:delText>The dropdown list is maintained in the Shared Network Path</w:delText>
                </w:r>
                <w:r w:rsidR="00C70EFF" w:rsidDel="00FB74FA">
                  <w:rPr>
                    <w:rFonts w:ascii="Verdana" w:hAnsi="Verdana" w:cs="Arial"/>
                    <w:color w:val="000000" w:themeColor="text1"/>
                    <w:sz w:val="18"/>
                    <w:szCs w:val="18"/>
                    <w:lang w:val="en-US"/>
                  </w:rPr>
                  <w:delText xml:space="preserve"> </w:delText>
                </w:r>
                <w:r w:rsidR="00C70EFF" w:rsidDel="00FB74FA">
                  <w:rPr>
                    <w:rFonts w:ascii="Verdana" w:hAnsi="Verdana" w:cs="Arial"/>
                    <w:color w:val="000000" w:themeColor="text1"/>
                    <w:sz w:val="18"/>
                    <w:szCs w:val="18"/>
                    <w:lang w:val="en-US"/>
                  </w:rPr>
                  <w:fldChar w:fldCharType="begin"/>
                </w:r>
                <w:r w:rsidR="00C70EFF" w:rsidDel="00FB74FA">
                  <w:rPr>
                    <w:rFonts w:ascii="Verdana" w:hAnsi="Verdana" w:cs="Arial"/>
                    <w:color w:val="000000" w:themeColor="text1"/>
                    <w:sz w:val="18"/>
                    <w:szCs w:val="18"/>
                    <w:lang w:val="en-US"/>
                  </w:rPr>
                  <w:delInstrText xml:space="preserve"> HYPERLINK "</w:delInstrText>
                </w:r>
                <w:r w:rsidR="00C70EFF" w:rsidRPr="00C70EFF" w:rsidDel="00FB74FA">
                  <w:rPr>
                    <w:rFonts w:ascii="Verdana" w:hAnsi="Verdana" w:cs="Arial"/>
                    <w:color w:val="000000" w:themeColor="text1"/>
                    <w:sz w:val="18"/>
                    <w:szCs w:val="18"/>
                    <w:lang w:val="en-US"/>
                  </w:rPr>
                  <w:delInstrText>\\\\seskcifssvm01\\GPT_RPA\\Dictionaries</w:delInstrText>
                </w:r>
                <w:r w:rsidR="00C70EFF" w:rsidDel="00FB74FA">
                  <w:rPr>
                    <w:rFonts w:ascii="Verdana" w:hAnsi="Verdana" w:cs="Arial"/>
                    <w:color w:val="000000" w:themeColor="text1"/>
                    <w:sz w:val="18"/>
                    <w:szCs w:val="18"/>
                    <w:lang w:val="en-US"/>
                  </w:rPr>
                  <w:delInstrText xml:space="preserve">" </w:delInstrText>
                </w:r>
                <w:r w:rsidR="00C70EFF" w:rsidDel="00FB74FA">
                  <w:rPr>
                    <w:rFonts w:ascii="Verdana" w:hAnsi="Verdana" w:cs="Arial"/>
                    <w:color w:val="000000" w:themeColor="text1"/>
                    <w:sz w:val="18"/>
                    <w:szCs w:val="18"/>
                    <w:lang w:val="en-US"/>
                  </w:rPr>
                  <w:fldChar w:fldCharType="separate"/>
                </w:r>
                <w:r w:rsidR="00C70EFF" w:rsidRPr="000B7EE1" w:rsidDel="00FB74FA">
                  <w:rPr>
                    <w:rStyle w:val="Hyperlink"/>
                    <w:rFonts w:ascii="Verdana" w:hAnsi="Verdana" w:cs="Arial"/>
                    <w:sz w:val="18"/>
                    <w:szCs w:val="18"/>
                    <w:lang w:val="en-US"/>
                  </w:rPr>
                  <w:delText>\\seskcifssvm01\GPT_RPA\Dictionaries</w:delText>
                </w:r>
                <w:r w:rsidR="00C70EFF" w:rsidDel="00FB74FA">
                  <w:rPr>
                    <w:rFonts w:ascii="Verdana" w:hAnsi="Verdana" w:cs="Arial"/>
                    <w:color w:val="000000" w:themeColor="text1"/>
                    <w:sz w:val="18"/>
                    <w:szCs w:val="18"/>
                    <w:lang w:val="en-US"/>
                  </w:rPr>
                  <w:fldChar w:fldCharType="end"/>
                </w:r>
                <w:r w:rsidR="00C70EFF" w:rsidDel="00FB74FA">
                  <w:rPr>
                    <w:rFonts w:ascii="Verdana" w:hAnsi="Verdana" w:cs="Arial"/>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 xml:space="preserve"> in the</w:delText>
                </w:r>
                <w:r w:rsidR="00C70EFF" w:rsidDel="00FB74FA">
                  <w:rPr>
                    <w:rFonts w:ascii="Verdana" w:hAnsi="Verdana" w:cs="Arial"/>
                    <w:b/>
                    <w:color w:val="000000" w:themeColor="text1"/>
                    <w:sz w:val="18"/>
                    <w:szCs w:val="18"/>
                    <w:lang w:val="en-US"/>
                  </w:rPr>
                  <w:delText xml:space="preserve"> </w:delText>
                </w:r>
                <w:r w:rsidR="00C70EFF" w:rsidDel="00FB74FA">
                  <w:rPr>
                    <w:rFonts w:ascii="Verdana" w:hAnsi="Verdana" w:cs="Arial"/>
                    <w:color w:val="000000" w:themeColor="text1"/>
                    <w:sz w:val="18"/>
                    <w:szCs w:val="18"/>
                  </w:rPr>
                  <w:delText xml:space="preserve">‘DropDownLOVs_ddmmmmyyyy’ file in worksheet </w:delText>
                </w:r>
                <w:r w:rsidR="00C70EFF" w:rsidDel="00FB74FA">
                  <w:rPr>
                    <w:rFonts w:ascii="Verdana" w:hAnsi="Verdana" w:cs="Arial"/>
                    <w:b/>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All LOVs</w:delText>
                </w:r>
                <w:r w:rsidR="00C70EFF" w:rsidDel="00FB74FA">
                  <w:rPr>
                    <w:rFonts w:ascii="Verdana" w:hAnsi="Verdana" w:cs="Arial"/>
                    <w:color w:val="000000" w:themeColor="text1"/>
                    <w:sz w:val="18"/>
                    <w:szCs w:val="18"/>
                    <w:lang w:val="en-US"/>
                  </w:rPr>
                  <w:delText>’</w:delText>
                </w:r>
              </w:del>
            </w:ins>
          </w:p>
        </w:tc>
        <w:tc>
          <w:tcPr>
            <w:tcW w:w="1418" w:type="dxa"/>
          </w:tcPr>
          <w:p w14:paraId="5B5B9B14" w14:textId="77777777" w:rsidR="00C5196B" w:rsidRPr="000F672E" w:rsidRDefault="00C5196B" w:rsidP="000F672E">
            <w:pPr>
              <w:rPr>
                <w:rFonts w:cs="Arial"/>
                <w:b/>
                <w:color w:val="000000" w:themeColor="text1"/>
                <w:sz w:val="18"/>
                <w:szCs w:val="18"/>
                <w:lang w:val="en-US"/>
              </w:rPr>
            </w:pPr>
          </w:p>
        </w:tc>
        <w:tc>
          <w:tcPr>
            <w:tcW w:w="10938" w:type="dxa"/>
          </w:tcPr>
          <w:p w14:paraId="6459354A" w14:textId="77777777" w:rsidR="00C5196B" w:rsidRDefault="00792B2B" w:rsidP="00DA4947">
            <w:pPr>
              <w:rPr>
                <w:noProof/>
              </w:rPr>
            </w:pPr>
            <w:r>
              <w:rPr>
                <w:noProof/>
                <w:lang w:val="en-US"/>
              </w:rPr>
              <w:drawing>
                <wp:inline distT="0" distB="0" distL="0" distR="0" wp14:anchorId="1484FE1F" wp14:editId="4D15A6E7">
                  <wp:extent cx="1714500" cy="1562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14500" cy="1562100"/>
                          </a:xfrm>
                          <a:prstGeom prst="rect">
                            <a:avLst/>
                          </a:prstGeom>
                        </pic:spPr>
                      </pic:pic>
                    </a:graphicData>
                  </a:graphic>
                </wp:inline>
              </w:drawing>
            </w:r>
          </w:p>
        </w:tc>
      </w:tr>
      <w:tr w:rsidR="00C5196B" w:rsidRPr="005335B1" w14:paraId="3A34C1D3" w14:textId="77777777" w:rsidTr="00FA4F51">
        <w:trPr>
          <w:cantSplit/>
          <w:trHeight w:val="20"/>
        </w:trPr>
        <w:tc>
          <w:tcPr>
            <w:tcW w:w="1843" w:type="dxa"/>
          </w:tcPr>
          <w:p w14:paraId="35FEC5D5" w14:textId="77777777" w:rsidR="00C5196B" w:rsidRPr="006649DB" w:rsidRDefault="00957691" w:rsidP="000F672E">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t>3.1.45</w:t>
            </w:r>
            <w:r w:rsidR="006649DB">
              <w:rPr>
                <w:rFonts w:ascii="Verdana" w:eastAsiaTheme="minorHAnsi" w:hAnsi="Verdana" w:cs="Arial"/>
                <w:b/>
                <w:color w:val="000000" w:themeColor="text1"/>
                <w:sz w:val="18"/>
                <w:szCs w:val="18"/>
              </w:rPr>
              <w:t xml:space="preserve"> </w:t>
            </w:r>
            <w:r w:rsidR="006649DB" w:rsidRPr="00293F54">
              <w:rPr>
                <w:rFonts w:ascii="Verdana" w:eastAsiaTheme="minorHAnsi" w:hAnsi="Verdana" w:cs="Arial"/>
                <w:color w:val="000000" w:themeColor="text1"/>
                <w:sz w:val="18"/>
                <w:szCs w:val="18"/>
              </w:rPr>
              <w:t>Preparation of NAM CSR report</w:t>
            </w:r>
            <w:r w:rsidR="006649DB">
              <w:rPr>
                <w:rFonts w:ascii="Verdana" w:eastAsiaTheme="minorHAnsi" w:hAnsi="Verdana" w:cs="Arial"/>
                <w:color w:val="000000" w:themeColor="text1"/>
                <w:sz w:val="18"/>
                <w:szCs w:val="18"/>
              </w:rPr>
              <w:t>. Create Drop down list</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09F83FD1" w14:textId="77777777" w:rsidR="006649DB" w:rsidRPr="006649DB" w:rsidRDefault="006649DB" w:rsidP="006649DB">
            <w:pPr>
              <w:pStyle w:val="steptext"/>
              <w:rPr>
                <w:rFonts w:ascii="Verdana" w:eastAsiaTheme="minorHAnsi" w:hAnsi="Verdana" w:cs="Arial"/>
                <w:sz w:val="18"/>
                <w:szCs w:val="18"/>
              </w:rPr>
            </w:pPr>
            <w:r w:rsidRPr="006649DB">
              <w:rPr>
                <w:rFonts w:ascii="Verdana" w:eastAsiaTheme="minorHAnsi" w:hAnsi="Verdana" w:cs="Arial"/>
                <w:color w:val="000000" w:themeColor="text1"/>
                <w:sz w:val="18"/>
                <w:szCs w:val="18"/>
              </w:rPr>
              <w:t>Create dropdown list  for the blank rows on Global Template column RECIPIENT IDENTIFICATION TYPE containin</w:t>
            </w:r>
            <w:r w:rsidRPr="006649DB">
              <w:rPr>
                <w:rFonts w:ascii="Verdana" w:eastAsiaTheme="minorHAnsi" w:hAnsi="Verdana" w:cs="Arial"/>
                <w:sz w:val="18"/>
                <w:szCs w:val="18"/>
              </w:rPr>
              <w:t>g:</w:t>
            </w:r>
            <w:r w:rsidR="003B7A39">
              <w:rPr>
                <w:rFonts w:ascii="Verdana" w:eastAsiaTheme="minorHAnsi" w:hAnsi="Verdana" w:cs="Arial"/>
                <w:sz w:val="18"/>
                <w:szCs w:val="18"/>
              </w:rPr>
              <w:t xml:space="preserve"> AZ, NPI, GUID</w:t>
            </w:r>
          </w:p>
          <w:p w14:paraId="13B4FAB0" w14:textId="77777777" w:rsidR="006649DB" w:rsidRPr="006649DB" w:rsidRDefault="006649DB" w:rsidP="006649DB">
            <w:pPr>
              <w:pStyle w:val="steptext"/>
              <w:rPr>
                <w:rFonts w:ascii="Verdana" w:eastAsiaTheme="minorHAnsi" w:hAnsi="Verdana" w:cs="Arial"/>
                <w:sz w:val="18"/>
                <w:szCs w:val="18"/>
              </w:rPr>
            </w:pPr>
          </w:p>
          <w:p w14:paraId="2101E989" w14:textId="75284FF8" w:rsidR="00C5196B" w:rsidRPr="00C5196B" w:rsidRDefault="004B2E9E" w:rsidP="0088163B">
            <w:pPr>
              <w:rPr>
                <w:rFonts w:ascii="Verdana" w:hAnsi="Verdana" w:cs="Arial"/>
                <w:b/>
                <w:color w:val="000000" w:themeColor="text1"/>
                <w:sz w:val="18"/>
                <w:szCs w:val="18"/>
              </w:rPr>
            </w:pPr>
            <w:ins w:id="1606"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1607" w:author="Author">
                <w:r w:rsidR="00FB74FA" w:rsidDel="004B2E9E">
                  <w:rPr>
                    <w:rFonts w:ascii="Verdana" w:hAnsi="Verdana" w:cs="Arial"/>
                    <w:b/>
                    <w:color w:val="000000" w:themeColor="text1"/>
                    <w:sz w:val="18"/>
                    <w:szCs w:val="18"/>
                    <w:lang w:val="en-US"/>
                  </w:rPr>
                  <w:delText xml:space="preserve">NOTE: </w:delText>
                </w:r>
                <w:r w:rsidR="00FB74FA" w:rsidRPr="00851EFA" w:rsidDel="004B2E9E">
                  <w:rPr>
                    <w:rFonts w:ascii="Verdana" w:hAnsi="Verdana" w:cs="Arial"/>
                    <w:color w:val="000000" w:themeColor="text1"/>
                    <w:sz w:val="18"/>
                    <w:szCs w:val="18"/>
                    <w:lang w:val="en-US"/>
                  </w:rPr>
                  <w:delText>The dropdown list is maintained in the Shared Network Path</w:delText>
                </w:r>
                <w:r w:rsidR="00FB74FA" w:rsidDel="004B2E9E">
                  <w:rPr>
                    <w:rFonts w:ascii="Verdana" w:hAnsi="Verdana" w:cs="Arial"/>
                    <w:color w:val="000000" w:themeColor="text1"/>
                    <w:sz w:val="18"/>
                    <w:szCs w:val="18"/>
                    <w:lang w:val="en-US"/>
                  </w:rPr>
                  <w:delText xml:space="preserve"> </w:delText>
                </w:r>
                <w:r w:rsidR="00FB74FA" w:rsidDel="004B2E9E">
                  <w:rPr>
                    <w:rFonts w:ascii="Verdana" w:hAnsi="Verdana" w:cs="Arial"/>
                    <w:color w:val="000000" w:themeColor="text1"/>
                    <w:sz w:val="18"/>
                    <w:szCs w:val="18"/>
                    <w:lang w:val="en-US"/>
                  </w:rPr>
                  <w:fldChar w:fldCharType="begin"/>
                </w:r>
                <w:r w:rsidR="00FB74FA" w:rsidDel="004B2E9E">
                  <w:rPr>
                    <w:rFonts w:ascii="Verdana" w:hAnsi="Verdana" w:cs="Arial"/>
                    <w:color w:val="000000" w:themeColor="text1"/>
                    <w:sz w:val="18"/>
                    <w:szCs w:val="18"/>
                    <w:lang w:val="en-US"/>
                  </w:rPr>
                  <w:delInstrText xml:space="preserve"> HYPERLINK "</w:delInstrText>
                </w:r>
                <w:r w:rsidR="00FB74FA" w:rsidRPr="00C70EFF" w:rsidDel="004B2E9E">
                  <w:rPr>
                    <w:rFonts w:ascii="Verdana" w:hAnsi="Verdana" w:cs="Arial"/>
                    <w:color w:val="000000" w:themeColor="text1"/>
                    <w:sz w:val="18"/>
                    <w:szCs w:val="18"/>
                    <w:lang w:val="en-US"/>
                  </w:rPr>
                  <w:delInstrText>\\\\seskcifssvm01\\GPT_RPA\\Dictionaries</w:delInstrText>
                </w:r>
                <w:r w:rsidR="00FB74FA" w:rsidDel="004B2E9E">
                  <w:rPr>
                    <w:rFonts w:ascii="Verdana" w:hAnsi="Verdana" w:cs="Arial"/>
                    <w:color w:val="000000" w:themeColor="text1"/>
                    <w:sz w:val="18"/>
                    <w:szCs w:val="18"/>
                    <w:lang w:val="en-US"/>
                  </w:rPr>
                  <w:delInstrText xml:space="preserve">" </w:delInstrText>
                </w:r>
                <w:r w:rsidR="00FB74FA" w:rsidDel="004B2E9E">
                  <w:rPr>
                    <w:rFonts w:ascii="Verdana" w:hAnsi="Verdana" w:cs="Arial"/>
                    <w:color w:val="000000" w:themeColor="text1"/>
                    <w:sz w:val="18"/>
                    <w:szCs w:val="18"/>
                    <w:lang w:val="en-US"/>
                  </w:rPr>
                  <w:fldChar w:fldCharType="separate"/>
                </w:r>
                <w:r w:rsidR="00FB74FA" w:rsidRPr="000B7EE1" w:rsidDel="004B2E9E">
                  <w:rPr>
                    <w:rStyle w:val="Hyperlink"/>
                    <w:rFonts w:ascii="Verdana" w:hAnsi="Verdana" w:cs="Arial"/>
                    <w:sz w:val="18"/>
                    <w:szCs w:val="18"/>
                    <w:lang w:val="en-US"/>
                  </w:rPr>
                  <w:delText>\\seskcifssvm01\GPT_RPA\Dictionaries</w:delText>
                </w:r>
                <w:r w:rsidR="00FB74FA" w:rsidDel="004B2E9E">
                  <w:rPr>
                    <w:rFonts w:ascii="Verdana" w:hAnsi="Verdana" w:cs="Arial"/>
                    <w:color w:val="000000" w:themeColor="text1"/>
                    <w:sz w:val="18"/>
                    <w:szCs w:val="18"/>
                    <w:lang w:val="en-US"/>
                  </w:rPr>
                  <w:fldChar w:fldCharType="end"/>
                </w:r>
                <w:r w:rsidR="00FB74FA" w:rsidDel="004B2E9E">
                  <w:rPr>
                    <w:rFonts w:ascii="Verdana" w:hAnsi="Verdana" w:cs="Arial"/>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 xml:space="preserve"> in the</w:delText>
                </w:r>
                <w:r w:rsidR="00FB74FA" w:rsidDel="004B2E9E">
                  <w:rPr>
                    <w:rFonts w:ascii="Verdana" w:hAnsi="Verdana" w:cs="Arial"/>
                    <w:b/>
                    <w:color w:val="000000" w:themeColor="text1"/>
                    <w:sz w:val="18"/>
                    <w:szCs w:val="18"/>
                    <w:lang w:val="en-US"/>
                  </w:rPr>
                  <w:delText xml:space="preserve"> </w:delText>
                </w:r>
                <w:r w:rsidR="00FB74FA" w:rsidRPr="00FB74FA" w:rsidDel="004B2E9E">
                  <w:rPr>
                    <w:rFonts w:ascii="Verdana" w:hAnsi="Verdana" w:cs="Arial"/>
                    <w:color w:val="000000" w:themeColor="text1"/>
                    <w:sz w:val="18"/>
                    <w:szCs w:val="18"/>
                  </w:rPr>
                  <w:delText>‘DropDownLOVs_25June2019’</w:delText>
                </w:r>
                <w:r w:rsidR="00FB74FA" w:rsidDel="004B2E9E">
                  <w:rPr>
                    <w:rFonts w:ascii="Verdana" w:hAnsi="Verdana" w:cs="Arial"/>
                    <w:color w:val="000000" w:themeColor="text1"/>
                    <w:sz w:val="18"/>
                    <w:szCs w:val="18"/>
                  </w:rPr>
                  <w:delText xml:space="preserve"> file in worksheet </w:delText>
                </w:r>
                <w:r w:rsidR="00FB74FA" w:rsidDel="004B2E9E">
                  <w:rPr>
                    <w:rFonts w:ascii="Verdana" w:hAnsi="Verdana" w:cs="Arial"/>
                    <w:b/>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All LOVs</w:delText>
                </w:r>
                <w:r w:rsidR="00FB74FA" w:rsidDel="004B2E9E">
                  <w:rPr>
                    <w:rFonts w:ascii="Verdana" w:hAnsi="Verdana" w:cs="Arial"/>
                    <w:color w:val="000000" w:themeColor="text1"/>
                    <w:sz w:val="18"/>
                    <w:szCs w:val="18"/>
                    <w:lang w:val="en-US"/>
                  </w:rPr>
                  <w:delText>’</w:delText>
                </w:r>
                <w:r w:rsidR="00C70EFF" w:rsidDel="00FB74FA">
                  <w:rPr>
                    <w:rFonts w:ascii="Verdana" w:hAnsi="Verdana" w:cs="Arial"/>
                    <w:b/>
                    <w:color w:val="000000" w:themeColor="text1"/>
                    <w:sz w:val="18"/>
                    <w:szCs w:val="18"/>
                    <w:lang w:val="en-US"/>
                  </w:rPr>
                  <w:delText xml:space="preserve">NOTE: </w:delText>
                </w:r>
                <w:r w:rsidR="00C70EFF" w:rsidRPr="00B32DF9" w:rsidDel="00FB74FA">
                  <w:rPr>
                    <w:rFonts w:ascii="Verdana" w:hAnsi="Verdana" w:cs="Arial"/>
                    <w:color w:val="000000" w:themeColor="text1"/>
                    <w:sz w:val="18"/>
                    <w:szCs w:val="18"/>
                    <w:lang w:val="en-US"/>
                  </w:rPr>
                  <w:delText>The dropdown list is maintained in the Shared Network Path</w:delText>
                </w:r>
                <w:r w:rsidR="00C70EFF" w:rsidDel="00FB74FA">
                  <w:rPr>
                    <w:rFonts w:ascii="Verdana" w:hAnsi="Verdana" w:cs="Arial"/>
                    <w:color w:val="000000" w:themeColor="text1"/>
                    <w:sz w:val="18"/>
                    <w:szCs w:val="18"/>
                    <w:lang w:val="en-US"/>
                  </w:rPr>
                  <w:delText xml:space="preserve"> </w:delText>
                </w:r>
                <w:r w:rsidR="00C70EFF" w:rsidDel="00FB74FA">
                  <w:rPr>
                    <w:rFonts w:ascii="Verdana" w:hAnsi="Verdana" w:cs="Arial"/>
                    <w:color w:val="000000" w:themeColor="text1"/>
                    <w:sz w:val="18"/>
                    <w:szCs w:val="18"/>
                    <w:lang w:val="en-US"/>
                  </w:rPr>
                  <w:fldChar w:fldCharType="begin"/>
                </w:r>
                <w:r w:rsidR="00C70EFF" w:rsidDel="00FB74FA">
                  <w:rPr>
                    <w:rFonts w:ascii="Verdana" w:hAnsi="Verdana" w:cs="Arial"/>
                    <w:color w:val="000000" w:themeColor="text1"/>
                    <w:sz w:val="18"/>
                    <w:szCs w:val="18"/>
                    <w:lang w:val="en-US"/>
                  </w:rPr>
                  <w:delInstrText xml:space="preserve"> HYPERLINK "</w:delInstrText>
                </w:r>
                <w:r w:rsidR="00C70EFF" w:rsidRPr="00C70EFF" w:rsidDel="00FB74FA">
                  <w:rPr>
                    <w:rFonts w:ascii="Verdana" w:hAnsi="Verdana" w:cs="Arial"/>
                    <w:color w:val="000000" w:themeColor="text1"/>
                    <w:sz w:val="18"/>
                    <w:szCs w:val="18"/>
                    <w:lang w:val="en-US"/>
                  </w:rPr>
                  <w:delInstrText>\\\\seskcifssvm01\\GPT_RPA\\Dictionaries</w:delInstrText>
                </w:r>
                <w:r w:rsidR="00C70EFF" w:rsidDel="00FB74FA">
                  <w:rPr>
                    <w:rFonts w:ascii="Verdana" w:hAnsi="Verdana" w:cs="Arial"/>
                    <w:color w:val="000000" w:themeColor="text1"/>
                    <w:sz w:val="18"/>
                    <w:szCs w:val="18"/>
                    <w:lang w:val="en-US"/>
                  </w:rPr>
                  <w:delInstrText xml:space="preserve">" </w:delInstrText>
                </w:r>
                <w:r w:rsidR="00C70EFF" w:rsidDel="00FB74FA">
                  <w:rPr>
                    <w:rFonts w:ascii="Verdana" w:hAnsi="Verdana" w:cs="Arial"/>
                    <w:color w:val="000000" w:themeColor="text1"/>
                    <w:sz w:val="18"/>
                    <w:szCs w:val="18"/>
                    <w:lang w:val="en-US"/>
                  </w:rPr>
                  <w:fldChar w:fldCharType="separate"/>
                </w:r>
                <w:r w:rsidR="00C70EFF" w:rsidRPr="000B7EE1" w:rsidDel="00FB74FA">
                  <w:rPr>
                    <w:rStyle w:val="Hyperlink"/>
                    <w:rFonts w:ascii="Verdana" w:hAnsi="Verdana" w:cs="Arial"/>
                    <w:sz w:val="18"/>
                    <w:szCs w:val="18"/>
                    <w:lang w:val="en-US"/>
                  </w:rPr>
                  <w:delText>\\seskcifssvm01\GPT_RPA\Dictionaries</w:delText>
                </w:r>
                <w:r w:rsidR="00C70EFF" w:rsidDel="00FB74FA">
                  <w:rPr>
                    <w:rFonts w:ascii="Verdana" w:hAnsi="Verdana" w:cs="Arial"/>
                    <w:color w:val="000000" w:themeColor="text1"/>
                    <w:sz w:val="18"/>
                    <w:szCs w:val="18"/>
                    <w:lang w:val="en-US"/>
                  </w:rPr>
                  <w:fldChar w:fldCharType="end"/>
                </w:r>
                <w:r w:rsidR="00C70EFF" w:rsidDel="00FB74FA">
                  <w:rPr>
                    <w:rFonts w:ascii="Verdana" w:hAnsi="Verdana" w:cs="Arial"/>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 xml:space="preserve"> in the</w:delText>
                </w:r>
                <w:r w:rsidR="00C70EFF" w:rsidDel="00FB74FA">
                  <w:rPr>
                    <w:rFonts w:ascii="Verdana" w:hAnsi="Verdana" w:cs="Arial"/>
                    <w:b/>
                    <w:color w:val="000000" w:themeColor="text1"/>
                    <w:sz w:val="18"/>
                    <w:szCs w:val="18"/>
                    <w:lang w:val="en-US"/>
                  </w:rPr>
                  <w:delText xml:space="preserve"> </w:delText>
                </w:r>
                <w:r w:rsidR="00C70EFF" w:rsidDel="00FB74FA">
                  <w:rPr>
                    <w:rFonts w:ascii="Verdana" w:hAnsi="Verdana" w:cs="Arial"/>
                    <w:color w:val="000000" w:themeColor="text1"/>
                    <w:sz w:val="18"/>
                    <w:szCs w:val="18"/>
                  </w:rPr>
                  <w:delText xml:space="preserve">‘DropDownLOVs_ddmmmmyyyy’ file in worksheet </w:delText>
                </w:r>
                <w:r w:rsidR="00C70EFF" w:rsidDel="00FB74FA">
                  <w:rPr>
                    <w:rFonts w:ascii="Verdana" w:hAnsi="Verdana" w:cs="Arial"/>
                    <w:b/>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All LOVs</w:delText>
                </w:r>
                <w:r w:rsidR="00C70EFF" w:rsidDel="00FB74FA">
                  <w:rPr>
                    <w:rFonts w:ascii="Verdana" w:hAnsi="Verdana" w:cs="Arial"/>
                    <w:color w:val="000000" w:themeColor="text1"/>
                    <w:sz w:val="18"/>
                    <w:szCs w:val="18"/>
                    <w:lang w:val="en-US"/>
                  </w:rPr>
                  <w:delText>’</w:delText>
                </w:r>
              </w:del>
            </w:ins>
          </w:p>
        </w:tc>
        <w:tc>
          <w:tcPr>
            <w:tcW w:w="1418" w:type="dxa"/>
          </w:tcPr>
          <w:p w14:paraId="6168FE11" w14:textId="77777777" w:rsidR="00C5196B" w:rsidRPr="000F672E" w:rsidRDefault="00C5196B" w:rsidP="000F672E">
            <w:pPr>
              <w:rPr>
                <w:rFonts w:cs="Arial"/>
                <w:b/>
                <w:color w:val="000000" w:themeColor="text1"/>
                <w:sz w:val="18"/>
                <w:szCs w:val="18"/>
                <w:lang w:val="en-US"/>
              </w:rPr>
            </w:pPr>
          </w:p>
        </w:tc>
        <w:tc>
          <w:tcPr>
            <w:tcW w:w="10938" w:type="dxa"/>
          </w:tcPr>
          <w:p w14:paraId="13E7AF17" w14:textId="77777777" w:rsidR="00C5196B" w:rsidRDefault="00792B2B" w:rsidP="00DA4947">
            <w:pPr>
              <w:rPr>
                <w:noProof/>
              </w:rPr>
            </w:pPr>
            <w:r>
              <w:rPr>
                <w:noProof/>
                <w:lang w:val="en-US"/>
              </w:rPr>
              <w:drawing>
                <wp:inline distT="0" distB="0" distL="0" distR="0" wp14:anchorId="52B0DC3C" wp14:editId="65FDCE59">
                  <wp:extent cx="2305050" cy="15049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305050" cy="1504950"/>
                          </a:xfrm>
                          <a:prstGeom prst="rect">
                            <a:avLst/>
                          </a:prstGeom>
                        </pic:spPr>
                      </pic:pic>
                    </a:graphicData>
                  </a:graphic>
                </wp:inline>
              </w:drawing>
            </w:r>
          </w:p>
        </w:tc>
      </w:tr>
      <w:tr w:rsidR="00C5196B" w:rsidRPr="005335B1" w14:paraId="1C2BE065" w14:textId="77777777" w:rsidTr="00FA4F51">
        <w:trPr>
          <w:cantSplit/>
          <w:trHeight w:val="20"/>
        </w:trPr>
        <w:tc>
          <w:tcPr>
            <w:tcW w:w="1843" w:type="dxa"/>
          </w:tcPr>
          <w:p w14:paraId="14FC8589" w14:textId="77777777" w:rsidR="00C5196B" w:rsidRPr="006649DB" w:rsidRDefault="00957691" w:rsidP="000F672E">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3.1.46</w:t>
            </w:r>
            <w:r w:rsidR="006649DB">
              <w:rPr>
                <w:rFonts w:ascii="Verdana" w:eastAsiaTheme="minorHAnsi" w:hAnsi="Verdana" w:cs="Arial"/>
                <w:b/>
                <w:color w:val="000000" w:themeColor="text1"/>
                <w:sz w:val="18"/>
                <w:szCs w:val="18"/>
              </w:rPr>
              <w:t xml:space="preserve"> </w:t>
            </w:r>
            <w:r w:rsidR="006649DB" w:rsidRPr="00293F54">
              <w:rPr>
                <w:rFonts w:ascii="Verdana" w:eastAsiaTheme="minorHAnsi" w:hAnsi="Verdana" w:cs="Arial"/>
                <w:color w:val="000000" w:themeColor="text1"/>
                <w:sz w:val="18"/>
                <w:szCs w:val="18"/>
              </w:rPr>
              <w:t>Preparation of NAM CSR report</w:t>
            </w:r>
            <w:r w:rsidR="006649DB">
              <w:rPr>
                <w:rFonts w:ascii="Verdana" w:eastAsiaTheme="minorHAnsi" w:hAnsi="Verdana" w:cs="Arial"/>
                <w:color w:val="000000" w:themeColor="text1"/>
                <w:sz w:val="18"/>
                <w:szCs w:val="18"/>
              </w:rPr>
              <w:t>. Create Drop down list</w:t>
            </w:r>
            <w:r w:rsidR="0024429F">
              <w:rPr>
                <w:rFonts w:ascii="Verdana" w:eastAsiaTheme="minorHAnsi" w:hAnsi="Verdana" w:cs="Arial"/>
                <w:color w:val="000000" w:themeColor="text1"/>
                <w:sz w:val="18"/>
                <w:szCs w:val="18"/>
              </w:rPr>
              <w:t xml:space="preserve">. </w:t>
            </w:r>
            <w:r w:rsidR="0024429F">
              <w:rPr>
                <w:rFonts w:ascii="Verdana" w:eastAsiaTheme="minorHAnsi" w:hAnsi="Verdana" w:cs="Arial"/>
                <w:b/>
                <w:color w:val="000000" w:themeColor="text1"/>
                <w:sz w:val="18"/>
                <w:szCs w:val="18"/>
              </w:rPr>
              <w:t>Step applicable for all Iterations (1,2,3)</w:t>
            </w:r>
          </w:p>
        </w:tc>
        <w:tc>
          <w:tcPr>
            <w:tcW w:w="5103" w:type="dxa"/>
          </w:tcPr>
          <w:p w14:paraId="369B8FFE" w14:textId="77777777" w:rsidR="00F34E30" w:rsidRDefault="006649DB" w:rsidP="006649DB">
            <w:pPr>
              <w:pStyle w:val="steptext"/>
              <w:rPr>
                <w:rFonts w:ascii="Verdana" w:eastAsiaTheme="minorHAnsi" w:hAnsi="Verdana" w:cs="Arial"/>
                <w:sz w:val="18"/>
                <w:szCs w:val="18"/>
              </w:rPr>
            </w:pPr>
            <w:r w:rsidRPr="00107058">
              <w:rPr>
                <w:rFonts w:ascii="Verdana" w:eastAsiaTheme="minorHAnsi" w:hAnsi="Verdana" w:cs="Arial"/>
                <w:color w:val="000000" w:themeColor="text1"/>
                <w:sz w:val="18"/>
                <w:szCs w:val="18"/>
              </w:rPr>
              <w:t xml:space="preserve"> Create dropdown list  for the blank rows on Global Template column RECIPIENT LICENSE TYPE containin</w:t>
            </w:r>
            <w:r w:rsidRPr="00107058">
              <w:rPr>
                <w:rFonts w:ascii="Verdana" w:eastAsiaTheme="minorHAnsi" w:hAnsi="Verdana" w:cs="Arial"/>
                <w:sz w:val="18"/>
                <w:szCs w:val="18"/>
              </w:rPr>
              <w:t>g:</w:t>
            </w:r>
            <w:r w:rsidR="0024429F">
              <w:rPr>
                <w:rFonts w:ascii="Verdana" w:eastAsiaTheme="minorHAnsi" w:hAnsi="Verdana" w:cs="Arial"/>
                <w:sz w:val="18"/>
                <w:szCs w:val="18"/>
              </w:rPr>
              <w:t xml:space="preserve"> </w:t>
            </w:r>
          </w:p>
          <w:p w14:paraId="08EFD819" w14:textId="77777777" w:rsidR="006649DB" w:rsidRPr="00107058" w:rsidRDefault="0024429F" w:rsidP="006649DB">
            <w:pPr>
              <w:pStyle w:val="steptext"/>
              <w:rPr>
                <w:rFonts w:ascii="Verdana" w:eastAsiaTheme="minorHAnsi" w:hAnsi="Verdana" w:cs="Arial"/>
                <w:sz w:val="18"/>
                <w:szCs w:val="18"/>
              </w:rPr>
            </w:pPr>
            <w:r w:rsidRPr="0024429F">
              <w:rPr>
                <w:rFonts w:ascii="Verdana" w:eastAsiaTheme="minorHAnsi" w:hAnsi="Verdana" w:cs="Arial"/>
                <w:sz w:val="18"/>
                <w:szCs w:val="18"/>
              </w:rPr>
              <w:t>Administrator</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Advanced Practice Nurse (APN)</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Certified Registered Nurse Anaesthetist</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Dental Assistant</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Dental Prosthetist</w:t>
            </w:r>
            <w:r w:rsidR="00EC67B7">
              <w:rPr>
                <w:rFonts w:ascii="Verdana" w:eastAsiaTheme="minorHAnsi" w:hAnsi="Verdana" w:cs="Arial"/>
                <w:sz w:val="18"/>
                <w:szCs w:val="18"/>
              </w:rPr>
              <w:t>, D</w:t>
            </w:r>
            <w:r w:rsidR="00EC67B7" w:rsidRPr="00EC67B7">
              <w:rPr>
                <w:rFonts w:ascii="Verdana" w:eastAsiaTheme="minorHAnsi" w:hAnsi="Verdana" w:cs="Arial"/>
                <w:sz w:val="18"/>
                <w:szCs w:val="18"/>
              </w:rPr>
              <w:t>entist</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Doctor of Optometry (OD)</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Doctor of Osteopathy (DO)</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Licensed Practical Nurse (LPN)</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Medical Assistant</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Medical Doctor (MD)</w:t>
            </w:r>
            <w:r w:rsidR="00EC67B7">
              <w:rPr>
                <w:rFonts w:ascii="Verdana" w:eastAsiaTheme="minorHAnsi" w:hAnsi="Verdana" w:cs="Arial"/>
                <w:sz w:val="18"/>
                <w:szCs w:val="18"/>
              </w:rPr>
              <w:t xml:space="preserve">, </w:t>
            </w:r>
            <w:r w:rsidR="00EC67B7" w:rsidRPr="00EC67B7">
              <w:rPr>
                <w:rFonts w:ascii="Verdana" w:eastAsiaTheme="minorHAnsi" w:hAnsi="Verdana" w:cs="Arial"/>
                <w:sz w:val="18"/>
                <w:szCs w:val="18"/>
              </w:rPr>
              <w:t>Midwife</w:t>
            </w:r>
            <w:r w:rsidR="00EC67B7">
              <w:rPr>
                <w:rFonts w:ascii="Verdana" w:eastAsiaTheme="minorHAnsi" w:hAnsi="Verdana" w:cs="Arial"/>
                <w:sz w:val="18"/>
                <w:szCs w:val="18"/>
              </w:rPr>
              <w:t xml:space="preserve">, MPH, Non Licensed, Nurse, Nurse Practitioner (NP), Office Staff / Administrators, Optician, Optician Assistant, Other, Pramedical, Paramedical Assistant, PharmD, PhD, Physical Therapist, Physician, </w:t>
            </w:r>
            <w:r w:rsidR="00F34E30" w:rsidRPr="00F34E30">
              <w:rPr>
                <w:rFonts w:ascii="Verdana" w:eastAsiaTheme="minorHAnsi" w:hAnsi="Verdana" w:cs="Arial"/>
                <w:sz w:val="18"/>
                <w:szCs w:val="18"/>
              </w:rPr>
              <w:t>Physician Assistant (PA)</w:t>
            </w:r>
            <w:r w:rsidR="00F34E30">
              <w:rPr>
                <w:rFonts w:ascii="Verdana" w:eastAsiaTheme="minorHAnsi" w:hAnsi="Verdana" w:cs="Arial"/>
                <w:sz w:val="18"/>
                <w:szCs w:val="18"/>
              </w:rPr>
              <w:t>,</w:t>
            </w:r>
            <w:r w:rsidR="00F34E30">
              <w:t xml:space="preserve"> </w:t>
            </w:r>
            <w:r w:rsidR="00F34E30" w:rsidRPr="00F34E30">
              <w:rPr>
                <w:rFonts w:ascii="Verdana" w:eastAsiaTheme="minorHAnsi" w:hAnsi="Verdana" w:cs="Arial"/>
                <w:sz w:val="18"/>
                <w:szCs w:val="18"/>
              </w:rPr>
              <w:t>Registered Nurse (RN)</w:t>
            </w:r>
            <w:r w:rsidR="00F34E30">
              <w:rPr>
                <w:rFonts w:ascii="Verdana" w:eastAsiaTheme="minorHAnsi" w:hAnsi="Verdana" w:cs="Arial"/>
                <w:sz w:val="18"/>
                <w:szCs w:val="18"/>
              </w:rPr>
              <w:t xml:space="preserve">, </w:t>
            </w:r>
            <w:r w:rsidR="00F34E30" w:rsidRPr="00F34E30">
              <w:rPr>
                <w:rFonts w:ascii="Verdana" w:eastAsiaTheme="minorHAnsi" w:hAnsi="Verdana" w:cs="Arial"/>
                <w:sz w:val="18"/>
                <w:szCs w:val="18"/>
              </w:rPr>
              <w:t>Researcher/Scientist</w:t>
            </w:r>
            <w:r w:rsidR="00F34E30">
              <w:rPr>
                <w:rFonts w:ascii="Verdana" w:eastAsiaTheme="minorHAnsi" w:hAnsi="Verdana" w:cs="Arial"/>
                <w:sz w:val="18"/>
                <w:szCs w:val="18"/>
              </w:rPr>
              <w:t xml:space="preserve">, </w:t>
            </w:r>
            <w:r w:rsidR="00F34E30" w:rsidRPr="00F34E30">
              <w:rPr>
                <w:rFonts w:ascii="Verdana" w:eastAsiaTheme="minorHAnsi" w:hAnsi="Verdana" w:cs="Arial"/>
                <w:sz w:val="18"/>
                <w:szCs w:val="18"/>
              </w:rPr>
              <w:t>Veterinarian</w:t>
            </w:r>
            <w:r w:rsidR="00F34E30">
              <w:rPr>
                <w:rFonts w:ascii="Verdana" w:eastAsiaTheme="minorHAnsi" w:hAnsi="Verdana" w:cs="Arial"/>
                <w:sz w:val="18"/>
                <w:szCs w:val="18"/>
              </w:rPr>
              <w:t xml:space="preserve">, </w:t>
            </w:r>
            <w:r w:rsidR="00F34E30" w:rsidRPr="00107058">
              <w:rPr>
                <w:rFonts w:ascii="Verdana" w:hAnsi="Verdana" w:cs="Arial"/>
                <w:color w:val="000000" w:themeColor="text1"/>
                <w:sz w:val="18"/>
                <w:szCs w:val="18"/>
              </w:rPr>
              <w:t>Veterinarian Assistant</w:t>
            </w:r>
          </w:p>
          <w:p w14:paraId="454CE75F" w14:textId="77777777" w:rsidR="00C5196B" w:rsidRDefault="00C5196B" w:rsidP="0088163B">
            <w:pPr>
              <w:rPr>
                <w:ins w:id="1608" w:author="Author"/>
                <w:rFonts w:ascii="Verdana" w:hAnsi="Verdana" w:cs="Arial"/>
                <w:color w:val="000000" w:themeColor="text1"/>
                <w:sz w:val="18"/>
                <w:szCs w:val="18"/>
              </w:rPr>
            </w:pPr>
          </w:p>
          <w:p w14:paraId="7441DBDE" w14:textId="1AF4CBAB" w:rsidR="00C70EFF" w:rsidRPr="00107058" w:rsidRDefault="004B2E9E" w:rsidP="0088163B">
            <w:pPr>
              <w:rPr>
                <w:rFonts w:ascii="Verdana" w:hAnsi="Verdana" w:cs="Arial"/>
                <w:color w:val="000000" w:themeColor="text1"/>
                <w:sz w:val="18"/>
                <w:szCs w:val="18"/>
              </w:rPr>
            </w:pPr>
            <w:ins w:id="1609"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1610" w:author="Author">
                <w:r w:rsidR="00FB74FA" w:rsidDel="004B2E9E">
                  <w:rPr>
                    <w:rFonts w:ascii="Verdana" w:hAnsi="Verdana" w:cs="Arial"/>
                    <w:b/>
                    <w:color w:val="000000" w:themeColor="text1"/>
                    <w:sz w:val="18"/>
                    <w:szCs w:val="18"/>
                    <w:lang w:val="en-US"/>
                  </w:rPr>
                  <w:delText xml:space="preserve">NOTE: </w:delText>
                </w:r>
                <w:r w:rsidR="00FB74FA" w:rsidRPr="00851EFA" w:rsidDel="004B2E9E">
                  <w:rPr>
                    <w:rFonts w:ascii="Verdana" w:hAnsi="Verdana" w:cs="Arial"/>
                    <w:color w:val="000000" w:themeColor="text1"/>
                    <w:sz w:val="18"/>
                    <w:szCs w:val="18"/>
                    <w:lang w:val="en-US"/>
                  </w:rPr>
                  <w:delText>The dropdown list is maintained in the Shared Network Path</w:delText>
                </w:r>
                <w:r w:rsidR="00FB74FA" w:rsidDel="004B2E9E">
                  <w:rPr>
                    <w:rFonts w:ascii="Verdana" w:hAnsi="Verdana" w:cs="Arial"/>
                    <w:color w:val="000000" w:themeColor="text1"/>
                    <w:sz w:val="18"/>
                    <w:szCs w:val="18"/>
                    <w:lang w:val="en-US"/>
                  </w:rPr>
                  <w:delText xml:space="preserve"> </w:delText>
                </w:r>
                <w:r w:rsidR="00FB74FA" w:rsidDel="004B2E9E">
                  <w:rPr>
                    <w:rFonts w:ascii="Verdana" w:hAnsi="Verdana" w:cs="Arial"/>
                    <w:color w:val="000000" w:themeColor="text1"/>
                    <w:sz w:val="18"/>
                    <w:szCs w:val="18"/>
                    <w:lang w:val="en-US"/>
                  </w:rPr>
                  <w:fldChar w:fldCharType="begin"/>
                </w:r>
                <w:r w:rsidR="00FB74FA" w:rsidDel="004B2E9E">
                  <w:rPr>
                    <w:rFonts w:ascii="Verdana" w:hAnsi="Verdana" w:cs="Arial"/>
                    <w:color w:val="000000" w:themeColor="text1"/>
                    <w:sz w:val="18"/>
                    <w:szCs w:val="18"/>
                    <w:lang w:val="en-US"/>
                  </w:rPr>
                  <w:delInstrText xml:space="preserve"> HYPERLINK "</w:delInstrText>
                </w:r>
                <w:r w:rsidR="00FB74FA" w:rsidRPr="00C70EFF" w:rsidDel="004B2E9E">
                  <w:rPr>
                    <w:rFonts w:ascii="Verdana" w:hAnsi="Verdana" w:cs="Arial"/>
                    <w:color w:val="000000" w:themeColor="text1"/>
                    <w:sz w:val="18"/>
                    <w:szCs w:val="18"/>
                    <w:lang w:val="en-US"/>
                  </w:rPr>
                  <w:delInstrText>\\\\seskcifssvm01\\GPT_RPA\\Dictionaries</w:delInstrText>
                </w:r>
                <w:r w:rsidR="00FB74FA" w:rsidDel="004B2E9E">
                  <w:rPr>
                    <w:rFonts w:ascii="Verdana" w:hAnsi="Verdana" w:cs="Arial"/>
                    <w:color w:val="000000" w:themeColor="text1"/>
                    <w:sz w:val="18"/>
                    <w:szCs w:val="18"/>
                    <w:lang w:val="en-US"/>
                  </w:rPr>
                  <w:delInstrText xml:space="preserve">" </w:delInstrText>
                </w:r>
                <w:r w:rsidR="00FB74FA" w:rsidDel="004B2E9E">
                  <w:rPr>
                    <w:rFonts w:ascii="Verdana" w:hAnsi="Verdana" w:cs="Arial"/>
                    <w:color w:val="000000" w:themeColor="text1"/>
                    <w:sz w:val="18"/>
                    <w:szCs w:val="18"/>
                    <w:lang w:val="en-US"/>
                  </w:rPr>
                  <w:fldChar w:fldCharType="separate"/>
                </w:r>
                <w:r w:rsidR="00FB74FA" w:rsidRPr="000B7EE1" w:rsidDel="004B2E9E">
                  <w:rPr>
                    <w:rStyle w:val="Hyperlink"/>
                    <w:rFonts w:ascii="Verdana" w:hAnsi="Verdana" w:cs="Arial"/>
                    <w:sz w:val="18"/>
                    <w:szCs w:val="18"/>
                    <w:lang w:val="en-US"/>
                  </w:rPr>
                  <w:delText>\\seskcifssvm01\GPT_RPA\Dictionaries</w:delText>
                </w:r>
                <w:r w:rsidR="00FB74FA" w:rsidDel="004B2E9E">
                  <w:rPr>
                    <w:rFonts w:ascii="Verdana" w:hAnsi="Verdana" w:cs="Arial"/>
                    <w:color w:val="000000" w:themeColor="text1"/>
                    <w:sz w:val="18"/>
                    <w:szCs w:val="18"/>
                    <w:lang w:val="en-US"/>
                  </w:rPr>
                  <w:fldChar w:fldCharType="end"/>
                </w:r>
                <w:r w:rsidR="00FB74FA" w:rsidDel="004B2E9E">
                  <w:rPr>
                    <w:rFonts w:ascii="Verdana" w:hAnsi="Verdana" w:cs="Arial"/>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 xml:space="preserve"> in the</w:delText>
                </w:r>
                <w:r w:rsidR="00FB74FA" w:rsidDel="004B2E9E">
                  <w:rPr>
                    <w:rFonts w:ascii="Verdana" w:hAnsi="Verdana" w:cs="Arial"/>
                    <w:b/>
                    <w:color w:val="000000" w:themeColor="text1"/>
                    <w:sz w:val="18"/>
                    <w:szCs w:val="18"/>
                    <w:lang w:val="en-US"/>
                  </w:rPr>
                  <w:delText xml:space="preserve"> </w:delText>
                </w:r>
                <w:r w:rsidR="00FB74FA" w:rsidRPr="00FB74FA" w:rsidDel="004B2E9E">
                  <w:rPr>
                    <w:rFonts w:ascii="Verdana" w:hAnsi="Verdana" w:cs="Arial"/>
                    <w:color w:val="000000" w:themeColor="text1"/>
                    <w:sz w:val="18"/>
                    <w:szCs w:val="18"/>
                  </w:rPr>
                  <w:delText>‘DropDownLOVs_25June2019’</w:delText>
                </w:r>
                <w:r w:rsidR="00FB74FA" w:rsidDel="004B2E9E">
                  <w:rPr>
                    <w:rFonts w:ascii="Verdana" w:hAnsi="Verdana" w:cs="Arial"/>
                    <w:color w:val="000000" w:themeColor="text1"/>
                    <w:sz w:val="18"/>
                    <w:szCs w:val="18"/>
                  </w:rPr>
                  <w:delText xml:space="preserve"> file in worksheet </w:delText>
                </w:r>
                <w:r w:rsidR="00FB74FA" w:rsidDel="004B2E9E">
                  <w:rPr>
                    <w:rFonts w:ascii="Verdana" w:hAnsi="Verdana" w:cs="Arial"/>
                    <w:b/>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All LOVs</w:delText>
                </w:r>
                <w:r w:rsidR="00FB74FA" w:rsidDel="004B2E9E">
                  <w:rPr>
                    <w:rFonts w:ascii="Verdana" w:hAnsi="Verdana" w:cs="Arial"/>
                    <w:color w:val="000000" w:themeColor="text1"/>
                    <w:sz w:val="18"/>
                    <w:szCs w:val="18"/>
                    <w:lang w:val="en-US"/>
                  </w:rPr>
                  <w:delText>’</w:delText>
                </w:r>
                <w:r w:rsidR="00C70EFF" w:rsidDel="00FB74FA">
                  <w:rPr>
                    <w:rFonts w:ascii="Verdana" w:hAnsi="Verdana" w:cs="Arial"/>
                    <w:b/>
                    <w:color w:val="000000" w:themeColor="text1"/>
                    <w:sz w:val="18"/>
                    <w:szCs w:val="18"/>
                    <w:lang w:val="en-US"/>
                  </w:rPr>
                  <w:delText xml:space="preserve">NOTE: </w:delText>
                </w:r>
                <w:r w:rsidR="00C70EFF" w:rsidRPr="00B32DF9" w:rsidDel="00FB74FA">
                  <w:rPr>
                    <w:rFonts w:ascii="Verdana" w:hAnsi="Verdana" w:cs="Arial"/>
                    <w:color w:val="000000" w:themeColor="text1"/>
                    <w:sz w:val="18"/>
                    <w:szCs w:val="18"/>
                    <w:lang w:val="en-US"/>
                  </w:rPr>
                  <w:delText>The dropdown list is maintained in the Shared Network Path</w:delText>
                </w:r>
                <w:r w:rsidR="00C70EFF" w:rsidDel="00FB74FA">
                  <w:rPr>
                    <w:rFonts w:ascii="Verdana" w:hAnsi="Verdana" w:cs="Arial"/>
                    <w:color w:val="000000" w:themeColor="text1"/>
                    <w:sz w:val="18"/>
                    <w:szCs w:val="18"/>
                    <w:lang w:val="en-US"/>
                  </w:rPr>
                  <w:delText xml:space="preserve"> </w:delText>
                </w:r>
                <w:r w:rsidR="00C70EFF" w:rsidDel="00FB74FA">
                  <w:rPr>
                    <w:rFonts w:ascii="Verdana" w:hAnsi="Verdana" w:cs="Arial"/>
                    <w:color w:val="000000" w:themeColor="text1"/>
                    <w:sz w:val="18"/>
                    <w:szCs w:val="18"/>
                    <w:lang w:val="en-US"/>
                  </w:rPr>
                  <w:fldChar w:fldCharType="begin"/>
                </w:r>
                <w:r w:rsidR="00C70EFF" w:rsidDel="00FB74FA">
                  <w:rPr>
                    <w:rFonts w:ascii="Verdana" w:hAnsi="Verdana" w:cs="Arial"/>
                    <w:color w:val="000000" w:themeColor="text1"/>
                    <w:sz w:val="18"/>
                    <w:szCs w:val="18"/>
                    <w:lang w:val="en-US"/>
                  </w:rPr>
                  <w:delInstrText xml:space="preserve"> HYPERLINK "</w:delInstrText>
                </w:r>
                <w:r w:rsidR="00C70EFF" w:rsidRPr="00C70EFF" w:rsidDel="00FB74FA">
                  <w:rPr>
                    <w:rFonts w:ascii="Verdana" w:hAnsi="Verdana" w:cs="Arial"/>
                    <w:color w:val="000000" w:themeColor="text1"/>
                    <w:sz w:val="18"/>
                    <w:szCs w:val="18"/>
                    <w:lang w:val="en-US"/>
                  </w:rPr>
                  <w:delInstrText>\\\\seskcifssvm01\\GPT_RPA\\Dictionaries</w:delInstrText>
                </w:r>
                <w:r w:rsidR="00C70EFF" w:rsidDel="00FB74FA">
                  <w:rPr>
                    <w:rFonts w:ascii="Verdana" w:hAnsi="Verdana" w:cs="Arial"/>
                    <w:color w:val="000000" w:themeColor="text1"/>
                    <w:sz w:val="18"/>
                    <w:szCs w:val="18"/>
                    <w:lang w:val="en-US"/>
                  </w:rPr>
                  <w:delInstrText xml:space="preserve">" </w:delInstrText>
                </w:r>
                <w:r w:rsidR="00C70EFF" w:rsidDel="00FB74FA">
                  <w:rPr>
                    <w:rFonts w:ascii="Verdana" w:hAnsi="Verdana" w:cs="Arial"/>
                    <w:color w:val="000000" w:themeColor="text1"/>
                    <w:sz w:val="18"/>
                    <w:szCs w:val="18"/>
                    <w:lang w:val="en-US"/>
                  </w:rPr>
                  <w:fldChar w:fldCharType="separate"/>
                </w:r>
                <w:r w:rsidR="00C70EFF" w:rsidRPr="000B7EE1" w:rsidDel="00FB74FA">
                  <w:rPr>
                    <w:rStyle w:val="Hyperlink"/>
                    <w:rFonts w:ascii="Verdana" w:hAnsi="Verdana" w:cs="Arial"/>
                    <w:sz w:val="18"/>
                    <w:szCs w:val="18"/>
                    <w:lang w:val="en-US"/>
                  </w:rPr>
                  <w:delText>\\seskcifssvm01\GPT_RPA\Dictionaries</w:delText>
                </w:r>
                <w:r w:rsidR="00C70EFF" w:rsidDel="00FB74FA">
                  <w:rPr>
                    <w:rFonts w:ascii="Verdana" w:hAnsi="Verdana" w:cs="Arial"/>
                    <w:color w:val="000000" w:themeColor="text1"/>
                    <w:sz w:val="18"/>
                    <w:szCs w:val="18"/>
                    <w:lang w:val="en-US"/>
                  </w:rPr>
                  <w:fldChar w:fldCharType="end"/>
                </w:r>
                <w:r w:rsidR="00C70EFF" w:rsidDel="00FB74FA">
                  <w:rPr>
                    <w:rFonts w:ascii="Verdana" w:hAnsi="Verdana" w:cs="Arial"/>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 xml:space="preserve"> in the</w:delText>
                </w:r>
                <w:r w:rsidR="00C70EFF" w:rsidDel="00FB74FA">
                  <w:rPr>
                    <w:rFonts w:ascii="Verdana" w:hAnsi="Verdana" w:cs="Arial"/>
                    <w:b/>
                    <w:color w:val="000000" w:themeColor="text1"/>
                    <w:sz w:val="18"/>
                    <w:szCs w:val="18"/>
                    <w:lang w:val="en-US"/>
                  </w:rPr>
                  <w:delText xml:space="preserve"> </w:delText>
                </w:r>
                <w:r w:rsidR="00C70EFF" w:rsidDel="00FB74FA">
                  <w:rPr>
                    <w:rFonts w:ascii="Verdana" w:hAnsi="Verdana" w:cs="Arial"/>
                    <w:color w:val="000000" w:themeColor="text1"/>
                    <w:sz w:val="18"/>
                    <w:szCs w:val="18"/>
                  </w:rPr>
                  <w:delText xml:space="preserve">‘DropDownLOVs_ddmmmmyyyy’ file in worksheet </w:delText>
                </w:r>
                <w:r w:rsidR="00C70EFF" w:rsidDel="00FB74FA">
                  <w:rPr>
                    <w:rFonts w:ascii="Verdana" w:hAnsi="Verdana" w:cs="Arial"/>
                    <w:b/>
                    <w:color w:val="000000" w:themeColor="text1"/>
                    <w:sz w:val="18"/>
                    <w:szCs w:val="18"/>
                    <w:lang w:val="en-US"/>
                  </w:rPr>
                  <w:delText xml:space="preserve"> ‘</w:delText>
                </w:r>
                <w:r w:rsidR="00C70EFF" w:rsidRPr="00B32DF9" w:rsidDel="00FB74FA">
                  <w:rPr>
                    <w:rFonts w:ascii="Verdana" w:hAnsi="Verdana" w:cs="Arial"/>
                    <w:color w:val="000000" w:themeColor="text1"/>
                    <w:sz w:val="18"/>
                    <w:szCs w:val="18"/>
                    <w:lang w:val="en-US"/>
                  </w:rPr>
                  <w:delText>All LOVs</w:delText>
                </w:r>
                <w:r w:rsidR="00C70EFF" w:rsidDel="00FB74FA">
                  <w:rPr>
                    <w:rFonts w:ascii="Verdana" w:hAnsi="Verdana" w:cs="Arial"/>
                    <w:color w:val="000000" w:themeColor="text1"/>
                    <w:sz w:val="18"/>
                    <w:szCs w:val="18"/>
                    <w:lang w:val="en-US"/>
                  </w:rPr>
                  <w:delText>’</w:delText>
                </w:r>
              </w:del>
            </w:ins>
          </w:p>
        </w:tc>
        <w:tc>
          <w:tcPr>
            <w:tcW w:w="1418" w:type="dxa"/>
          </w:tcPr>
          <w:p w14:paraId="1D9CDAF9" w14:textId="77777777" w:rsidR="00C5196B" w:rsidRPr="000F672E" w:rsidRDefault="00C5196B" w:rsidP="000F672E">
            <w:pPr>
              <w:rPr>
                <w:rFonts w:cs="Arial"/>
                <w:b/>
                <w:color w:val="000000" w:themeColor="text1"/>
                <w:sz w:val="18"/>
                <w:szCs w:val="18"/>
                <w:lang w:val="en-US"/>
              </w:rPr>
            </w:pPr>
          </w:p>
        </w:tc>
        <w:tc>
          <w:tcPr>
            <w:tcW w:w="10938" w:type="dxa"/>
          </w:tcPr>
          <w:p w14:paraId="258937BC" w14:textId="77777777" w:rsidR="00C5196B" w:rsidRDefault="00792B2B" w:rsidP="00DA4947">
            <w:pPr>
              <w:rPr>
                <w:noProof/>
              </w:rPr>
            </w:pPr>
            <w:r>
              <w:rPr>
                <w:noProof/>
                <w:lang w:val="en-US"/>
              </w:rPr>
              <w:drawing>
                <wp:inline distT="0" distB="0" distL="0" distR="0" wp14:anchorId="54E22364" wp14:editId="0274A539">
                  <wp:extent cx="2209800" cy="212407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209800" cy="2124075"/>
                          </a:xfrm>
                          <a:prstGeom prst="rect">
                            <a:avLst/>
                          </a:prstGeom>
                        </pic:spPr>
                      </pic:pic>
                    </a:graphicData>
                  </a:graphic>
                </wp:inline>
              </w:drawing>
            </w:r>
          </w:p>
        </w:tc>
      </w:tr>
      <w:tr w:rsidR="00C5196B" w:rsidRPr="005335B1" w14:paraId="0DCE912C" w14:textId="77777777" w:rsidTr="00FA4F51">
        <w:trPr>
          <w:cantSplit/>
          <w:trHeight w:val="20"/>
        </w:trPr>
        <w:tc>
          <w:tcPr>
            <w:tcW w:w="1843" w:type="dxa"/>
          </w:tcPr>
          <w:p w14:paraId="5A4C45E7" w14:textId="77777777" w:rsidR="00C5196B" w:rsidRPr="006649DB" w:rsidRDefault="00957691" w:rsidP="000F672E">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3.1.47</w:t>
            </w:r>
            <w:r w:rsidR="006649DB">
              <w:rPr>
                <w:rFonts w:ascii="Verdana" w:eastAsiaTheme="minorHAnsi" w:hAnsi="Verdana" w:cs="Arial"/>
                <w:b/>
                <w:color w:val="000000" w:themeColor="text1"/>
                <w:sz w:val="18"/>
                <w:szCs w:val="18"/>
              </w:rPr>
              <w:t xml:space="preserve"> </w:t>
            </w:r>
            <w:r w:rsidR="006649DB" w:rsidRPr="00293F54">
              <w:rPr>
                <w:rFonts w:ascii="Verdana" w:eastAsiaTheme="minorHAnsi" w:hAnsi="Verdana" w:cs="Arial"/>
                <w:color w:val="000000" w:themeColor="text1"/>
                <w:sz w:val="18"/>
                <w:szCs w:val="18"/>
              </w:rPr>
              <w:t>Preparation of NAM CSR report</w:t>
            </w:r>
            <w:r w:rsidR="006649DB">
              <w:rPr>
                <w:rFonts w:ascii="Verdana" w:eastAsiaTheme="minorHAnsi" w:hAnsi="Verdana" w:cs="Arial"/>
                <w:color w:val="000000" w:themeColor="text1"/>
                <w:sz w:val="18"/>
                <w:szCs w:val="18"/>
              </w:rPr>
              <w:t>. Create Drop down list</w:t>
            </w:r>
            <w:r w:rsidR="00F81425">
              <w:rPr>
                <w:rFonts w:ascii="Verdana" w:eastAsiaTheme="minorHAnsi" w:hAnsi="Verdana" w:cs="Arial"/>
                <w:color w:val="000000" w:themeColor="text1"/>
                <w:sz w:val="18"/>
                <w:szCs w:val="18"/>
              </w:rPr>
              <w:t xml:space="preserve">. </w:t>
            </w:r>
            <w:r w:rsidR="00F81425">
              <w:rPr>
                <w:rFonts w:ascii="Verdana" w:eastAsiaTheme="minorHAnsi" w:hAnsi="Verdana" w:cs="Arial"/>
                <w:b/>
                <w:color w:val="000000" w:themeColor="text1"/>
                <w:sz w:val="18"/>
                <w:szCs w:val="18"/>
              </w:rPr>
              <w:t>Step applicable for all Iterations (1,2,3)</w:t>
            </w:r>
          </w:p>
        </w:tc>
        <w:tc>
          <w:tcPr>
            <w:tcW w:w="5103" w:type="dxa"/>
          </w:tcPr>
          <w:p w14:paraId="7FBE0F23" w14:textId="3957A255" w:rsidR="00331DC0" w:rsidRDefault="00107058" w:rsidP="00046E0B">
            <w:pPr>
              <w:pStyle w:val="steptext"/>
              <w:rPr>
                <w:ins w:id="1611" w:author="Author"/>
                <w:rFonts w:ascii="Verdana" w:eastAsiaTheme="minorHAnsi" w:hAnsi="Verdana" w:cs="Arial"/>
                <w:sz w:val="18"/>
                <w:szCs w:val="18"/>
              </w:rPr>
            </w:pPr>
            <w:commentRangeStart w:id="1612"/>
            <w:r w:rsidRPr="00107058">
              <w:rPr>
                <w:rFonts w:ascii="Verdana" w:eastAsiaTheme="minorHAnsi" w:hAnsi="Verdana" w:cs="Arial"/>
                <w:color w:val="000000" w:themeColor="text1"/>
                <w:sz w:val="18"/>
                <w:szCs w:val="18"/>
              </w:rPr>
              <w:t>Create dropdown list  for the blank rows on Global Template column RECIPIENT STATE containin</w:t>
            </w:r>
            <w:r w:rsidRPr="00107058">
              <w:rPr>
                <w:rFonts w:ascii="Verdana" w:eastAsiaTheme="minorHAnsi" w:hAnsi="Verdana" w:cs="Arial"/>
                <w:sz w:val="18"/>
                <w:szCs w:val="18"/>
              </w:rPr>
              <w:t>g</w:t>
            </w:r>
            <w:r w:rsidR="0059027D">
              <w:rPr>
                <w:rFonts w:ascii="Verdana" w:eastAsiaTheme="minorHAnsi" w:hAnsi="Verdana" w:cs="Arial"/>
                <w:sz w:val="18"/>
                <w:szCs w:val="18"/>
              </w:rPr>
              <w:t xml:space="preserve">: </w:t>
            </w:r>
            <w:commentRangeEnd w:id="1612"/>
            <w:r w:rsidR="00046E0B">
              <w:rPr>
                <w:rStyle w:val="CommentReference"/>
                <w:rFonts w:ascii="Arial" w:eastAsiaTheme="minorHAnsi" w:hAnsi="Arial" w:cstheme="minorBidi"/>
                <w:lang w:val="en-AU"/>
              </w:rPr>
              <w:commentReference w:id="1612"/>
            </w:r>
          </w:p>
          <w:p w14:paraId="71FB7104" w14:textId="77777777" w:rsidR="00331DC0" w:rsidRDefault="00331DC0" w:rsidP="00046E0B">
            <w:pPr>
              <w:pStyle w:val="steptext"/>
              <w:rPr>
                <w:ins w:id="1613" w:author="Author"/>
                <w:rFonts w:ascii="Verdana" w:eastAsiaTheme="minorHAnsi" w:hAnsi="Verdana" w:cs="Arial"/>
                <w:sz w:val="18"/>
                <w:szCs w:val="18"/>
              </w:rPr>
            </w:pPr>
          </w:p>
          <w:p w14:paraId="308A462D" w14:textId="0F104F47" w:rsidR="00C5196B" w:rsidRDefault="004A6728" w:rsidP="00046E0B">
            <w:pPr>
              <w:pStyle w:val="steptext"/>
              <w:rPr>
                <w:ins w:id="1614" w:author="Author"/>
                <w:rFonts w:ascii="Verdana" w:eastAsiaTheme="minorHAnsi" w:hAnsi="Verdana" w:cs="Arial"/>
                <w:sz w:val="18"/>
                <w:szCs w:val="18"/>
              </w:rPr>
            </w:pPr>
            <w:r w:rsidRPr="00F81425">
              <w:rPr>
                <w:rFonts w:ascii="Verdana" w:eastAsiaTheme="minorHAnsi" w:hAnsi="Verdana" w:cs="Arial"/>
                <w:sz w:val="18"/>
                <w:szCs w:val="18"/>
              </w:rPr>
              <w:t xml:space="preserve">ALABAMA, ALASKA, CALIFORNIA, COLORADO, CONNECTICUT, DELAWARE, DISTRICT OF COLUMBIA, FLORIDA, GEORGIA, GUAM, HAWAII, IDAHO, ILLINOIS, INDIANE, IOWA, KANSAS, KENTUCKY, LOUISIANA, MAINE, MARSHALL ISLANDS, MARYLAND, MASSACHUSETTS, </w:t>
            </w:r>
            <w:r w:rsidR="00F81425" w:rsidRPr="00F81425">
              <w:rPr>
                <w:rFonts w:ascii="Verdana" w:eastAsiaTheme="minorHAnsi" w:hAnsi="Verdana" w:cs="Arial"/>
                <w:sz w:val="18"/>
                <w:szCs w:val="18"/>
              </w:rPr>
              <w:t>MICHIGAN, MICRONESIA, MILITARY ATLANTIC, MILITARIC EUROPE, MILITARY PACIFIC, MINNESOTA, MISSISSIPPI, MISSOURI, MONTANA, NEBRASKA, NEVADA, NEW HAMPSHIRE, NEW JERSEY, NEW MEXICO, NEW YORK, NORTH CAROLINA, NORTH DAKOTA, NORTH MARINA, ISLANDSM OHIOM OKLAHOMA, OREGOB, PALUA, PENNSYLVANIA, PUERTO RICO, RHODE ISLAND, SOUTH CAROLINA, SOUTH DAKOTA, TENNESSEE, TEXAS, UTAH, VERMONT, VIRGIN ISLANDS, VIRGINIA, WASHINGTON, WEST VIRGINIA, WISCONSIN, WYOMING</w:t>
            </w:r>
          </w:p>
          <w:p w14:paraId="451B3B75" w14:textId="77777777" w:rsidR="009852A2" w:rsidRDefault="009852A2" w:rsidP="00046E0B">
            <w:pPr>
              <w:pStyle w:val="steptext"/>
              <w:rPr>
                <w:ins w:id="1615" w:author="Author"/>
                <w:rFonts w:ascii="Verdana" w:eastAsiaTheme="minorHAnsi" w:hAnsi="Verdana" w:cs="Arial"/>
                <w:sz w:val="18"/>
                <w:szCs w:val="18"/>
              </w:rPr>
            </w:pPr>
          </w:p>
          <w:p w14:paraId="3680B0AD" w14:textId="163E894D" w:rsidR="009852A2" w:rsidRPr="00F81425" w:rsidRDefault="004B2E9E" w:rsidP="00046E0B">
            <w:pPr>
              <w:pStyle w:val="steptext"/>
              <w:rPr>
                <w:rFonts w:ascii="Verdana" w:eastAsiaTheme="minorHAnsi" w:hAnsi="Verdana" w:cs="Arial"/>
                <w:color w:val="FF0000"/>
                <w:sz w:val="18"/>
                <w:szCs w:val="18"/>
              </w:rPr>
            </w:pPr>
            <w:ins w:id="1616" w:author="Author">
              <w:r>
                <w:rPr>
                  <w:rFonts w:ascii="Verdana" w:hAnsi="Verdana" w:cs="Arial"/>
                  <w:b/>
                  <w:color w:val="000000" w:themeColor="text1"/>
                  <w:sz w:val="18"/>
                  <w:szCs w:val="18"/>
                </w:rPr>
                <w:t xml:space="preserve">NOTE: </w:t>
              </w:r>
              <w:r w:rsidRPr="007E2239">
                <w:rPr>
                  <w:rFonts w:ascii="Verdana" w:hAnsi="Verdana" w:cs="Arial"/>
                  <w:color w:val="000000" w:themeColor="text1"/>
                  <w:sz w:val="18"/>
                  <w:szCs w:val="18"/>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rPr>
                <w:t xml:space="preserve"> ‘</w:t>
              </w:r>
              <w:r w:rsidRPr="007E2239">
                <w:rPr>
                  <w:rFonts w:ascii="Verdana" w:hAnsi="Verdana" w:cs="Arial"/>
                  <w:color w:val="000000" w:themeColor="text1"/>
                  <w:sz w:val="18"/>
                  <w:szCs w:val="18"/>
                </w:rPr>
                <w:t>All LOVs</w:t>
              </w:r>
              <w:r>
                <w:rPr>
                  <w:rFonts w:ascii="Verdana" w:hAnsi="Verdana" w:cs="Arial"/>
                  <w:color w:val="000000" w:themeColor="text1"/>
                  <w:sz w:val="18"/>
                  <w:szCs w:val="18"/>
                </w:rPr>
                <w:t>’ within the Global Template</w:t>
              </w:r>
              <w:del w:id="1617" w:author="Author">
                <w:r w:rsidR="00FB74FA" w:rsidDel="004B2E9E">
                  <w:rPr>
                    <w:rFonts w:ascii="Verdana" w:hAnsi="Verdana" w:cs="Arial"/>
                    <w:b/>
                    <w:color w:val="000000" w:themeColor="text1"/>
                    <w:sz w:val="18"/>
                    <w:szCs w:val="18"/>
                  </w:rPr>
                  <w:delText xml:space="preserve">NOTE: </w:delText>
                </w:r>
                <w:r w:rsidR="00FB74FA" w:rsidRPr="00851EFA" w:rsidDel="004B2E9E">
                  <w:rPr>
                    <w:rFonts w:ascii="Verdana" w:hAnsi="Verdana" w:cs="Arial"/>
                    <w:color w:val="000000" w:themeColor="text1"/>
                    <w:sz w:val="18"/>
                    <w:szCs w:val="18"/>
                  </w:rPr>
                  <w:delText>The dropdown list is maintained in the Shared Network Path</w:delText>
                </w:r>
                <w:r w:rsidR="00FB74FA" w:rsidDel="004B2E9E">
                  <w:rPr>
                    <w:rFonts w:ascii="Verdana" w:hAnsi="Verdana" w:cs="Arial"/>
                    <w:color w:val="000000" w:themeColor="text1"/>
                    <w:sz w:val="18"/>
                    <w:szCs w:val="18"/>
                  </w:rPr>
                  <w:delText xml:space="preserve"> </w:delText>
                </w:r>
                <w:r w:rsidR="00FB74FA" w:rsidDel="004B2E9E">
                  <w:rPr>
                    <w:rFonts w:ascii="Verdana" w:hAnsi="Verdana" w:cs="Arial"/>
                    <w:color w:val="000000" w:themeColor="text1"/>
                    <w:sz w:val="18"/>
                    <w:szCs w:val="18"/>
                  </w:rPr>
                  <w:fldChar w:fldCharType="begin"/>
                </w:r>
                <w:r w:rsidR="00FB74FA" w:rsidDel="004B2E9E">
                  <w:rPr>
                    <w:rFonts w:ascii="Verdana" w:hAnsi="Verdana" w:cs="Arial"/>
                    <w:color w:val="000000" w:themeColor="text1"/>
                    <w:sz w:val="18"/>
                    <w:szCs w:val="18"/>
                  </w:rPr>
                  <w:delInstrText xml:space="preserve"> HYPERLINK "</w:delInstrText>
                </w:r>
                <w:r w:rsidR="00FB74FA" w:rsidRPr="00C70EFF" w:rsidDel="004B2E9E">
                  <w:rPr>
                    <w:rFonts w:ascii="Verdana" w:hAnsi="Verdana" w:cs="Arial"/>
                    <w:color w:val="000000" w:themeColor="text1"/>
                    <w:sz w:val="18"/>
                    <w:szCs w:val="18"/>
                  </w:rPr>
                  <w:delInstrText>\\\\seskcifssvm01\\GPT_RPA\\Dictionaries</w:delInstrText>
                </w:r>
                <w:r w:rsidR="00FB74FA" w:rsidDel="004B2E9E">
                  <w:rPr>
                    <w:rFonts w:ascii="Verdana" w:hAnsi="Verdana" w:cs="Arial"/>
                    <w:color w:val="000000" w:themeColor="text1"/>
                    <w:sz w:val="18"/>
                    <w:szCs w:val="18"/>
                  </w:rPr>
                  <w:delInstrText xml:space="preserve">" </w:delInstrText>
                </w:r>
                <w:r w:rsidR="00FB74FA" w:rsidDel="004B2E9E">
                  <w:rPr>
                    <w:rFonts w:ascii="Verdana" w:hAnsi="Verdana" w:cs="Arial"/>
                    <w:color w:val="000000" w:themeColor="text1"/>
                    <w:sz w:val="18"/>
                    <w:szCs w:val="18"/>
                  </w:rPr>
                  <w:fldChar w:fldCharType="separate"/>
                </w:r>
                <w:r w:rsidR="00FB74FA" w:rsidRPr="000B7EE1" w:rsidDel="004B2E9E">
                  <w:rPr>
                    <w:rStyle w:val="Hyperlink"/>
                    <w:rFonts w:ascii="Verdana" w:hAnsi="Verdana" w:cs="Arial"/>
                    <w:sz w:val="18"/>
                    <w:szCs w:val="18"/>
                  </w:rPr>
                  <w:delText>\\seskcifssvm01\GPT_RPA\Dictionaries</w:delText>
                </w:r>
                <w:r w:rsidR="00FB74FA" w:rsidDel="004B2E9E">
                  <w:rPr>
                    <w:rFonts w:ascii="Verdana" w:hAnsi="Verdana" w:cs="Arial"/>
                    <w:color w:val="000000" w:themeColor="text1"/>
                    <w:sz w:val="18"/>
                    <w:szCs w:val="18"/>
                  </w:rPr>
                  <w:fldChar w:fldCharType="end"/>
                </w:r>
                <w:r w:rsidR="00FB74FA" w:rsidDel="004B2E9E">
                  <w:rPr>
                    <w:rFonts w:ascii="Verdana" w:hAnsi="Verdana" w:cs="Arial"/>
                    <w:color w:val="000000" w:themeColor="text1"/>
                    <w:sz w:val="18"/>
                    <w:szCs w:val="18"/>
                  </w:rPr>
                  <w:delText xml:space="preserve"> </w:delText>
                </w:r>
                <w:r w:rsidR="00FB74FA" w:rsidRPr="00851EFA" w:rsidDel="004B2E9E">
                  <w:rPr>
                    <w:rFonts w:ascii="Verdana" w:hAnsi="Verdana" w:cs="Arial"/>
                    <w:color w:val="000000" w:themeColor="text1"/>
                    <w:sz w:val="18"/>
                    <w:szCs w:val="18"/>
                  </w:rPr>
                  <w:delText xml:space="preserve"> in the</w:delText>
                </w:r>
                <w:r w:rsidR="00FB74FA" w:rsidDel="004B2E9E">
                  <w:rPr>
                    <w:rFonts w:ascii="Verdana" w:hAnsi="Verdana" w:cs="Arial"/>
                    <w:b/>
                    <w:color w:val="000000" w:themeColor="text1"/>
                    <w:sz w:val="18"/>
                    <w:szCs w:val="18"/>
                  </w:rPr>
                  <w:delText xml:space="preserve"> </w:delText>
                </w:r>
                <w:r w:rsidR="00FB74FA" w:rsidRPr="00FB74FA" w:rsidDel="004B2E9E">
                  <w:rPr>
                    <w:rFonts w:ascii="Verdana" w:hAnsi="Verdana" w:cs="Arial"/>
                    <w:color w:val="000000" w:themeColor="text1"/>
                    <w:sz w:val="18"/>
                    <w:szCs w:val="18"/>
                  </w:rPr>
                  <w:delText>‘DropDownLOVs_25June2019’</w:delText>
                </w:r>
                <w:r w:rsidR="00FB74FA" w:rsidDel="004B2E9E">
                  <w:rPr>
                    <w:rFonts w:ascii="Verdana" w:hAnsi="Verdana" w:cs="Arial"/>
                    <w:color w:val="000000" w:themeColor="text1"/>
                    <w:sz w:val="18"/>
                    <w:szCs w:val="18"/>
                  </w:rPr>
                  <w:delText xml:space="preserve"> file in worksheet </w:delText>
                </w:r>
                <w:r w:rsidR="00FB74FA" w:rsidDel="004B2E9E">
                  <w:rPr>
                    <w:rFonts w:ascii="Verdana" w:hAnsi="Verdana" w:cs="Arial"/>
                    <w:b/>
                    <w:color w:val="000000" w:themeColor="text1"/>
                    <w:sz w:val="18"/>
                    <w:szCs w:val="18"/>
                  </w:rPr>
                  <w:delText xml:space="preserve"> ‘</w:delText>
                </w:r>
                <w:r w:rsidR="00FB74FA" w:rsidRPr="00851EFA" w:rsidDel="004B2E9E">
                  <w:rPr>
                    <w:rFonts w:ascii="Verdana" w:hAnsi="Verdana" w:cs="Arial"/>
                    <w:color w:val="000000" w:themeColor="text1"/>
                    <w:sz w:val="18"/>
                    <w:szCs w:val="18"/>
                  </w:rPr>
                  <w:delText>All LOVs</w:delText>
                </w:r>
                <w:r w:rsidR="00FB74FA" w:rsidDel="004B2E9E">
                  <w:rPr>
                    <w:rFonts w:ascii="Verdana" w:hAnsi="Verdana" w:cs="Arial"/>
                    <w:color w:val="000000" w:themeColor="text1"/>
                    <w:sz w:val="18"/>
                    <w:szCs w:val="18"/>
                  </w:rPr>
                  <w:delText>’</w:delText>
                </w:r>
                <w:r w:rsidR="00C70EFF" w:rsidDel="00FB74FA">
                  <w:rPr>
                    <w:rFonts w:ascii="Verdana" w:hAnsi="Verdana" w:cs="Arial"/>
                    <w:b/>
                    <w:color w:val="000000" w:themeColor="text1"/>
                    <w:sz w:val="18"/>
                    <w:szCs w:val="18"/>
                  </w:rPr>
                  <w:delText xml:space="preserve">NOTE: </w:delText>
                </w:r>
                <w:r w:rsidR="00C70EFF" w:rsidRPr="00B32DF9" w:rsidDel="00FB74FA">
                  <w:rPr>
                    <w:rFonts w:ascii="Verdana" w:hAnsi="Verdana" w:cs="Arial"/>
                    <w:color w:val="000000" w:themeColor="text1"/>
                    <w:sz w:val="18"/>
                    <w:szCs w:val="18"/>
                  </w:rPr>
                  <w:delText>The dropdown list is maintained in the Shared Network Path</w:delText>
                </w:r>
                <w:r w:rsidR="00C70EFF" w:rsidDel="00FB74FA">
                  <w:rPr>
                    <w:rFonts w:ascii="Verdana" w:hAnsi="Verdana" w:cs="Arial"/>
                    <w:color w:val="000000" w:themeColor="text1"/>
                    <w:sz w:val="18"/>
                    <w:szCs w:val="18"/>
                  </w:rPr>
                  <w:delText xml:space="preserve"> </w:delText>
                </w:r>
                <w:r w:rsidR="00C70EFF" w:rsidDel="00FB74FA">
                  <w:rPr>
                    <w:rFonts w:ascii="Verdana" w:hAnsi="Verdana" w:cs="Arial"/>
                    <w:color w:val="000000" w:themeColor="text1"/>
                    <w:sz w:val="18"/>
                    <w:szCs w:val="18"/>
                  </w:rPr>
                  <w:fldChar w:fldCharType="begin"/>
                </w:r>
                <w:r w:rsidR="00C70EFF" w:rsidDel="00FB74FA">
                  <w:rPr>
                    <w:rFonts w:ascii="Verdana" w:hAnsi="Verdana" w:cs="Arial"/>
                    <w:color w:val="000000" w:themeColor="text1"/>
                    <w:sz w:val="18"/>
                    <w:szCs w:val="18"/>
                  </w:rPr>
                  <w:delInstrText xml:space="preserve"> HYPERLINK "</w:delInstrText>
                </w:r>
                <w:r w:rsidR="00C70EFF" w:rsidRPr="00C70EFF" w:rsidDel="00FB74FA">
                  <w:rPr>
                    <w:rFonts w:ascii="Verdana" w:hAnsi="Verdana" w:cs="Arial"/>
                    <w:color w:val="000000" w:themeColor="text1"/>
                    <w:sz w:val="18"/>
                    <w:szCs w:val="18"/>
                  </w:rPr>
                  <w:delInstrText>\\\\seskcifssvm01\\GPT_RPA\\Dictionaries</w:delInstrText>
                </w:r>
                <w:r w:rsidR="00C70EFF" w:rsidDel="00FB74FA">
                  <w:rPr>
                    <w:rFonts w:ascii="Verdana" w:hAnsi="Verdana" w:cs="Arial"/>
                    <w:color w:val="000000" w:themeColor="text1"/>
                    <w:sz w:val="18"/>
                    <w:szCs w:val="18"/>
                  </w:rPr>
                  <w:delInstrText xml:space="preserve">" </w:delInstrText>
                </w:r>
                <w:r w:rsidR="00C70EFF" w:rsidDel="00FB74FA">
                  <w:rPr>
                    <w:rFonts w:ascii="Verdana" w:hAnsi="Verdana" w:cs="Arial"/>
                    <w:color w:val="000000" w:themeColor="text1"/>
                    <w:sz w:val="18"/>
                    <w:szCs w:val="18"/>
                  </w:rPr>
                  <w:fldChar w:fldCharType="separate"/>
                </w:r>
                <w:r w:rsidR="00C70EFF" w:rsidRPr="000B7EE1" w:rsidDel="00FB74FA">
                  <w:rPr>
                    <w:rStyle w:val="Hyperlink"/>
                    <w:rFonts w:ascii="Verdana" w:hAnsi="Verdana" w:cs="Arial"/>
                    <w:sz w:val="18"/>
                    <w:szCs w:val="18"/>
                  </w:rPr>
                  <w:delText>\\seskcifssvm01\GPT_RPA\Dictionaries</w:delText>
                </w:r>
                <w:r w:rsidR="00C70EFF" w:rsidDel="00FB74FA">
                  <w:rPr>
                    <w:rFonts w:ascii="Verdana" w:hAnsi="Verdana" w:cs="Arial"/>
                    <w:color w:val="000000" w:themeColor="text1"/>
                    <w:sz w:val="18"/>
                    <w:szCs w:val="18"/>
                  </w:rPr>
                  <w:fldChar w:fldCharType="end"/>
                </w:r>
                <w:r w:rsidR="00C70EFF" w:rsidDel="00FB74FA">
                  <w:rPr>
                    <w:rFonts w:ascii="Verdana" w:hAnsi="Verdana" w:cs="Arial"/>
                    <w:color w:val="000000" w:themeColor="text1"/>
                    <w:sz w:val="18"/>
                    <w:szCs w:val="18"/>
                  </w:rPr>
                  <w:delText xml:space="preserve"> </w:delText>
                </w:r>
                <w:r w:rsidR="00C70EFF" w:rsidRPr="00B32DF9" w:rsidDel="00FB74FA">
                  <w:rPr>
                    <w:rFonts w:ascii="Verdana" w:hAnsi="Verdana" w:cs="Arial"/>
                    <w:color w:val="000000" w:themeColor="text1"/>
                    <w:sz w:val="18"/>
                    <w:szCs w:val="18"/>
                  </w:rPr>
                  <w:delText xml:space="preserve"> in the</w:delText>
                </w:r>
                <w:r w:rsidR="00C70EFF" w:rsidDel="00FB74FA">
                  <w:rPr>
                    <w:rFonts w:ascii="Verdana" w:hAnsi="Verdana" w:cs="Arial"/>
                    <w:b/>
                    <w:color w:val="000000" w:themeColor="text1"/>
                    <w:sz w:val="18"/>
                    <w:szCs w:val="18"/>
                  </w:rPr>
                  <w:delText xml:space="preserve"> </w:delText>
                </w:r>
                <w:r w:rsidR="00C70EFF" w:rsidDel="00FB74FA">
                  <w:rPr>
                    <w:rFonts w:ascii="Verdana" w:hAnsi="Verdana" w:cs="Arial"/>
                    <w:color w:val="000000" w:themeColor="text1"/>
                    <w:sz w:val="18"/>
                    <w:szCs w:val="18"/>
                  </w:rPr>
                  <w:delText xml:space="preserve">‘DropDownLOVs_ddmmmmyyyy’ file in worksheet </w:delText>
                </w:r>
                <w:r w:rsidR="00C70EFF" w:rsidDel="00FB74FA">
                  <w:rPr>
                    <w:rFonts w:ascii="Verdana" w:hAnsi="Verdana" w:cs="Arial"/>
                    <w:b/>
                    <w:color w:val="000000" w:themeColor="text1"/>
                    <w:sz w:val="18"/>
                    <w:szCs w:val="18"/>
                  </w:rPr>
                  <w:delText xml:space="preserve"> ‘</w:delText>
                </w:r>
                <w:r w:rsidR="00C70EFF" w:rsidRPr="00B32DF9" w:rsidDel="00FB74FA">
                  <w:rPr>
                    <w:rFonts w:ascii="Verdana" w:hAnsi="Verdana" w:cs="Arial"/>
                    <w:color w:val="000000" w:themeColor="text1"/>
                    <w:sz w:val="18"/>
                    <w:szCs w:val="18"/>
                  </w:rPr>
                  <w:delText>All LOVs</w:delText>
                </w:r>
                <w:r w:rsidR="00C70EFF" w:rsidDel="00FB74FA">
                  <w:rPr>
                    <w:rFonts w:ascii="Verdana" w:hAnsi="Verdana" w:cs="Arial"/>
                    <w:color w:val="000000" w:themeColor="text1"/>
                    <w:sz w:val="18"/>
                    <w:szCs w:val="18"/>
                  </w:rPr>
                  <w:delText>’</w:delText>
                </w:r>
              </w:del>
            </w:ins>
          </w:p>
        </w:tc>
        <w:tc>
          <w:tcPr>
            <w:tcW w:w="1418" w:type="dxa"/>
          </w:tcPr>
          <w:p w14:paraId="0206AD06" w14:textId="77777777" w:rsidR="00C5196B" w:rsidRPr="000F672E" w:rsidRDefault="00C5196B" w:rsidP="000F672E">
            <w:pPr>
              <w:rPr>
                <w:rFonts w:cs="Arial"/>
                <w:b/>
                <w:color w:val="000000" w:themeColor="text1"/>
                <w:sz w:val="18"/>
                <w:szCs w:val="18"/>
                <w:lang w:val="en-US"/>
              </w:rPr>
            </w:pPr>
          </w:p>
        </w:tc>
        <w:tc>
          <w:tcPr>
            <w:tcW w:w="10938" w:type="dxa"/>
          </w:tcPr>
          <w:p w14:paraId="5528804B" w14:textId="77777777" w:rsidR="00C5196B" w:rsidRDefault="00792B2B" w:rsidP="00DA4947">
            <w:pPr>
              <w:rPr>
                <w:noProof/>
              </w:rPr>
            </w:pPr>
            <w:r>
              <w:rPr>
                <w:noProof/>
                <w:lang w:val="en-US"/>
              </w:rPr>
              <w:drawing>
                <wp:inline distT="0" distB="0" distL="0" distR="0" wp14:anchorId="4FF332C7" wp14:editId="3FEFE98B">
                  <wp:extent cx="2076450" cy="21145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076450" cy="2114550"/>
                          </a:xfrm>
                          <a:prstGeom prst="rect">
                            <a:avLst/>
                          </a:prstGeom>
                        </pic:spPr>
                      </pic:pic>
                    </a:graphicData>
                  </a:graphic>
                </wp:inline>
              </w:drawing>
            </w:r>
          </w:p>
        </w:tc>
      </w:tr>
      <w:tr w:rsidR="00107058" w:rsidRPr="005335B1" w14:paraId="78C6A267" w14:textId="77777777" w:rsidTr="00FA4F51">
        <w:trPr>
          <w:cantSplit/>
          <w:trHeight w:val="20"/>
        </w:trPr>
        <w:tc>
          <w:tcPr>
            <w:tcW w:w="1843" w:type="dxa"/>
          </w:tcPr>
          <w:p w14:paraId="48A3F9E2" w14:textId="77777777" w:rsidR="00107058" w:rsidRDefault="00957691"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3.1.48</w:t>
            </w:r>
            <w:r w:rsidR="00107058">
              <w:rPr>
                <w:rFonts w:ascii="Verdana" w:eastAsiaTheme="minorHAnsi" w:hAnsi="Verdana" w:cs="Arial"/>
                <w:b/>
                <w:color w:val="000000" w:themeColor="text1"/>
                <w:sz w:val="18"/>
                <w:szCs w:val="18"/>
              </w:rPr>
              <w:t xml:space="preserve"> </w:t>
            </w:r>
            <w:r w:rsidR="00107058" w:rsidRPr="00293F54">
              <w:rPr>
                <w:rFonts w:ascii="Verdana" w:eastAsiaTheme="minorHAnsi" w:hAnsi="Verdana" w:cs="Arial"/>
                <w:color w:val="000000" w:themeColor="text1"/>
                <w:sz w:val="18"/>
                <w:szCs w:val="18"/>
              </w:rPr>
              <w:t>Preparation of NAM CSR report</w:t>
            </w:r>
            <w:r w:rsidR="00107058">
              <w:rPr>
                <w:rFonts w:ascii="Verdana" w:eastAsiaTheme="minorHAnsi" w:hAnsi="Verdana" w:cs="Arial"/>
                <w:color w:val="000000" w:themeColor="text1"/>
                <w:sz w:val="18"/>
                <w:szCs w:val="18"/>
              </w:rPr>
              <w:t>. Create Drop down list</w:t>
            </w:r>
            <w:r w:rsidR="00F81425">
              <w:rPr>
                <w:rFonts w:ascii="Verdana" w:eastAsiaTheme="minorHAnsi" w:hAnsi="Verdana" w:cs="Arial"/>
                <w:color w:val="000000" w:themeColor="text1"/>
                <w:sz w:val="18"/>
                <w:szCs w:val="18"/>
              </w:rPr>
              <w:t xml:space="preserve">. </w:t>
            </w:r>
            <w:r w:rsidR="00F81425">
              <w:rPr>
                <w:rFonts w:ascii="Verdana" w:eastAsiaTheme="minorHAnsi" w:hAnsi="Verdana" w:cs="Arial"/>
                <w:b/>
                <w:color w:val="000000" w:themeColor="text1"/>
                <w:sz w:val="18"/>
                <w:szCs w:val="18"/>
              </w:rPr>
              <w:t>Step applicable for all Iterations (1,2,3)</w:t>
            </w:r>
          </w:p>
        </w:tc>
        <w:tc>
          <w:tcPr>
            <w:tcW w:w="5103" w:type="dxa"/>
          </w:tcPr>
          <w:p w14:paraId="55B63615" w14:textId="77777777" w:rsidR="00107058" w:rsidRPr="00BF7E91" w:rsidRDefault="00107058">
            <w:pPr>
              <w:rPr>
                <w:rFonts w:ascii="Verdana" w:hAnsi="Verdana" w:cs="Arial"/>
                <w:sz w:val="18"/>
                <w:szCs w:val="18"/>
                <w:rPrChange w:id="1618" w:author="Author">
                  <w:rPr/>
                </w:rPrChange>
              </w:rPr>
              <w:pPrChange w:id="1619" w:author="Author">
                <w:pPr>
                  <w:pStyle w:val="ListParagraph"/>
                  <w:numPr>
                    <w:numId w:val="64"/>
                  </w:numPr>
                  <w:ind w:left="786" w:hanging="360"/>
                </w:pPr>
              </w:pPrChange>
            </w:pPr>
            <w:r w:rsidRPr="00BF7E91">
              <w:rPr>
                <w:rFonts w:ascii="Verdana" w:hAnsi="Verdana" w:cs="Arial"/>
                <w:color w:val="000000" w:themeColor="text1"/>
                <w:sz w:val="18"/>
                <w:szCs w:val="18"/>
                <w:rPrChange w:id="1620" w:author="Author">
                  <w:rPr/>
                </w:rPrChange>
              </w:rPr>
              <w:t>Create dropdown list  for the blank rows on Global Template column PI IDENTIFICATION TYPE containin</w:t>
            </w:r>
            <w:r w:rsidRPr="00BF7E91">
              <w:rPr>
                <w:rFonts w:ascii="Verdana" w:hAnsi="Verdana" w:cs="Arial"/>
                <w:sz w:val="18"/>
                <w:szCs w:val="18"/>
                <w:rPrChange w:id="1621" w:author="Author">
                  <w:rPr/>
                </w:rPrChange>
              </w:rPr>
              <w:t>g:</w:t>
            </w:r>
            <w:r w:rsidR="00A77854" w:rsidRPr="00BF7E91">
              <w:rPr>
                <w:rFonts w:ascii="Verdana" w:hAnsi="Verdana" w:cs="Arial"/>
                <w:sz w:val="18"/>
                <w:szCs w:val="18"/>
                <w:rPrChange w:id="1622" w:author="Author">
                  <w:rPr/>
                </w:rPrChange>
              </w:rPr>
              <w:t xml:space="preserve"> AZ, NPI, GUID</w:t>
            </w:r>
          </w:p>
          <w:p w14:paraId="4A459B72" w14:textId="77777777" w:rsidR="00E570DF" w:rsidRDefault="00E570DF" w:rsidP="00107058">
            <w:pPr>
              <w:rPr>
                <w:rFonts w:ascii="Verdana" w:hAnsi="Verdana" w:cs="Arial"/>
                <w:sz w:val="18"/>
                <w:szCs w:val="18"/>
              </w:rPr>
            </w:pPr>
          </w:p>
          <w:p w14:paraId="6B6939C1" w14:textId="77777777" w:rsidR="00E570DF" w:rsidRPr="00107058" w:rsidRDefault="00E570DF" w:rsidP="00107058">
            <w:pPr>
              <w:rPr>
                <w:rFonts w:ascii="Verdana" w:hAnsi="Verdana" w:cs="Arial"/>
                <w:sz w:val="18"/>
                <w:szCs w:val="18"/>
              </w:rPr>
            </w:pPr>
          </w:p>
          <w:p w14:paraId="3ED99D0C" w14:textId="3F350C22" w:rsidR="00107058" w:rsidRPr="00107058" w:rsidRDefault="004B2E9E" w:rsidP="00107058">
            <w:pPr>
              <w:pStyle w:val="steptext"/>
              <w:rPr>
                <w:rFonts w:ascii="Verdana" w:eastAsiaTheme="minorHAnsi" w:hAnsi="Verdana" w:cs="Arial"/>
                <w:color w:val="000000" w:themeColor="text1"/>
                <w:sz w:val="18"/>
                <w:szCs w:val="18"/>
              </w:rPr>
            </w:pPr>
            <w:ins w:id="1623" w:author="Author">
              <w:r>
                <w:rPr>
                  <w:rFonts w:ascii="Verdana" w:hAnsi="Verdana" w:cs="Arial"/>
                  <w:b/>
                  <w:color w:val="000000" w:themeColor="text1"/>
                  <w:sz w:val="18"/>
                  <w:szCs w:val="18"/>
                </w:rPr>
                <w:t xml:space="preserve">NOTE: </w:t>
              </w:r>
              <w:r w:rsidRPr="007E2239">
                <w:rPr>
                  <w:rFonts w:ascii="Verdana" w:hAnsi="Verdana" w:cs="Arial"/>
                  <w:color w:val="000000" w:themeColor="text1"/>
                  <w:sz w:val="18"/>
                  <w:szCs w:val="18"/>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rPr>
                <w:t xml:space="preserve"> ‘</w:t>
              </w:r>
              <w:r w:rsidRPr="007E2239">
                <w:rPr>
                  <w:rFonts w:ascii="Verdana" w:hAnsi="Verdana" w:cs="Arial"/>
                  <w:color w:val="000000" w:themeColor="text1"/>
                  <w:sz w:val="18"/>
                  <w:szCs w:val="18"/>
                </w:rPr>
                <w:t>All LOVs</w:t>
              </w:r>
              <w:r>
                <w:rPr>
                  <w:rFonts w:ascii="Verdana" w:hAnsi="Verdana" w:cs="Arial"/>
                  <w:color w:val="000000" w:themeColor="text1"/>
                  <w:sz w:val="18"/>
                  <w:szCs w:val="18"/>
                </w:rPr>
                <w:t>’ within the Global Template</w:t>
              </w:r>
              <w:del w:id="1624" w:author="Author">
                <w:r w:rsidR="00FB74FA" w:rsidDel="004B2E9E">
                  <w:rPr>
                    <w:rFonts w:ascii="Verdana" w:hAnsi="Verdana" w:cs="Arial"/>
                    <w:b/>
                    <w:color w:val="000000" w:themeColor="text1"/>
                    <w:sz w:val="18"/>
                    <w:szCs w:val="18"/>
                  </w:rPr>
                  <w:delText xml:space="preserve">NOTE: </w:delText>
                </w:r>
                <w:r w:rsidR="00FB74FA" w:rsidRPr="00851EFA" w:rsidDel="004B2E9E">
                  <w:rPr>
                    <w:rFonts w:ascii="Verdana" w:hAnsi="Verdana" w:cs="Arial"/>
                    <w:color w:val="000000" w:themeColor="text1"/>
                    <w:sz w:val="18"/>
                    <w:szCs w:val="18"/>
                  </w:rPr>
                  <w:delText>The dropdown list is maintained in the Shared Network Path</w:delText>
                </w:r>
                <w:r w:rsidR="00FB74FA" w:rsidDel="004B2E9E">
                  <w:rPr>
                    <w:rFonts w:ascii="Verdana" w:hAnsi="Verdana" w:cs="Arial"/>
                    <w:color w:val="000000" w:themeColor="text1"/>
                    <w:sz w:val="18"/>
                    <w:szCs w:val="18"/>
                  </w:rPr>
                  <w:delText xml:space="preserve"> </w:delText>
                </w:r>
                <w:r w:rsidR="00FB74FA" w:rsidDel="004B2E9E">
                  <w:rPr>
                    <w:rFonts w:ascii="Verdana" w:hAnsi="Verdana" w:cs="Arial"/>
                    <w:color w:val="000000" w:themeColor="text1"/>
                    <w:sz w:val="18"/>
                    <w:szCs w:val="18"/>
                  </w:rPr>
                  <w:fldChar w:fldCharType="begin"/>
                </w:r>
                <w:r w:rsidR="00FB74FA" w:rsidDel="004B2E9E">
                  <w:rPr>
                    <w:rFonts w:ascii="Verdana" w:hAnsi="Verdana" w:cs="Arial"/>
                    <w:color w:val="000000" w:themeColor="text1"/>
                    <w:sz w:val="18"/>
                    <w:szCs w:val="18"/>
                  </w:rPr>
                  <w:delInstrText xml:space="preserve"> HYPERLINK "</w:delInstrText>
                </w:r>
                <w:r w:rsidR="00FB74FA" w:rsidRPr="00C70EFF" w:rsidDel="004B2E9E">
                  <w:rPr>
                    <w:rFonts w:ascii="Verdana" w:hAnsi="Verdana" w:cs="Arial"/>
                    <w:color w:val="000000" w:themeColor="text1"/>
                    <w:sz w:val="18"/>
                    <w:szCs w:val="18"/>
                  </w:rPr>
                  <w:delInstrText>\\\\seskcifssvm01\\GPT_RPA\\Dictionaries</w:delInstrText>
                </w:r>
                <w:r w:rsidR="00FB74FA" w:rsidDel="004B2E9E">
                  <w:rPr>
                    <w:rFonts w:ascii="Verdana" w:hAnsi="Verdana" w:cs="Arial"/>
                    <w:color w:val="000000" w:themeColor="text1"/>
                    <w:sz w:val="18"/>
                    <w:szCs w:val="18"/>
                  </w:rPr>
                  <w:delInstrText xml:space="preserve">" </w:delInstrText>
                </w:r>
                <w:r w:rsidR="00FB74FA" w:rsidDel="004B2E9E">
                  <w:rPr>
                    <w:rFonts w:ascii="Verdana" w:hAnsi="Verdana" w:cs="Arial"/>
                    <w:color w:val="000000" w:themeColor="text1"/>
                    <w:sz w:val="18"/>
                    <w:szCs w:val="18"/>
                  </w:rPr>
                  <w:fldChar w:fldCharType="separate"/>
                </w:r>
                <w:r w:rsidR="00FB74FA" w:rsidRPr="000B7EE1" w:rsidDel="004B2E9E">
                  <w:rPr>
                    <w:rStyle w:val="Hyperlink"/>
                    <w:rFonts w:ascii="Verdana" w:hAnsi="Verdana" w:cs="Arial"/>
                    <w:sz w:val="18"/>
                    <w:szCs w:val="18"/>
                  </w:rPr>
                  <w:delText>\\seskcifssvm01\GPT_RPA\Dictionaries</w:delText>
                </w:r>
                <w:r w:rsidR="00FB74FA" w:rsidDel="004B2E9E">
                  <w:rPr>
                    <w:rFonts w:ascii="Verdana" w:hAnsi="Verdana" w:cs="Arial"/>
                    <w:color w:val="000000" w:themeColor="text1"/>
                    <w:sz w:val="18"/>
                    <w:szCs w:val="18"/>
                  </w:rPr>
                  <w:fldChar w:fldCharType="end"/>
                </w:r>
                <w:r w:rsidR="00FB74FA" w:rsidDel="004B2E9E">
                  <w:rPr>
                    <w:rFonts w:ascii="Verdana" w:hAnsi="Verdana" w:cs="Arial"/>
                    <w:color w:val="000000" w:themeColor="text1"/>
                    <w:sz w:val="18"/>
                    <w:szCs w:val="18"/>
                  </w:rPr>
                  <w:delText xml:space="preserve"> </w:delText>
                </w:r>
                <w:r w:rsidR="00FB74FA" w:rsidRPr="00851EFA" w:rsidDel="004B2E9E">
                  <w:rPr>
                    <w:rFonts w:ascii="Verdana" w:hAnsi="Verdana" w:cs="Arial"/>
                    <w:color w:val="000000" w:themeColor="text1"/>
                    <w:sz w:val="18"/>
                    <w:szCs w:val="18"/>
                  </w:rPr>
                  <w:delText xml:space="preserve"> in the</w:delText>
                </w:r>
                <w:r w:rsidR="00FB74FA" w:rsidDel="004B2E9E">
                  <w:rPr>
                    <w:rFonts w:ascii="Verdana" w:hAnsi="Verdana" w:cs="Arial"/>
                    <w:b/>
                    <w:color w:val="000000" w:themeColor="text1"/>
                    <w:sz w:val="18"/>
                    <w:szCs w:val="18"/>
                  </w:rPr>
                  <w:delText xml:space="preserve"> </w:delText>
                </w:r>
                <w:r w:rsidR="00FB74FA" w:rsidRPr="00FB74FA" w:rsidDel="004B2E9E">
                  <w:rPr>
                    <w:rFonts w:ascii="Verdana" w:hAnsi="Verdana" w:cs="Arial"/>
                    <w:color w:val="000000" w:themeColor="text1"/>
                    <w:sz w:val="18"/>
                    <w:szCs w:val="18"/>
                  </w:rPr>
                  <w:delText>‘DropDownLOVs_25June2019’</w:delText>
                </w:r>
                <w:r w:rsidR="00FB74FA" w:rsidDel="004B2E9E">
                  <w:rPr>
                    <w:rFonts w:ascii="Verdana" w:hAnsi="Verdana" w:cs="Arial"/>
                    <w:color w:val="000000" w:themeColor="text1"/>
                    <w:sz w:val="18"/>
                    <w:szCs w:val="18"/>
                  </w:rPr>
                  <w:delText xml:space="preserve"> file in worksheet </w:delText>
                </w:r>
                <w:r w:rsidR="00FB74FA" w:rsidDel="004B2E9E">
                  <w:rPr>
                    <w:rFonts w:ascii="Verdana" w:hAnsi="Verdana" w:cs="Arial"/>
                    <w:b/>
                    <w:color w:val="000000" w:themeColor="text1"/>
                    <w:sz w:val="18"/>
                    <w:szCs w:val="18"/>
                  </w:rPr>
                  <w:delText xml:space="preserve"> ‘</w:delText>
                </w:r>
                <w:r w:rsidR="00FB74FA" w:rsidRPr="00851EFA" w:rsidDel="004B2E9E">
                  <w:rPr>
                    <w:rFonts w:ascii="Verdana" w:hAnsi="Verdana" w:cs="Arial"/>
                    <w:color w:val="000000" w:themeColor="text1"/>
                    <w:sz w:val="18"/>
                    <w:szCs w:val="18"/>
                  </w:rPr>
                  <w:delText>All LOVs</w:delText>
                </w:r>
                <w:r w:rsidR="00FB74FA" w:rsidDel="004B2E9E">
                  <w:rPr>
                    <w:rFonts w:ascii="Verdana" w:hAnsi="Verdana" w:cs="Arial"/>
                    <w:color w:val="000000" w:themeColor="text1"/>
                    <w:sz w:val="18"/>
                    <w:szCs w:val="18"/>
                  </w:rPr>
                  <w:delText>’</w:delText>
                </w:r>
                <w:r w:rsidR="00C70EFF" w:rsidDel="00FB74FA">
                  <w:rPr>
                    <w:rFonts w:ascii="Verdana" w:hAnsi="Verdana" w:cs="Arial"/>
                    <w:b/>
                    <w:color w:val="000000" w:themeColor="text1"/>
                    <w:sz w:val="18"/>
                    <w:szCs w:val="18"/>
                  </w:rPr>
                  <w:delText xml:space="preserve">NOTE: </w:delText>
                </w:r>
                <w:r w:rsidR="00C70EFF" w:rsidRPr="00B32DF9" w:rsidDel="00FB74FA">
                  <w:rPr>
                    <w:rFonts w:ascii="Verdana" w:hAnsi="Verdana" w:cs="Arial"/>
                    <w:color w:val="000000" w:themeColor="text1"/>
                    <w:sz w:val="18"/>
                    <w:szCs w:val="18"/>
                  </w:rPr>
                  <w:delText>The dropdown list is maintained in the Shared Network Path</w:delText>
                </w:r>
                <w:r w:rsidR="00C70EFF" w:rsidDel="00FB74FA">
                  <w:rPr>
                    <w:rFonts w:ascii="Verdana" w:hAnsi="Verdana" w:cs="Arial"/>
                    <w:color w:val="000000" w:themeColor="text1"/>
                    <w:sz w:val="18"/>
                    <w:szCs w:val="18"/>
                  </w:rPr>
                  <w:delText xml:space="preserve"> </w:delText>
                </w:r>
                <w:r w:rsidR="00C70EFF" w:rsidDel="00FB74FA">
                  <w:rPr>
                    <w:rFonts w:ascii="Verdana" w:hAnsi="Verdana" w:cs="Arial"/>
                    <w:color w:val="000000" w:themeColor="text1"/>
                    <w:sz w:val="18"/>
                    <w:szCs w:val="18"/>
                  </w:rPr>
                  <w:fldChar w:fldCharType="begin"/>
                </w:r>
                <w:r w:rsidR="00C70EFF" w:rsidDel="00FB74FA">
                  <w:rPr>
                    <w:rFonts w:ascii="Verdana" w:hAnsi="Verdana" w:cs="Arial"/>
                    <w:color w:val="000000" w:themeColor="text1"/>
                    <w:sz w:val="18"/>
                    <w:szCs w:val="18"/>
                  </w:rPr>
                  <w:delInstrText xml:space="preserve"> HYPERLINK "</w:delInstrText>
                </w:r>
                <w:r w:rsidR="00C70EFF" w:rsidRPr="00C70EFF" w:rsidDel="00FB74FA">
                  <w:rPr>
                    <w:rFonts w:ascii="Verdana" w:hAnsi="Verdana" w:cs="Arial"/>
                    <w:color w:val="000000" w:themeColor="text1"/>
                    <w:sz w:val="18"/>
                    <w:szCs w:val="18"/>
                  </w:rPr>
                  <w:delInstrText>\\\\seskcifssvm01\\GPT_RPA\\Dictionaries</w:delInstrText>
                </w:r>
                <w:r w:rsidR="00C70EFF" w:rsidDel="00FB74FA">
                  <w:rPr>
                    <w:rFonts w:ascii="Verdana" w:hAnsi="Verdana" w:cs="Arial"/>
                    <w:color w:val="000000" w:themeColor="text1"/>
                    <w:sz w:val="18"/>
                    <w:szCs w:val="18"/>
                  </w:rPr>
                  <w:delInstrText xml:space="preserve">" </w:delInstrText>
                </w:r>
                <w:r w:rsidR="00C70EFF" w:rsidDel="00FB74FA">
                  <w:rPr>
                    <w:rFonts w:ascii="Verdana" w:hAnsi="Verdana" w:cs="Arial"/>
                    <w:color w:val="000000" w:themeColor="text1"/>
                    <w:sz w:val="18"/>
                    <w:szCs w:val="18"/>
                  </w:rPr>
                  <w:fldChar w:fldCharType="separate"/>
                </w:r>
                <w:r w:rsidR="00C70EFF" w:rsidRPr="000B7EE1" w:rsidDel="00FB74FA">
                  <w:rPr>
                    <w:rStyle w:val="Hyperlink"/>
                    <w:rFonts w:ascii="Verdana" w:hAnsi="Verdana" w:cs="Arial"/>
                    <w:sz w:val="18"/>
                    <w:szCs w:val="18"/>
                  </w:rPr>
                  <w:delText>\\seskcifssvm01\GPT_RPA\Dictionaries</w:delText>
                </w:r>
                <w:r w:rsidR="00C70EFF" w:rsidDel="00FB74FA">
                  <w:rPr>
                    <w:rFonts w:ascii="Verdana" w:hAnsi="Verdana" w:cs="Arial"/>
                    <w:color w:val="000000" w:themeColor="text1"/>
                    <w:sz w:val="18"/>
                    <w:szCs w:val="18"/>
                  </w:rPr>
                  <w:fldChar w:fldCharType="end"/>
                </w:r>
                <w:r w:rsidR="00C70EFF" w:rsidDel="00FB74FA">
                  <w:rPr>
                    <w:rFonts w:ascii="Verdana" w:hAnsi="Verdana" w:cs="Arial"/>
                    <w:color w:val="000000" w:themeColor="text1"/>
                    <w:sz w:val="18"/>
                    <w:szCs w:val="18"/>
                  </w:rPr>
                  <w:delText xml:space="preserve"> </w:delText>
                </w:r>
                <w:r w:rsidR="00C70EFF" w:rsidRPr="00B32DF9" w:rsidDel="00FB74FA">
                  <w:rPr>
                    <w:rFonts w:ascii="Verdana" w:hAnsi="Verdana" w:cs="Arial"/>
                    <w:color w:val="000000" w:themeColor="text1"/>
                    <w:sz w:val="18"/>
                    <w:szCs w:val="18"/>
                  </w:rPr>
                  <w:delText xml:space="preserve"> in the</w:delText>
                </w:r>
                <w:r w:rsidR="00C70EFF" w:rsidDel="00FB74FA">
                  <w:rPr>
                    <w:rFonts w:ascii="Verdana" w:hAnsi="Verdana" w:cs="Arial"/>
                    <w:b/>
                    <w:color w:val="000000" w:themeColor="text1"/>
                    <w:sz w:val="18"/>
                    <w:szCs w:val="18"/>
                  </w:rPr>
                  <w:delText xml:space="preserve"> </w:delText>
                </w:r>
                <w:r w:rsidR="00C70EFF" w:rsidDel="00FB74FA">
                  <w:rPr>
                    <w:rFonts w:ascii="Verdana" w:hAnsi="Verdana" w:cs="Arial"/>
                    <w:color w:val="000000" w:themeColor="text1"/>
                    <w:sz w:val="18"/>
                    <w:szCs w:val="18"/>
                  </w:rPr>
                  <w:delText xml:space="preserve">‘DropDownLOVs_ddmmmmyyyy’ file in worksheet </w:delText>
                </w:r>
                <w:r w:rsidR="00C70EFF" w:rsidDel="00FB74FA">
                  <w:rPr>
                    <w:rFonts w:ascii="Verdana" w:hAnsi="Verdana" w:cs="Arial"/>
                    <w:b/>
                    <w:color w:val="000000" w:themeColor="text1"/>
                    <w:sz w:val="18"/>
                    <w:szCs w:val="18"/>
                  </w:rPr>
                  <w:delText xml:space="preserve"> ‘</w:delText>
                </w:r>
                <w:r w:rsidR="00C70EFF" w:rsidRPr="00B32DF9" w:rsidDel="00FB74FA">
                  <w:rPr>
                    <w:rFonts w:ascii="Verdana" w:hAnsi="Verdana" w:cs="Arial"/>
                    <w:color w:val="000000" w:themeColor="text1"/>
                    <w:sz w:val="18"/>
                    <w:szCs w:val="18"/>
                  </w:rPr>
                  <w:delText>All LOVs</w:delText>
                </w:r>
                <w:r w:rsidR="00C70EFF" w:rsidDel="00FB74FA">
                  <w:rPr>
                    <w:rFonts w:ascii="Verdana" w:hAnsi="Verdana" w:cs="Arial"/>
                    <w:color w:val="000000" w:themeColor="text1"/>
                    <w:sz w:val="18"/>
                    <w:szCs w:val="18"/>
                  </w:rPr>
                  <w:delText>’</w:delText>
                </w:r>
              </w:del>
            </w:ins>
          </w:p>
        </w:tc>
        <w:tc>
          <w:tcPr>
            <w:tcW w:w="1418" w:type="dxa"/>
          </w:tcPr>
          <w:p w14:paraId="3D6A999F" w14:textId="77777777" w:rsidR="00107058" w:rsidRPr="000F672E" w:rsidRDefault="00107058" w:rsidP="000F672E">
            <w:pPr>
              <w:rPr>
                <w:rFonts w:cs="Arial"/>
                <w:b/>
                <w:color w:val="000000" w:themeColor="text1"/>
                <w:sz w:val="18"/>
                <w:szCs w:val="18"/>
                <w:lang w:val="en-US"/>
              </w:rPr>
            </w:pPr>
          </w:p>
        </w:tc>
        <w:tc>
          <w:tcPr>
            <w:tcW w:w="10938" w:type="dxa"/>
          </w:tcPr>
          <w:p w14:paraId="3D942E72" w14:textId="77777777" w:rsidR="00107058" w:rsidRDefault="00A0156A" w:rsidP="00DA4947">
            <w:pPr>
              <w:rPr>
                <w:noProof/>
              </w:rPr>
            </w:pPr>
            <w:r>
              <w:rPr>
                <w:noProof/>
                <w:lang w:val="en-US"/>
              </w:rPr>
              <w:drawing>
                <wp:inline distT="0" distB="0" distL="0" distR="0" wp14:anchorId="71DF3D87" wp14:editId="1C48618D">
                  <wp:extent cx="2400300" cy="170497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400300" cy="1704975"/>
                          </a:xfrm>
                          <a:prstGeom prst="rect">
                            <a:avLst/>
                          </a:prstGeom>
                        </pic:spPr>
                      </pic:pic>
                    </a:graphicData>
                  </a:graphic>
                </wp:inline>
              </w:drawing>
            </w:r>
          </w:p>
        </w:tc>
      </w:tr>
      <w:tr w:rsidR="00F60818" w:rsidRPr="005335B1" w14:paraId="26D33EBF" w14:textId="77777777" w:rsidTr="00FA4F51">
        <w:trPr>
          <w:cantSplit/>
          <w:trHeight w:val="20"/>
        </w:trPr>
        <w:tc>
          <w:tcPr>
            <w:tcW w:w="1843" w:type="dxa"/>
          </w:tcPr>
          <w:p w14:paraId="77514532" w14:textId="77777777" w:rsidR="00F60818" w:rsidRDefault="00F60818"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 xml:space="preserve">3.1.49 </w:t>
            </w:r>
            <w:r w:rsidRPr="00293F54">
              <w:rPr>
                <w:rFonts w:ascii="Verdana" w:eastAsiaTheme="minorHAnsi" w:hAnsi="Verdana" w:cs="Arial"/>
                <w:color w:val="000000" w:themeColor="text1"/>
                <w:sz w:val="18"/>
                <w:szCs w:val="18"/>
              </w:rPr>
              <w:t>Preparation of NAM CSR report</w:t>
            </w:r>
            <w:r>
              <w:rPr>
                <w:rFonts w:ascii="Verdana" w:eastAsiaTheme="minorHAnsi" w:hAnsi="Verdana" w:cs="Arial"/>
                <w:color w:val="000000" w:themeColor="text1"/>
                <w:sz w:val="18"/>
                <w:szCs w:val="18"/>
              </w:rPr>
              <w:t xml:space="preserve">. Create Drop down list. </w:t>
            </w:r>
            <w:r>
              <w:rPr>
                <w:rFonts w:ascii="Verdana" w:eastAsiaTheme="minorHAnsi" w:hAnsi="Verdana" w:cs="Arial"/>
                <w:b/>
                <w:color w:val="000000" w:themeColor="text1"/>
                <w:sz w:val="18"/>
                <w:szCs w:val="18"/>
              </w:rPr>
              <w:t>Step applicable for all Iterations (1,2,3)</w:t>
            </w:r>
          </w:p>
        </w:tc>
        <w:tc>
          <w:tcPr>
            <w:tcW w:w="5103" w:type="dxa"/>
          </w:tcPr>
          <w:p w14:paraId="03D89211" w14:textId="77777777" w:rsidR="00F60818" w:rsidRDefault="00F60818" w:rsidP="0087397C">
            <w:pPr>
              <w:rPr>
                <w:rFonts w:ascii="Verdana" w:hAnsi="Verdana" w:cs="Arial"/>
                <w:color w:val="000000" w:themeColor="text1"/>
                <w:sz w:val="18"/>
                <w:szCs w:val="18"/>
              </w:rPr>
            </w:pPr>
            <w:r w:rsidRPr="00E570DF">
              <w:rPr>
                <w:rFonts w:ascii="Verdana" w:hAnsi="Verdana" w:cs="Arial"/>
                <w:color w:val="000000" w:themeColor="text1"/>
                <w:sz w:val="18"/>
                <w:szCs w:val="18"/>
              </w:rPr>
              <w:t>Create dropdown list</w:t>
            </w:r>
            <w:r>
              <w:rPr>
                <w:rFonts w:ascii="Verdana" w:hAnsi="Verdana" w:cs="Arial"/>
                <w:color w:val="000000" w:themeColor="text1"/>
                <w:sz w:val="18"/>
                <w:szCs w:val="18"/>
              </w:rPr>
              <w:t>s</w:t>
            </w:r>
            <w:r w:rsidRPr="00E570DF">
              <w:rPr>
                <w:rFonts w:ascii="Verdana" w:hAnsi="Verdana" w:cs="Arial"/>
                <w:color w:val="000000" w:themeColor="text1"/>
                <w:sz w:val="18"/>
                <w:szCs w:val="18"/>
              </w:rPr>
              <w:t xml:space="preserve">  for the blank rows on Global Template column</w:t>
            </w:r>
            <w:r>
              <w:rPr>
                <w:rFonts w:ascii="Verdana" w:hAnsi="Verdana" w:cs="Arial"/>
                <w:color w:val="000000" w:themeColor="text1"/>
                <w:sz w:val="18"/>
                <w:szCs w:val="18"/>
              </w:rPr>
              <w:t>s</w:t>
            </w:r>
          </w:p>
          <w:p w14:paraId="2668563E" w14:textId="77777777" w:rsidR="000E43CC" w:rsidRDefault="000E43CC" w:rsidP="00F60818">
            <w:pPr>
              <w:ind w:left="360"/>
              <w:rPr>
                <w:rFonts w:ascii="Verdana" w:hAnsi="Verdana" w:cs="Arial"/>
                <w:color w:val="000000" w:themeColor="text1"/>
                <w:sz w:val="18"/>
                <w:szCs w:val="18"/>
              </w:rPr>
            </w:pPr>
          </w:p>
          <w:p w14:paraId="0BC1479E" w14:textId="77777777" w:rsidR="000E43CC" w:rsidRDefault="000E43CC" w:rsidP="0087397C">
            <w:pPr>
              <w:pStyle w:val="ListParagraph"/>
              <w:numPr>
                <w:ilvl w:val="0"/>
                <w:numId w:val="90"/>
              </w:numPr>
              <w:rPr>
                <w:rFonts w:ascii="Verdana" w:hAnsi="Verdana" w:cs="Arial"/>
                <w:color w:val="000000" w:themeColor="text1"/>
                <w:sz w:val="18"/>
                <w:szCs w:val="18"/>
              </w:rPr>
            </w:pPr>
            <w:r w:rsidRPr="0087397C">
              <w:rPr>
                <w:rFonts w:ascii="Verdana" w:hAnsi="Verdana" w:cs="Arial"/>
                <w:color w:val="000000" w:themeColor="text1"/>
                <w:sz w:val="18"/>
                <w:szCs w:val="18"/>
              </w:rPr>
              <w:t>Column: ‘Assessment Determination’</w:t>
            </w:r>
            <w:r w:rsidR="0087397C">
              <w:rPr>
                <w:rFonts w:ascii="Verdana" w:hAnsi="Verdana" w:cs="Arial"/>
                <w:color w:val="000000" w:themeColor="text1"/>
                <w:sz w:val="18"/>
                <w:szCs w:val="18"/>
              </w:rPr>
              <w:t>:</w:t>
            </w:r>
          </w:p>
          <w:p w14:paraId="10E529A1" w14:textId="5C7939BB" w:rsidR="0087397C" w:rsidRPr="0087397C" w:rsidRDefault="00F06093" w:rsidP="0087397C">
            <w:pPr>
              <w:pStyle w:val="ListParagraph"/>
              <w:rPr>
                <w:rFonts w:ascii="Verdana" w:hAnsi="Verdana" w:cs="Arial"/>
                <w:color w:val="000000" w:themeColor="text1"/>
                <w:sz w:val="18"/>
                <w:szCs w:val="18"/>
              </w:rPr>
            </w:pPr>
            <w:ins w:id="1625" w:author="Author">
              <w:r>
                <w:rPr>
                  <w:rFonts w:ascii="Verdana" w:hAnsi="Verdana" w:cs="Arial"/>
                  <w:color w:val="000000" w:themeColor="text1"/>
                  <w:sz w:val="18"/>
                  <w:szCs w:val="18"/>
                </w:rPr>
                <w:t>Reportable</w:t>
              </w:r>
            </w:ins>
            <w:del w:id="1626" w:author="Author">
              <w:r w:rsidR="0087397C" w:rsidDel="00F06093">
                <w:rPr>
                  <w:rFonts w:ascii="Verdana" w:hAnsi="Verdana" w:cs="Arial"/>
                  <w:color w:val="000000" w:themeColor="text1"/>
                  <w:sz w:val="18"/>
                  <w:szCs w:val="18"/>
                </w:rPr>
                <w:delText>YES</w:delText>
              </w:r>
            </w:del>
            <w:r w:rsidR="0087397C">
              <w:rPr>
                <w:rFonts w:ascii="Verdana" w:hAnsi="Verdana" w:cs="Arial"/>
                <w:color w:val="000000" w:themeColor="text1"/>
                <w:sz w:val="18"/>
                <w:szCs w:val="18"/>
              </w:rPr>
              <w:t>; N</w:t>
            </w:r>
            <w:ins w:id="1627" w:author="Author">
              <w:r>
                <w:rPr>
                  <w:rFonts w:ascii="Verdana" w:hAnsi="Verdana" w:cs="Arial"/>
                  <w:color w:val="000000" w:themeColor="text1"/>
                  <w:sz w:val="18"/>
                  <w:szCs w:val="18"/>
                </w:rPr>
                <w:t>ot Reportable</w:t>
              </w:r>
            </w:ins>
            <w:del w:id="1628" w:author="Author">
              <w:r w:rsidR="0087397C" w:rsidDel="00F06093">
                <w:rPr>
                  <w:rFonts w:ascii="Verdana" w:hAnsi="Verdana" w:cs="Arial"/>
                  <w:color w:val="000000" w:themeColor="text1"/>
                  <w:sz w:val="18"/>
                  <w:szCs w:val="18"/>
                </w:rPr>
                <w:delText>O</w:delText>
              </w:r>
            </w:del>
            <w:r w:rsidR="0087397C">
              <w:rPr>
                <w:rFonts w:ascii="Verdana" w:hAnsi="Verdana" w:cs="Arial"/>
                <w:color w:val="000000" w:themeColor="text1"/>
                <w:sz w:val="18"/>
                <w:szCs w:val="18"/>
              </w:rPr>
              <w:t>; UNCERTAIN</w:t>
            </w:r>
          </w:p>
          <w:p w14:paraId="427AC5ED" w14:textId="77777777" w:rsidR="000E43CC" w:rsidRDefault="000E43CC" w:rsidP="0087397C">
            <w:pPr>
              <w:pStyle w:val="ListParagraph"/>
              <w:numPr>
                <w:ilvl w:val="0"/>
                <w:numId w:val="90"/>
              </w:numPr>
              <w:rPr>
                <w:rFonts w:ascii="Verdana" w:hAnsi="Verdana" w:cs="Arial"/>
                <w:color w:val="000000" w:themeColor="text1"/>
                <w:sz w:val="18"/>
                <w:szCs w:val="18"/>
              </w:rPr>
            </w:pPr>
            <w:r w:rsidRPr="0087397C">
              <w:rPr>
                <w:rFonts w:ascii="Verdana" w:hAnsi="Verdana" w:cs="Arial"/>
                <w:color w:val="000000" w:themeColor="text1"/>
                <w:sz w:val="18"/>
                <w:szCs w:val="18"/>
              </w:rPr>
              <w:t>Column: ‘Need to update PO Dictionary?’</w:t>
            </w:r>
            <w:r w:rsidR="0087397C">
              <w:rPr>
                <w:rFonts w:ascii="Verdana" w:hAnsi="Verdana" w:cs="Arial"/>
                <w:color w:val="000000" w:themeColor="text1"/>
                <w:sz w:val="18"/>
                <w:szCs w:val="18"/>
              </w:rPr>
              <w:t>:</w:t>
            </w:r>
          </w:p>
          <w:p w14:paraId="7B07F707" w14:textId="77777777" w:rsidR="0087397C" w:rsidRPr="0087397C" w:rsidRDefault="0087397C" w:rsidP="0087397C">
            <w:pPr>
              <w:pStyle w:val="ListParagraph"/>
              <w:rPr>
                <w:rFonts w:ascii="Verdana" w:hAnsi="Verdana" w:cs="Arial"/>
                <w:color w:val="000000" w:themeColor="text1"/>
                <w:sz w:val="18"/>
                <w:szCs w:val="18"/>
              </w:rPr>
            </w:pPr>
            <w:r>
              <w:rPr>
                <w:rFonts w:ascii="Verdana" w:hAnsi="Verdana" w:cs="Arial"/>
                <w:color w:val="000000" w:themeColor="text1"/>
                <w:sz w:val="18"/>
                <w:szCs w:val="18"/>
              </w:rPr>
              <w:t>YES; NO</w:t>
            </w:r>
          </w:p>
          <w:p w14:paraId="7B9CB0E4" w14:textId="77777777" w:rsidR="000E43CC" w:rsidRDefault="000E43CC" w:rsidP="0087397C">
            <w:pPr>
              <w:pStyle w:val="ListParagraph"/>
              <w:numPr>
                <w:ilvl w:val="0"/>
                <w:numId w:val="90"/>
              </w:numPr>
              <w:rPr>
                <w:rFonts w:ascii="Verdana" w:hAnsi="Verdana" w:cs="Arial"/>
                <w:color w:val="000000" w:themeColor="text1"/>
                <w:sz w:val="18"/>
                <w:szCs w:val="18"/>
              </w:rPr>
            </w:pPr>
            <w:r w:rsidRPr="0087397C">
              <w:rPr>
                <w:rFonts w:ascii="Verdana" w:hAnsi="Verdana" w:cs="Arial"/>
                <w:color w:val="000000" w:themeColor="text1"/>
                <w:sz w:val="18"/>
                <w:szCs w:val="18"/>
              </w:rPr>
              <w:t>Column ‘Need to update vendor dictionary?’</w:t>
            </w:r>
            <w:r w:rsidR="0087397C">
              <w:rPr>
                <w:rFonts w:ascii="Verdana" w:hAnsi="Verdana" w:cs="Arial"/>
                <w:color w:val="000000" w:themeColor="text1"/>
                <w:sz w:val="18"/>
                <w:szCs w:val="18"/>
              </w:rPr>
              <w:t>:</w:t>
            </w:r>
          </w:p>
          <w:p w14:paraId="453B03A7" w14:textId="77777777" w:rsidR="0087397C" w:rsidRPr="0087397C" w:rsidRDefault="0087397C" w:rsidP="0087397C">
            <w:pPr>
              <w:pStyle w:val="ListParagraph"/>
              <w:rPr>
                <w:rFonts w:ascii="Verdana" w:hAnsi="Verdana" w:cs="Arial"/>
                <w:color w:val="000000" w:themeColor="text1"/>
                <w:sz w:val="18"/>
                <w:szCs w:val="18"/>
              </w:rPr>
            </w:pPr>
            <w:r>
              <w:rPr>
                <w:rFonts w:ascii="Verdana" w:hAnsi="Verdana" w:cs="Arial"/>
                <w:color w:val="000000" w:themeColor="text1"/>
                <w:sz w:val="18"/>
                <w:szCs w:val="18"/>
              </w:rPr>
              <w:t>YES; NO</w:t>
            </w:r>
          </w:p>
          <w:p w14:paraId="0407FC02" w14:textId="77777777" w:rsidR="000E43CC" w:rsidRDefault="000E43CC" w:rsidP="0087397C">
            <w:pPr>
              <w:pStyle w:val="ListParagraph"/>
              <w:numPr>
                <w:ilvl w:val="0"/>
                <w:numId w:val="90"/>
              </w:numPr>
              <w:rPr>
                <w:rFonts w:ascii="Verdana" w:hAnsi="Verdana" w:cs="Arial"/>
                <w:color w:val="000000" w:themeColor="text1"/>
                <w:sz w:val="18"/>
                <w:szCs w:val="18"/>
              </w:rPr>
            </w:pPr>
            <w:r w:rsidRPr="0087397C">
              <w:rPr>
                <w:rFonts w:ascii="Verdana" w:hAnsi="Verdana" w:cs="Arial"/>
                <w:color w:val="000000" w:themeColor="text1"/>
                <w:sz w:val="18"/>
                <w:szCs w:val="18"/>
              </w:rPr>
              <w:t>Column: ‘Need to update GL Dictionary?’</w:t>
            </w:r>
            <w:r w:rsidR="0087397C">
              <w:rPr>
                <w:rFonts w:ascii="Verdana" w:hAnsi="Verdana" w:cs="Arial"/>
                <w:color w:val="000000" w:themeColor="text1"/>
                <w:sz w:val="18"/>
                <w:szCs w:val="18"/>
              </w:rPr>
              <w:t>:</w:t>
            </w:r>
          </w:p>
          <w:p w14:paraId="415B8024" w14:textId="77777777" w:rsidR="0087397C" w:rsidRPr="0087397C" w:rsidRDefault="0087397C" w:rsidP="0087397C">
            <w:pPr>
              <w:pStyle w:val="ListParagraph"/>
              <w:rPr>
                <w:rFonts w:ascii="Verdana" w:hAnsi="Verdana" w:cs="Arial"/>
                <w:color w:val="000000" w:themeColor="text1"/>
                <w:sz w:val="18"/>
                <w:szCs w:val="18"/>
              </w:rPr>
            </w:pPr>
            <w:r>
              <w:rPr>
                <w:rFonts w:ascii="Verdana" w:hAnsi="Verdana" w:cs="Arial"/>
                <w:color w:val="000000" w:themeColor="text1"/>
                <w:sz w:val="18"/>
                <w:szCs w:val="18"/>
              </w:rPr>
              <w:t>YES; NO</w:t>
            </w:r>
          </w:p>
          <w:p w14:paraId="707ABC84" w14:textId="77777777" w:rsidR="0087397C" w:rsidRDefault="0087397C">
            <w:pPr>
              <w:rPr>
                <w:ins w:id="1629" w:author="Author"/>
                <w:rFonts w:ascii="Verdana" w:hAnsi="Verdana" w:cs="Arial"/>
                <w:color w:val="000000" w:themeColor="text1"/>
                <w:sz w:val="18"/>
                <w:szCs w:val="18"/>
              </w:rPr>
              <w:pPrChange w:id="1630" w:author="Author">
                <w:pPr>
                  <w:pStyle w:val="ListParagraph"/>
                </w:pPr>
              </w:pPrChange>
            </w:pPr>
          </w:p>
          <w:p w14:paraId="6E4FAD62" w14:textId="5ACD9B05" w:rsidR="000F7A49" w:rsidRPr="00BF7E91" w:rsidRDefault="004B2E9E">
            <w:pPr>
              <w:rPr>
                <w:rFonts w:ascii="Verdana" w:hAnsi="Verdana" w:cs="Arial"/>
                <w:color w:val="000000" w:themeColor="text1"/>
                <w:sz w:val="18"/>
                <w:szCs w:val="18"/>
                <w:rPrChange w:id="1631" w:author="Author">
                  <w:rPr/>
                </w:rPrChange>
              </w:rPr>
              <w:pPrChange w:id="1632" w:author="Author">
                <w:pPr>
                  <w:pStyle w:val="ListParagraph"/>
                </w:pPr>
              </w:pPrChange>
            </w:pPr>
            <w:ins w:id="1633"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1634" w:author="Author">
                <w:r w:rsidR="00FB74FA" w:rsidDel="004B2E9E">
                  <w:rPr>
                    <w:rFonts w:ascii="Verdana" w:hAnsi="Verdana" w:cs="Arial"/>
                    <w:b/>
                    <w:color w:val="000000" w:themeColor="text1"/>
                    <w:sz w:val="18"/>
                    <w:szCs w:val="18"/>
                    <w:lang w:val="en-US"/>
                  </w:rPr>
                  <w:delText xml:space="preserve">NOTE: </w:delText>
                </w:r>
                <w:r w:rsidR="00FB74FA" w:rsidRPr="00851EFA" w:rsidDel="004B2E9E">
                  <w:rPr>
                    <w:rFonts w:ascii="Verdana" w:hAnsi="Verdana" w:cs="Arial"/>
                    <w:color w:val="000000" w:themeColor="text1"/>
                    <w:sz w:val="18"/>
                    <w:szCs w:val="18"/>
                    <w:lang w:val="en-US"/>
                  </w:rPr>
                  <w:delText>The dropdown list is maintained in the Shared Network Path</w:delText>
                </w:r>
                <w:r w:rsidR="00FB74FA" w:rsidDel="004B2E9E">
                  <w:rPr>
                    <w:rFonts w:ascii="Verdana" w:hAnsi="Verdana" w:cs="Arial"/>
                    <w:color w:val="000000" w:themeColor="text1"/>
                    <w:sz w:val="18"/>
                    <w:szCs w:val="18"/>
                    <w:lang w:val="en-US"/>
                  </w:rPr>
                  <w:delText xml:space="preserve"> </w:delText>
                </w:r>
                <w:r w:rsidR="00FB74FA" w:rsidDel="004B2E9E">
                  <w:rPr>
                    <w:rFonts w:ascii="Verdana" w:hAnsi="Verdana" w:cs="Arial"/>
                    <w:color w:val="000000" w:themeColor="text1"/>
                    <w:sz w:val="18"/>
                    <w:szCs w:val="18"/>
                    <w:lang w:val="en-US"/>
                  </w:rPr>
                  <w:fldChar w:fldCharType="begin"/>
                </w:r>
                <w:r w:rsidR="00FB74FA" w:rsidDel="004B2E9E">
                  <w:rPr>
                    <w:rFonts w:ascii="Verdana" w:hAnsi="Verdana" w:cs="Arial"/>
                    <w:color w:val="000000" w:themeColor="text1"/>
                    <w:sz w:val="18"/>
                    <w:szCs w:val="18"/>
                    <w:lang w:val="en-US"/>
                  </w:rPr>
                  <w:delInstrText xml:space="preserve"> HYPERLINK "</w:delInstrText>
                </w:r>
                <w:r w:rsidR="00FB74FA" w:rsidRPr="00C70EFF" w:rsidDel="004B2E9E">
                  <w:rPr>
                    <w:rFonts w:ascii="Verdana" w:hAnsi="Verdana" w:cs="Arial"/>
                    <w:color w:val="000000" w:themeColor="text1"/>
                    <w:sz w:val="18"/>
                    <w:szCs w:val="18"/>
                    <w:lang w:val="en-US"/>
                  </w:rPr>
                  <w:delInstrText>\\\\seskcifssvm01\\GPT_RPA\\Dictionaries</w:delInstrText>
                </w:r>
                <w:r w:rsidR="00FB74FA" w:rsidDel="004B2E9E">
                  <w:rPr>
                    <w:rFonts w:ascii="Verdana" w:hAnsi="Verdana" w:cs="Arial"/>
                    <w:color w:val="000000" w:themeColor="text1"/>
                    <w:sz w:val="18"/>
                    <w:szCs w:val="18"/>
                    <w:lang w:val="en-US"/>
                  </w:rPr>
                  <w:delInstrText xml:space="preserve">" </w:delInstrText>
                </w:r>
                <w:r w:rsidR="00FB74FA" w:rsidDel="004B2E9E">
                  <w:rPr>
                    <w:rFonts w:ascii="Verdana" w:hAnsi="Verdana" w:cs="Arial"/>
                    <w:color w:val="000000" w:themeColor="text1"/>
                    <w:sz w:val="18"/>
                    <w:szCs w:val="18"/>
                    <w:lang w:val="en-US"/>
                  </w:rPr>
                  <w:fldChar w:fldCharType="separate"/>
                </w:r>
                <w:r w:rsidR="00FB74FA" w:rsidRPr="000B7EE1" w:rsidDel="004B2E9E">
                  <w:rPr>
                    <w:rStyle w:val="Hyperlink"/>
                    <w:rFonts w:ascii="Verdana" w:hAnsi="Verdana" w:cs="Arial"/>
                    <w:sz w:val="18"/>
                    <w:szCs w:val="18"/>
                    <w:lang w:val="en-US"/>
                  </w:rPr>
                  <w:delText>\\seskcifssvm01\GPT_RPA\Dictionaries</w:delText>
                </w:r>
                <w:r w:rsidR="00FB74FA" w:rsidDel="004B2E9E">
                  <w:rPr>
                    <w:rFonts w:ascii="Verdana" w:hAnsi="Verdana" w:cs="Arial"/>
                    <w:color w:val="000000" w:themeColor="text1"/>
                    <w:sz w:val="18"/>
                    <w:szCs w:val="18"/>
                    <w:lang w:val="en-US"/>
                  </w:rPr>
                  <w:fldChar w:fldCharType="end"/>
                </w:r>
                <w:r w:rsidR="00FB74FA" w:rsidDel="004B2E9E">
                  <w:rPr>
                    <w:rFonts w:ascii="Verdana" w:hAnsi="Verdana" w:cs="Arial"/>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 xml:space="preserve"> in the</w:delText>
                </w:r>
                <w:r w:rsidR="00FB74FA" w:rsidDel="004B2E9E">
                  <w:rPr>
                    <w:rFonts w:ascii="Verdana" w:hAnsi="Verdana" w:cs="Arial"/>
                    <w:b/>
                    <w:color w:val="000000" w:themeColor="text1"/>
                    <w:sz w:val="18"/>
                    <w:szCs w:val="18"/>
                    <w:lang w:val="en-US"/>
                  </w:rPr>
                  <w:delText xml:space="preserve"> </w:delText>
                </w:r>
                <w:r w:rsidR="00FB74FA" w:rsidRPr="00FB74FA" w:rsidDel="004B2E9E">
                  <w:rPr>
                    <w:rFonts w:ascii="Verdana" w:hAnsi="Verdana" w:cs="Arial"/>
                    <w:color w:val="000000" w:themeColor="text1"/>
                    <w:sz w:val="18"/>
                    <w:szCs w:val="18"/>
                  </w:rPr>
                  <w:delText>‘DropDownLOVs_25June2019’</w:delText>
                </w:r>
                <w:r w:rsidR="00FB74FA" w:rsidDel="004B2E9E">
                  <w:rPr>
                    <w:rFonts w:ascii="Verdana" w:hAnsi="Verdana" w:cs="Arial"/>
                    <w:color w:val="000000" w:themeColor="text1"/>
                    <w:sz w:val="18"/>
                    <w:szCs w:val="18"/>
                  </w:rPr>
                  <w:delText xml:space="preserve"> file in worksheet </w:delText>
                </w:r>
                <w:r w:rsidR="00FB74FA" w:rsidDel="004B2E9E">
                  <w:rPr>
                    <w:rFonts w:ascii="Verdana" w:hAnsi="Verdana" w:cs="Arial"/>
                    <w:b/>
                    <w:color w:val="000000" w:themeColor="text1"/>
                    <w:sz w:val="18"/>
                    <w:szCs w:val="18"/>
                    <w:lang w:val="en-US"/>
                  </w:rPr>
                  <w:delText xml:space="preserve"> ‘</w:delText>
                </w:r>
                <w:r w:rsidR="00FB74FA" w:rsidRPr="00851EFA" w:rsidDel="004B2E9E">
                  <w:rPr>
                    <w:rFonts w:ascii="Verdana" w:hAnsi="Verdana" w:cs="Arial"/>
                    <w:color w:val="000000" w:themeColor="text1"/>
                    <w:sz w:val="18"/>
                    <w:szCs w:val="18"/>
                    <w:lang w:val="en-US"/>
                  </w:rPr>
                  <w:delText>All LOVs</w:delText>
                </w:r>
                <w:r w:rsidR="00FB74FA" w:rsidDel="004B2E9E">
                  <w:rPr>
                    <w:rFonts w:ascii="Verdana" w:hAnsi="Verdana" w:cs="Arial"/>
                    <w:color w:val="000000" w:themeColor="text1"/>
                    <w:sz w:val="18"/>
                    <w:szCs w:val="18"/>
                    <w:lang w:val="en-US"/>
                  </w:rPr>
                  <w:delText>’</w:delText>
                </w:r>
                <w:r w:rsidR="000F7A49" w:rsidDel="00FB74FA">
                  <w:rPr>
                    <w:rFonts w:ascii="Verdana" w:hAnsi="Verdana" w:cs="Arial"/>
                    <w:b/>
                    <w:color w:val="000000" w:themeColor="text1"/>
                    <w:sz w:val="18"/>
                    <w:szCs w:val="18"/>
                    <w:lang w:val="en-US"/>
                  </w:rPr>
                  <w:delText xml:space="preserve">NOTE: </w:delText>
                </w:r>
                <w:r w:rsidR="000F7A49" w:rsidRPr="00B32DF9" w:rsidDel="00FB74FA">
                  <w:rPr>
                    <w:rFonts w:ascii="Verdana" w:hAnsi="Verdana" w:cs="Arial"/>
                    <w:color w:val="000000" w:themeColor="text1"/>
                    <w:sz w:val="18"/>
                    <w:szCs w:val="18"/>
                    <w:lang w:val="en-US"/>
                  </w:rPr>
                  <w:delText>The dropdown list is maintained in the Shared Network Path</w:delText>
                </w:r>
                <w:r w:rsidR="000F7A49" w:rsidDel="00FB74FA">
                  <w:rPr>
                    <w:rFonts w:ascii="Verdana" w:hAnsi="Verdana" w:cs="Arial"/>
                    <w:color w:val="000000" w:themeColor="text1"/>
                    <w:sz w:val="18"/>
                    <w:szCs w:val="18"/>
                    <w:lang w:val="en-US"/>
                  </w:rPr>
                  <w:delText xml:space="preserve"> </w:delText>
                </w:r>
                <w:r w:rsidR="000F7A49" w:rsidDel="00FB74FA">
                  <w:rPr>
                    <w:rFonts w:ascii="Verdana" w:hAnsi="Verdana" w:cs="Arial"/>
                    <w:color w:val="000000" w:themeColor="text1"/>
                    <w:sz w:val="18"/>
                    <w:szCs w:val="18"/>
                    <w:lang w:val="en-US"/>
                  </w:rPr>
                  <w:fldChar w:fldCharType="begin"/>
                </w:r>
                <w:r w:rsidR="000F7A49" w:rsidDel="00FB74FA">
                  <w:rPr>
                    <w:rFonts w:ascii="Verdana" w:hAnsi="Verdana" w:cs="Arial"/>
                    <w:color w:val="000000" w:themeColor="text1"/>
                    <w:sz w:val="18"/>
                    <w:szCs w:val="18"/>
                    <w:lang w:val="en-US"/>
                  </w:rPr>
                  <w:delInstrText xml:space="preserve"> HYPERLINK "</w:delInstrText>
                </w:r>
                <w:r w:rsidR="000F7A49" w:rsidRPr="00C70EFF" w:rsidDel="00FB74FA">
                  <w:rPr>
                    <w:rFonts w:ascii="Verdana" w:hAnsi="Verdana" w:cs="Arial"/>
                    <w:color w:val="000000" w:themeColor="text1"/>
                    <w:sz w:val="18"/>
                    <w:szCs w:val="18"/>
                    <w:lang w:val="en-US"/>
                  </w:rPr>
                  <w:delInstrText>\\\\seskcifssvm01\\GPT_RPA\\Dictionaries</w:delInstrText>
                </w:r>
                <w:r w:rsidR="000F7A49" w:rsidDel="00FB74FA">
                  <w:rPr>
                    <w:rFonts w:ascii="Verdana" w:hAnsi="Verdana" w:cs="Arial"/>
                    <w:color w:val="000000" w:themeColor="text1"/>
                    <w:sz w:val="18"/>
                    <w:szCs w:val="18"/>
                    <w:lang w:val="en-US"/>
                  </w:rPr>
                  <w:delInstrText xml:space="preserve">" </w:delInstrText>
                </w:r>
                <w:r w:rsidR="000F7A49" w:rsidDel="00FB74FA">
                  <w:rPr>
                    <w:rFonts w:ascii="Verdana" w:hAnsi="Verdana" w:cs="Arial"/>
                    <w:color w:val="000000" w:themeColor="text1"/>
                    <w:sz w:val="18"/>
                    <w:szCs w:val="18"/>
                    <w:lang w:val="en-US"/>
                  </w:rPr>
                  <w:fldChar w:fldCharType="separate"/>
                </w:r>
                <w:r w:rsidR="000F7A49" w:rsidRPr="000B7EE1" w:rsidDel="00FB74FA">
                  <w:rPr>
                    <w:rStyle w:val="Hyperlink"/>
                    <w:rFonts w:ascii="Verdana" w:hAnsi="Verdana" w:cs="Arial"/>
                    <w:sz w:val="18"/>
                    <w:szCs w:val="18"/>
                    <w:lang w:val="en-US"/>
                  </w:rPr>
                  <w:delText>\\seskcifssvm01\GPT_RPA\Dictionaries</w:delText>
                </w:r>
                <w:r w:rsidR="000F7A49" w:rsidDel="00FB74FA">
                  <w:rPr>
                    <w:rFonts w:ascii="Verdana" w:hAnsi="Verdana" w:cs="Arial"/>
                    <w:color w:val="000000" w:themeColor="text1"/>
                    <w:sz w:val="18"/>
                    <w:szCs w:val="18"/>
                    <w:lang w:val="en-US"/>
                  </w:rPr>
                  <w:fldChar w:fldCharType="end"/>
                </w:r>
                <w:r w:rsidR="000F7A49" w:rsidDel="00FB74FA">
                  <w:rPr>
                    <w:rFonts w:ascii="Verdana" w:hAnsi="Verdana" w:cs="Arial"/>
                    <w:color w:val="000000" w:themeColor="text1"/>
                    <w:sz w:val="18"/>
                    <w:szCs w:val="18"/>
                    <w:lang w:val="en-US"/>
                  </w:rPr>
                  <w:delText xml:space="preserve"> </w:delText>
                </w:r>
                <w:r w:rsidR="000F7A49" w:rsidRPr="00B32DF9" w:rsidDel="00FB74FA">
                  <w:rPr>
                    <w:rFonts w:ascii="Verdana" w:hAnsi="Verdana" w:cs="Arial"/>
                    <w:color w:val="000000" w:themeColor="text1"/>
                    <w:sz w:val="18"/>
                    <w:szCs w:val="18"/>
                    <w:lang w:val="en-US"/>
                  </w:rPr>
                  <w:delText xml:space="preserve"> in the</w:delText>
                </w:r>
                <w:r w:rsidR="000F7A49" w:rsidDel="00FB74FA">
                  <w:rPr>
                    <w:rFonts w:ascii="Verdana" w:hAnsi="Verdana" w:cs="Arial"/>
                    <w:b/>
                    <w:color w:val="000000" w:themeColor="text1"/>
                    <w:sz w:val="18"/>
                    <w:szCs w:val="18"/>
                    <w:lang w:val="en-US"/>
                  </w:rPr>
                  <w:delText xml:space="preserve"> </w:delText>
                </w:r>
                <w:r w:rsidR="000F7A49" w:rsidDel="00FB74FA">
                  <w:rPr>
                    <w:rFonts w:ascii="Verdana" w:hAnsi="Verdana" w:cs="Arial"/>
                    <w:color w:val="000000" w:themeColor="text1"/>
                    <w:sz w:val="18"/>
                    <w:szCs w:val="18"/>
                  </w:rPr>
                  <w:delText xml:space="preserve">‘DropDownLOVs_ddmmmmyyyy’ file in worksheet </w:delText>
                </w:r>
                <w:r w:rsidR="000F7A49" w:rsidDel="00FB74FA">
                  <w:rPr>
                    <w:rFonts w:ascii="Verdana" w:hAnsi="Verdana" w:cs="Arial"/>
                    <w:b/>
                    <w:color w:val="000000" w:themeColor="text1"/>
                    <w:sz w:val="18"/>
                    <w:szCs w:val="18"/>
                    <w:lang w:val="en-US"/>
                  </w:rPr>
                  <w:delText xml:space="preserve"> ‘</w:delText>
                </w:r>
                <w:r w:rsidR="000F7A49" w:rsidRPr="00B32DF9" w:rsidDel="00FB74FA">
                  <w:rPr>
                    <w:rFonts w:ascii="Verdana" w:hAnsi="Verdana" w:cs="Arial"/>
                    <w:color w:val="000000" w:themeColor="text1"/>
                    <w:sz w:val="18"/>
                    <w:szCs w:val="18"/>
                    <w:lang w:val="en-US"/>
                  </w:rPr>
                  <w:delText>All LOVs</w:delText>
                </w:r>
                <w:r w:rsidR="000F7A49" w:rsidDel="00FB74FA">
                  <w:rPr>
                    <w:rFonts w:ascii="Verdana" w:hAnsi="Verdana" w:cs="Arial"/>
                    <w:color w:val="000000" w:themeColor="text1"/>
                    <w:sz w:val="18"/>
                    <w:szCs w:val="18"/>
                    <w:lang w:val="en-US"/>
                  </w:rPr>
                  <w:delText>’</w:delText>
                </w:r>
              </w:del>
            </w:ins>
          </w:p>
        </w:tc>
        <w:tc>
          <w:tcPr>
            <w:tcW w:w="1418" w:type="dxa"/>
          </w:tcPr>
          <w:p w14:paraId="01BB6D4F" w14:textId="77777777" w:rsidR="00F60818" w:rsidRPr="000F672E" w:rsidRDefault="00F60818" w:rsidP="000F672E">
            <w:pPr>
              <w:rPr>
                <w:rFonts w:cs="Arial"/>
                <w:b/>
                <w:color w:val="000000" w:themeColor="text1"/>
                <w:sz w:val="18"/>
                <w:szCs w:val="18"/>
                <w:lang w:val="en-US"/>
              </w:rPr>
            </w:pPr>
          </w:p>
        </w:tc>
        <w:tc>
          <w:tcPr>
            <w:tcW w:w="10938" w:type="dxa"/>
          </w:tcPr>
          <w:p w14:paraId="0E5D27F9" w14:textId="77777777" w:rsidR="00F60818" w:rsidRPr="0087397C" w:rsidRDefault="0087397C" w:rsidP="00DA4947">
            <w:pPr>
              <w:rPr>
                <w:b/>
                <w:noProof/>
              </w:rPr>
            </w:pPr>
            <w:r>
              <w:rPr>
                <w:noProof/>
                <w:lang w:val="en-US"/>
              </w:rPr>
              <w:drawing>
                <wp:inline distT="0" distB="0" distL="0" distR="0" wp14:anchorId="1FD31B4B" wp14:editId="00CAC126">
                  <wp:extent cx="4210050" cy="14097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10050" cy="1409700"/>
                          </a:xfrm>
                          <a:prstGeom prst="rect">
                            <a:avLst/>
                          </a:prstGeom>
                        </pic:spPr>
                      </pic:pic>
                    </a:graphicData>
                  </a:graphic>
                </wp:inline>
              </w:drawing>
            </w:r>
          </w:p>
        </w:tc>
      </w:tr>
      <w:tr w:rsidR="00AC235E" w:rsidRPr="005335B1" w14:paraId="547C718F" w14:textId="77777777" w:rsidTr="00FA4F51">
        <w:trPr>
          <w:cantSplit/>
          <w:trHeight w:val="20"/>
        </w:trPr>
        <w:tc>
          <w:tcPr>
            <w:tcW w:w="1843" w:type="dxa"/>
          </w:tcPr>
          <w:p w14:paraId="111AF437" w14:textId="77777777" w:rsidR="00AC235E" w:rsidRDefault="00451E04" w:rsidP="000F672E">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 xml:space="preserve">3.1.50 </w:t>
            </w:r>
            <w:r w:rsidRPr="00293F54">
              <w:rPr>
                <w:rFonts w:ascii="Verdana" w:eastAsiaTheme="minorHAnsi" w:hAnsi="Verdana" w:cs="Arial"/>
                <w:color w:val="000000" w:themeColor="text1"/>
                <w:sz w:val="18"/>
                <w:szCs w:val="18"/>
              </w:rPr>
              <w:t>Preparation of NAM CSR report</w:t>
            </w:r>
            <w:r>
              <w:rPr>
                <w:rFonts w:ascii="Verdana" w:eastAsiaTheme="minorHAnsi" w:hAnsi="Verdana" w:cs="Arial"/>
                <w:color w:val="000000" w:themeColor="text1"/>
                <w:sz w:val="18"/>
                <w:szCs w:val="18"/>
              </w:rPr>
              <w:t xml:space="preserve">. Create Drop down list. </w:t>
            </w:r>
            <w:r>
              <w:rPr>
                <w:rFonts w:ascii="Verdana" w:eastAsiaTheme="minorHAnsi" w:hAnsi="Verdana" w:cs="Arial"/>
                <w:b/>
                <w:color w:val="000000" w:themeColor="text1"/>
                <w:sz w:val="18"/>
                <w:szCs w:val="18"/>
              </w:rPr>
              <w:t>Step applicable for all Iterations (1,2,3)</w:t>
            </w:r>
          </w:p>
        </w:tc>
        <w:tc>
          <w:tcPr>
            <w:tcW w:w="5103" w:type="dxa"/>
          </w:tcPr>
          <w:p w14:paraId="521798C1" w14:textId="77777777" w:rsidR="00AC235E" w:rsidRDefault="00451E04" w:rsidP="0087397C">
            <w:pPr>
              <w:rPr>
                <w:rFonts w:ascii="Verdana" w:hAnsi="Verdana" w:cs="Arial"/>
                <w:color w:val="000000" w:themeColor="text1"/>
                <w:sz w:val="18"/>
                <w:szCs w:val="18"/>
              </w:rPr>
            </w:pPr>
            <w:r>
              <w:rPr>
                <w:rFonts w:ascii="Verdana" w:hAnsi="Verdana" w:cs="Arial"/>
                <w:color w:val="000000" w:themeColor="text1"/>
                <w:sz w:val="18"/>
                <w:szCs w:val="18"/>
              </w:rPr>
              <w:t>Covert the populate Global Template fields</w:t>
            </w:r>
          </w:p>
          <w:p w14:paraId="6E4BF57C" w14:textId="77777777" w:rsidR="00451E04" w:rsidRDefault="00451E04" w:rsidP="0087397C">
            <w:pPr>
              <w:rPr>
                <w:rFonts w:ascii="Verdana" w:hAnsi="Verdana" w:cs="Arial"/>
                <w:color w:val="000000" w:themeColor="text1"/>
                <w:sz w:val="18"/>
                <w:szCs w:val="18"/>
              </w:rPr>
            </w:pPr>
          </w:p>
          <w:p w14:paraId="731579EC" w14:textId="77777777" w:rsidR="00451E04" w:rsidRDefault="00451E04" w:rsidP="00451E04">
            <w:pPr>
              <w:pStyle w:val="ListParagraph"/>
              <w:numPr>
                <w:ilvl w:val="0"/>
                <w:numId w:val="91"/>
              </w:numPr>
              <w:rPr>
                <w:rFonts w:ascii="Verdana" w:hAnsi="Verdana" w:cs="Arial"/>
                <w:color w:val="000000" w:themeColor="text1"/>
                <w:sz w:val="18"/>
                <w:szCs w:val="18"/>
              </w:rPr>
            </w:pPr>
            <w:r>
              <w:rPr>
                <w:rFonts w:ascii="Verdana" w:hAnsi="Verdana" w:cs="Arial"/>
                <w:color w:val="000000" w:themeColor="text1"/>
                <w:sz w:val="18"/>
                <w:szCs w:val="18"/>
              </w:rPr>
              <w:t>Convert all the formulas within the report to values</w:t>
            </w:r>
          </w:p>
          <w:p w14:paraId="7784E1BE" w14:textId="0CACB292" w:rsidR="00451E04" w:rsidRDefault="00451E04" w:rsidP="00451E04">
            <w:pPr>
              <w:pStyle w:val="ListParagraph"/>
              <w:numPr>
                <w:ilvl w:val="0"/>
                <w:numId w:val="91"/>
              </w:numPr>
              <w:rPr>
                <w:ins w:id="1635" w:author="Author"/>
                <w:rFonts w:ascii="Verdana" w:hAnsi="Verdana" w:cs="Arial"/>
                <w:color w:val="000000" w:themeColor="text1"/>
                <w:sz w:val="18"/>
                <w:szCs w:val="18"/>
              </w:rPr>
            </w:pPr>
            <w:r>
              <w:rPr>
                <w:rFonts w:ascii="Verdana" w:hAnsi="Verdana" w:cs="Arial"/>
                <w:color w:val="000000" w:themeColor="text1"/>
                <w:sz w:val="18"/>
                <w:szCs w:val="18"/>
              </w:rPr>
              <w:t xml:space="preserve">Convert </w:t>
            </w:r>
            <w:r w:rsidR="009A35F0">
              <w:rPr>
                <w:rFonts w:ascii="Verdana" w:hAnsi="Verdana" w:cs="Arial"/>
                <w:color w:val="000000" w:themeColor="text1"/>
                <w:sz w:val="18"/>
                <w:szCs w:val="18"/>
              </w:rPr>
              <w:t xml:space="preserve">fields from </w:t>
            </w:r>
            <w:r>
              <w:rPr>
                <w:rFonts w:ascii="Verdana" w:hAnsi="Verdana" w:cs="Arial"/>
                <w:color w:val="000000" w:themeColor="text1"/>
                <w:sz w:val="18"/>
                <w:szCs w:val="18"/>
              </w:rPr>
              <w:t>column</w:t>
            </w:r>
            <w:r w:rsidR="009A35F0">
              <w:rPr>
                <w:rFonts w:ascii="Verdana" w:hAnsi="Verdana" w:cs="Arial"/>
                <w:color w:val="000000" w:themeColor="text1"/>
                <w:sz w:val="18"/>
                <w:szCs w:val="18"/>
              </w:rPr>
              <w:t>s</w:t>
            </w:r>
            <w:r>
              <w:rPr>
                <w:rFonts w:ascii="Verdana" w:hAnsi="Verdana" w:cs="Arial"/>
                <w:color w:val="000000" w:themeColor="text1"/>
                <w:sz w:val="18"/>
                <w:szCs w:val="18"/>
              </w:rPr>
              <w:t xml:space="preserve"> ‘PURCHASE </w:t>
            </w:r>
            <w:del w:id="1636" w:author="Author">
              <w:r w:rsidDel="00C76F67">
                <w:rPr>
                  <w:rFonts w:ascii="Verdana" w:hAnsi="Verdana" w:cs="Arial"/>
                  <w:color w:val="000000" w:themeColor="text1"/>
                  <w:sz w:val="18"/>
                  <w:szCs w:val="18"/>
                </w:rPr>
                <w:delText xml:space="preserve">DOCUMENT </w:delText>
              </w:r>
            </w:del>
            <w:ins w:id="1637" w:author="Author">
              <w:r w:rsidR="00C76F67">
                <w:rPr>
                  <w:rFonts w:ascii="Verdana" w:hAnsi="Verdana" w:cs="Arial"/>
                  <w:color w:val="000000" w:themeColor="text1"/>
                  <w:sz w:val="18"/>
                  <w:szCs w:val="18"/>
                </w:rPr>
                <w:t xml:space="preserve">ORDER </w:t>
              </w:r>
            </w:ins>
            <w:r>
              <w:rPr>
                <w:rFonts w:ascii="Verdana" w:hAnsi="Verdana" w:cs="Arial"/>
                <w:color w:val="000000" w:themeColor="text1"/>
                <w:sz w:val="18"/>
                <w:szCs w:val="18"/>
              </w:rPr>
              <w:t xml:space="preserve">NUMBER’ and ‘SUPPLIER INVOICE NUMBER’ </w:t>
            </w:r>
            <w:r w:rsidR="009A35F0">
              <w:rPr>
                <w:rFonts w:ascii="Verdana" w:hAnsi="Verdana" w:cs="Arial"/>
                <w:color w:val="000000" w:themeColor="text1"/>
                <w:sz w:val="18"/>
                <w:szCs w:val="18"/>
              </w:rPr>
              <w:t xml:space="preserve"> to text</w:t>
            </w:r>
          </w:p>
          <w:p w14:paraId="7F6068BE" w14:textId="77777777" w:rsidR="000F7A49" w:rsidRDefault="000F7A49">
            <w:pPr>
              <w:pStyle w:val="ListParagraph"/>
              <w:rPr>
                <w:ins w:id="1638" w:author="Author"/>
                <w:rFonts w:ascii="Verdana" w:hAnsi="Verdana" w:cs="Arial"/>
                <w:color w:val="000000" w:themeColor="text1"/>
                <w:sz w:val="18"/>
                <w:szCs w:val="18"/>
              </w:rPr>
              <w:pPrChange w:id="1639" w:author="Author">
                <w:pPr>
                  <w:pStyle w:val="ListParagraph"/>
                  <w:numPr>
                    <w:numId w:val="91"/>
                  </w:numPr>
                  <w:ind w:hanging="360"/>
                </w:pPr>
              </w:pPrChange>
            </w:pPr>
          </w:p>
          <w:p w14:paraId="19F357E2" w14:textId="5EC72285" w:rsidR="000F7A49" w:rsidRPr="00BF7E91" w:rsidRDefault="00FB74FA">
            <w:pPr>
              <w:rPr>
                <w:rFonts w:ascii="Verdana" w:hAnsi="Verdana" w:cs="Arial"/>
                <w:color w:val="000000" w:themeColor="text1"/>
                <w:sz w:val="18"/>
                <w:szCs w:val="18"/>
                <w:rPrChange w:id="1640" w:author="Author">
                  <w:rPr/>
                </w:rPrChange>
              </w:rPr>
              <w:pPrChange w:id="1641" w:author="Author">
                <w:pPr>
                  <w:pStyle w:val="ListParagraph"/>
                  <w:numPr>
                    <w:numId w:val="91"/>
                  </w:numPr>
                  <w:ind w:hanging="360"/>
                </w:pPr>
              </w:pPrChange>
            </w:pPr>
            <w:ins w:id="1642" w:author="Author">
              <w:del w:id="1643" w:author="Author">
                <w:r w:rsidDel="004B2E9E">
                  <w:rPr>
                    <w:rFonts w:ascii="Verdana" w:hAnsi="Verdana" w:cs="Arial"/>
                    <w:b/>
                    <w:color w:val="000000" w:themeColor="text1"/>
                    <w:sz w:val="18"/>
                    <w:szCs w:val="18"/>
                    <w:lang w:val="en-US"/>
                  </w:rPr>
                  <w:delText xml:space="preserve">NOTE: </w:delText>
                </w:r>
                <w:r w:rsidRPr="00851EFA" w:rsidDel="004B2E9E">
                  <w:rPr>
                    <w:rFonts w:ascii="Verdana" w:hAnsi="Verdana" w:cs="Arial"/>
                    <w:color w:val="000000" w:themeColor="text1"/>
                    <w:sz w:val="18"/>
                    <w:szCs w:val="18"/>
                    <w:lang w:val="en-US"/>
                  </w:rPr>
                  <w:delText>The dropdown list is maintained in the Shared Network Path</w:delText>
                </w:r>
                <w:r w:rsidDel="004B2E9E">
                  <w:rPr>
                    <w:rFonts w:ascii="Verdana" w:hAnsi="Verdana" w:cs="Arial"/>
                    <w:color w:val="000000" w:themeColor="text1"/>
                    <w:sz w:val="18"/>
                    <w:szCs w:val="18"/>
                    <w:lang w:val="en-US"/>
                  </w:rPr>
                  <w:delText xml:space="preserve"> </w:delText>
                </w:r>
                <w:r w:rsidDel="004B2E9E">
                  <w:rPr>
                    <w:rFonts w:ascii="Verdana" w:hAnsi="Verdana" w:cs="Arial"/>
                    <w:color w:val="000000" w:themeColor="text1"/>
                    <w:sz w:val="18"/>
                    <w:szCs w:val="18"/>
                    <w:lang w:val="en-US"/>
                  </w:rPr>
                  <w:fldChar w:fldCharType="begin"/>
                </w:r>
                <w:r w:rsidDel="004B2E9E">
                  <w:rPr>
                    <w:rFonts w:ascii="Verdana" w:hAnsi="Verdana" w:cs="Arial"/>
                    <w:color w:val="000000" w:themeColor="text1"/>
                    <w:sz w:val="18"/>
                    <w:szCs w:val="18"/>
                    <w:lang w:val="en-US"/>
                  </w:rPr>
                  <w:delInstrText xml:space="preserve"> HYPERLINK "</w:delInstrText>
                </w:r>
                <w:r w:rsidRPr="00C70EFF" w:rsidDel="004B2E9E">
                  <w:rPr>
                    <w:rFonts w:ascii="Verdana" w:hAnsi="Verdana" w:cs="Arial"/>
                    <w:color w:val="000000" w:themeColor="text1"/>
                    <w:sz w:val="18"/>
                    <w:szCs w:val="18"/>
                    <w:lang w:val="en-US"/>
                  </w:rPr>
                  <w:delInstrText>\\\\seskcifssvm01\\GPT_RPA\\Dictionaries</w:delInstrText>
                </w:r>
                <w:r w:rsidDel="004B2E9E">
                  <w:rPr>
                    <w:rFonts w:ascii="Verdana" w:hAnsi="Verdana" w:cs="Arial"/>
                    <w:color w:val="000000" w:themeColor="text1"/>
                    <w:sz w:val="18"/>
                    <w:szCs w:val="18"/>
                    <w:lang w:val="en-US"/>
                  </w:rPr>
                  <w:delInstrText xml:space="preserve">" </w:delInstrText>
                </w:r>
                <w:r w:rsidDel="004B2E9E">
                  <w:rPr>
                    <w:rFonts w:ascii="Verdana" w:hAnsi="Verdana" w:cs="Arial"/>
                    <w:color w:val="000000" w:themeColor="text1"/>
                    <w:sz w:val="18"/>
                    <w:szCs w:val="18"/>
                    <w:lang w:val="en-US"/>
                  </w:rPr>
                  <w:fldChar w:fldCharType="separate"/>
                </w:r>
                <w:r w:rsidRPr="000B7EE1" w:rsidDel="004B2E9E">
                  <w:rPr>
                    <w:rStyle w:val="Hyperlink"/>
                    <w:rFonts w:ascii="Verdana" w:hAnsi="Verdana" w:cs="Arial"/>
                    <w:sz w:val="18"/>
                    <w:szCs w:val="18"/>
                    <w:lang w:val="en-US"/>
                  </w:rPr>
                  <w:delText>\\seskcifssvm01\GPT_RPA\Dictionaries</w:delText>
                </w:r>
                <w:r w:rsidDel="004B2E9E">
                  <w:rPr>
                    <w:rFonts w:ascii="Verdana" w:hAnsi="Verdana" w:cs="Arial"/>
                    <w:color w:val="000000" w:themeColor="text1"/>
                    <w:sz w:val="18"/>
                    <w:szCs w:val="18"/>
                    <w:lang w:val="en-US"/>
                  </w:rPr>
                  <w:fldChar w:fldCharType="end"/>
                </w:r>
                <w:r w:rsidDel="004B2E9E">
                  <w:rPr>
                    <w:rFonts w:ascii="Verdana" w:hAnsi="Verdana" w:cs="Arial"/>
                    <w:color w:val="000000" w:themeColor="text1"/>
                    <w:sz w:val="18"/>
                    <w:szCs w:val="18"/>
                    <w:lang w:val="en-US"/>
                  </w:rPr>
                  <w:delText xml:space="preserve"> </w:delText>
                </w:r>
                <w:r w:rsidRPr="00851EFA" w:rsidDel="004B2E9E">
                  <w:rPr>
                    <w:rFonts w:ascii="Verdana" w:hAnsi="Verdana" w:cs="Arial"/>
                    <w:color w:val="000000" w:themeColor="text1"/>
                    <w:sz w:val="18"/>
                    <w:szCs w:val="18"/>
                    <w:lang w:val="en-US"/>
                  </w:rPr>
                  <w:delText xml:space="preserve"> in the</w:delText>
                </w:r>
                <w:r w:rsidDel="004B2E9E">
                  <w:rPr>
                    <w:rFonts w:ascii="Verdana" w:hAnsi="Verdana" w:cs="Arial"/>
                    <w:b/>
                    <w:color w:val="000000" w:themeColor="text1"/>
                    <w:sz w:val="18"/>
                    <w:szCs w:val="18"/>
                    <w:lang w:val="en-US"/>
                  </w:rPr>
                  <w:delText xml:space="preserve"> </w:delText>
                </w:r>
                <w:r w:rsidRPr="00FB74FA" w:rsidDel="004B2E9E">
                  <w:rPr>
                    <w:rFonts w:ascii="Verdana" w:hAnsi="Verdana" w:cs="Arial"/>
                    <w:color w:val="000000" w:themeColor="text1"/>
                    <w:sz w:val="18"/>
                    <w:szCs w:val="18"/>
                  </w:rPr>
                  <w:delText>‘DropDownLOVs_25June2019’</w:delText>
                </w:r>
                <w:r w:rsidDel="004B2E9E">
                  <w:rPr>
                    <w:rFonts w:ascii="Verdana" w:hAnsi="Verdana" w:cs="Arial"/>
                    <w:color w:val="000000" w:themeColor="text1"/>
                    <w:sz w:val="18"/>
                    <w:szCs w:val="18"/>
                  </w:rPr>
                  <w:delText xml:space="preserve"> file in worksheet </w:delText>
                </w:r>
                <w:r w:rsidDel="004B2E9E">
                  <w:rPr>
                    <w:rFonts w:ascii="Verdana" w:hAnsi="Verdana" w:cs="Arial"/>
                    <w:b/>
                    <w:color w:val="000000" w:themeColor="text1"/>
                    <w:sz w:val="18"/>
                    <w:szCs w:val="18"/>
                    <w:lang w:val="en-US"/>
                  </w:rPr>
                  <w:delText xml:space="preserve"> ‘</w:delText>
                </w:r>
                <w:r w:rsidRPr="00851EFA" w:rsidDel="004B2E9E">
                  <w:rPr>
                    <w:rFonts w:ascii="Verdana" w:hAnsi="Verdana" w:cs="Arial"/>
                    <w:color w:val="000000" w:themeColor="text1"/>
                    <w:sz w:val="18"/>
                    <w:szCs w:val="18"/>
                    <w:lang w:val="en-US"/>
                  </w:rPr>
                  <w:delText>All LOVs</w:delText>
                </w:r>
                <w:r w:rsidDel="004B2E9E">
                  <w:rPr>
                    <w:rFonts w:ascii="Verdana" w:hAnsi="Verdana" w:cs="Arial"/>
                    <w:color w:val="000000" w:themeColor="text1"/>
                    <w:sz w:val="18"/>
                    <w:szCs w:val="18"/>
                    <w:lang w:val="en-US"/>
                  </w:rPr>
                  <w:delText>’</w:delText>
                </w:r>
                <w:r w:rsidR="000F7A49" w:rsidDel="00FB74FA">
                  <w:rPr>
                    <w:rFonts w:ascii="Verdana" w:hAnsi="Verdana" w:cs="Arial"/>
                    <w:b/>
                    <w:color w:val="000000" w:themeColor="text1"/>
                    <w:sz w:val="18"/>
                    <w:szCs w:val="18"/>
                    <w:lang w:val="en-US"/>
                  </w:rPr>
                  <w:delText xml:space="preserve">NOTE: </w:delText>
                </w:r>
                <w:r w:rsidR="000F7A49" w:rsidRPr="00B32DF9" w:rsidDel="00FB74FA">
                  <w:rPr>
                    <w:rFonts w:ascii="Verdana" w:hAnsi="Verdana" w:cs="Arial"/>
                    <w:color w:val="000000" w:themeColor="text1"/>
                    <w:sz w:val="18"/>
                    <w:szCs w:val="18"/>
                    <w:lang w:val="en-US"/>
                  </w:rPr>
                  <w:delText>The dropdown list is maintained in the Shared Network Path</w:delText>
                </w:r>
                <w:r w:rsidR="000F7A49" w:rsidDel="00FB74FA">
                  <w:rPr>
                    <w:rFonts w:ascii="Verdana" w:hAnsi="Verdana" w:cs="Arial"/>
                    <w:color w:val="000000" w:themeColor="text1"/>
                    <w:sz w:val="18"/>
                    <w:szCs w:val="18"/>
                    <w:lang w:val="en-US"/>
                  </w:rPr>
                  <w:delText xml:space="preserve"> </w:delText>
                </w:r>
                <w:r w:rsidR="000F7A49" w:rsidDel="00FB74FA">
                  <w:rPr>
                    <w:rFonts w:ascii="Verdana" w:hAnsi="Verdana" w:cs="Arial"/>
                    <w:color w:val="000000" w:themeColor="text1"/>
                    <w:sz w:val="18"/>
                    <w:szCs w:val="18"/>
                    <w:lang w:val="en-US"/>
                  </w:rPr>
                  <w:fldChar w:fldCharType="begin"/>
                </w:r>
                <w:r w:rsidR="000F7A49" w:rsidDel="00FB74FA">
                  <w:rPr>
                    <w:rFonts w:ascii="Verdana" w:hAnsi="Verdana" w:cs="Arial"/>
                    <w:color w:val="000000" w:themeColor="text1"/>
                    <w:sz w:val="18"/>
                    <w:szCs w:val="18"/>
                    <w:lang w:val="en-US"/>
                  </w:rPr>
                  <w:delInstrText xml:space="preserve"> HYPERLINK "</w:delInstrText>
                </w:r>
                <w:r w:rsidR="000F7A49" w:rsidRPr="00C70EFF" w:rsidDel="00FB74FA">
                  <w:rPr>
                    <w:rFonts w:ascii="Verdana" w:hAnsi="Verdana" w:cs="Arial"/>
                    <w:color w:val="000000" w:themeColor="text1"/>
                    <w:sz w:val="18"/>
                    <w:szCs w:val="18"/>
                    <w:lang w:val="en-US"/>
                  </w:rPr>
                  <w:delInstrText>\\\\seskcifssvm01\\GPT_RPA\\Dictionaries</w:delInstrText>
                </w:r>
                <w:r w:rsidR="000F7A49" w:rsidDel="00FB74FA">
                  <w:rPr>
                    <w:rFonts w:ascii="Verdana" w:hAnsi="Verdana" w:cs="Arial"/>
                    <w:color w:val="000000" w:themeColor="text1"/>
                    <w:sz w:val="18"/>
                    <w:szCs w:val="18"/>
                    <w:lang w:val="en-US"/>
                  </w:rPr>
                  <w:delInstrText xml:space="preserve">" </w:delInstrText>
                </w:r>
                <w:r w:rsidR="000F7A49" w:rsidDel="00FB74FA">
                  <w:rPr>
                    <w:rFonts w:ascii="Verdana" w:hAnsi="Verdana" w:cs="Arial"/>
                    <w:color w:val="000000" w:themeColor="text1"/>
                    <w:sz w:val="18"/>
                    <w:szCs w:val="18"/>
                    <w:lang w:val="en-US"/>
                  </w:rPr>
                  <w:fldChar w:fldCharType="separate"/>
                </w:r>
                <w:r w:rsidR="000F7A49" w:rsidRPr="000B7EE1" w:rsidDel="00FB74FA">
                  <w:rPr>
                    <w:rStyle w:val="Hyperlink"/>
                    <w:rFonts w:ascii="Verdana" w:hAnsi="Verdana" w:cs="Arial"/>
                    <w:sz w:val="18"/>
                    <w:szCs w:val="18"/>
                    <w:lang w:val="en-US"/>
                  </w:rPr>
                  <w:delText>\\seskcifssvm01\GPT_RPA\Dictionaries</w:delText>
                </w:r>
                <w:r w:rsidR="000F7A49" w:rsidDel="00FB74FA">
                  <w:rPr>
                    <w:rFonts w:ascii="Verdana" w:hAnsi="Verdana" w:cs="Arial"/>
                    <w:color w:val="000000" w:themeColor="text1"/>
                    <w:sz w:val="18"/>
                    <w:szCs w:val="18"/>
                    <w:lang w:val="en-US"/>
                  </w:rPr>
                  <w:fldChar w:fldCharType="end"/>
                </w:r>
                <w:r w:rsidR="000F7A49" w:rsidDel="00FB74FA">
                  <w:rPr>
                    <w:rFonts w:ascii="Verdana" w:hAnsi="Verdana" w:cs="Arial"/>
                    <w:color w:val="000000" w:themeColor="text1"/>
                    <w:sz w:val="18"/>
                    <w:szCs w:val="18"/>
                    <w:lang w:val="en-US"/>
                  </w:rPr>
                  <w:delText xml:space="preserve"> </w:delText>
                </w:r>
                <w:r w:rsidR="000F7A49" w:rsidRPr="00B32DF9" w:rsidDel="00FB74FA">
                  <w:rPr>
                    <w:rFonts w:ascii="Verdana" w:hAnsi="Verdana" w:cs="Arial"/>
                    <w:color w:val="000000" w:themeColor="text1"/>
                    <w:sz w:val="18"/>
                    <w:szCs w:val="18"/>
                    <w:lang w:val="en-US"/>
                  </w:rPr>
                  <w:delText xml:space="preserve"> in the</w:delText>
                </w:r>
                <w:r w:rsidR="000F7A49" w:rsidDel="00FB74FA">
                  <w:rPr>
                    <w:rFonts w:ascii="Verdana" w:hAnsi="Verdana" w:cs="Arial"/>
                    <w:b/>
                    <w:color w:val="000000" w:themeColor="text1"/>
                    <w:sz w:val="18"/>
                    <w:szCs w:val="18"/>
                    <w:lang w:val="en-US"/>
                  </w:rPr>
                  <w:delText xml:space="preserve"> </w:delText>
                </w:r>
                <w:r w:rsidR="000F7A49" w:rsidDel="00FB74FA">
                  <w:rPr>
                    <w:rFonts w:ascii="Verdana" w:hAnsi="Verdana" w:cs="Arial"/>
                    <w:color w:val="000000" w:themeColor="text1"/>
                    <w:sz w:val="18"/>
                    <w:szCs w:val="18"/>
                  </w:rPr>
                  <w:delText xml:space="preserve">‘DropDownLOVs_ddmmmmyyyy’ file in worksheet </w:delText>
                </w:r>
                <w:r w:rsidR="000F7A49" w:rsidDel="00FB74FA">
                  <w:rPr>
                    <w:rFonts w:ascii="Verdana" w:hAnsi="Verdana" w:cs="Arial"/>
                    <w:b/>
                    <w:color w:val="000000" w:themeColor="text1"/>
                    <w:sz w:val="18"/>
                    <w:szCs w:val="18"/>
                    <w:lang w:val="en-US"/>
                  </w:rPr>
                  <w:delText xml:space="preserve"> ‘</w:delText>
                </w:r>
                <w:r w:rsidR="000F7A49" w:rsidRPr="00B32DF9" w:rsidDel="00FB74FA">
                  <w:rPr>
                    <w:rFonts w:ascii="Verdana" w:hAnsi="Verdana" w:cs="Arial"/>
                    <w:color w:val="000000" w:themeColor="text1"/>
                    <w:sz w:val="18"/>
                    <w:szCs w:val="18"/>
                    <w:lang w:val="en-US"/>
                  </w:rPr>
                  <w:delText>All LOVs</w:delText>
                </w:r>
                <w:r w:rsidR="000F7A49" w:rsidDel="00FB74FA">
                  <w:rPr>
                    <w:rFonts w:ascii="Verdana" w:hAnsi="Verdana" w:cs="Arial"/>
                    <w:color w:val="000000" w:themeColor="text1"/>
                    <w:sz w:val="18"/>
                    <w:szCs w:val="18"/>
                    <w:lang w:val="en-US"/>
                  </w:rPr>
                  <w:delText>’</w:delText>
                </w:r>
              </w:del>
            </w:ins>
          </w:p>
        </w:tc>
        <w:tc>
          <w:tcPr>
            <w:tcW w:w="1418" w:type="dxa"/>
          </w:tcPr>
          <w:p w14:paraId="277F4A67" w14:textId="77777777" w:rsidR="00AC235E" w:rsidRPr="000F672E" w:rsidRDefault="00AC235E" w:rsidP="000F672E">
            <w:pPr>
              <w:rPr>
                <w:rFonts w:cs="Arial"/>
                <w:b/>
                <w:color w:val="000000" w:themeColor="text1"/>
                <w:sz w:val="18"/>
                <w:szCs w:val="18"/>
                <w:lang w:val="en-US"/>
              </w:rPr>
            </w:pPr>
          </w:p>
        </w:tc>
        <w:tc>
          <w:tcPr>
            <w:tcW w:w="10938" w:type="dxa"/>
          </w:tcPr>
          <w:p w14:paraId="595607F7" w14:textId="77777777" w:rsidR="00AC235E" w:rsidRDefault="00AC235E" w:rsidP="00DA4947">
            <w:pPr>
              <w:rPr>
                <w:noProof/>
              </w:rPr>
            </w:pPr>
          </w:p>
        </w:tc>
      </w:tr>
      <w:tr w:rsidR="00107058" w:rsidRPr="005335B1" w14:paraId="088EF464" w14:textId="77777777" w:rsidTr="00FA4F51">
        <w:trPr>
          <w:cantSplit/>
          <w:trHeight w:val="20"/>
        </w:trPr>
        <w:tc>
          <w:tcPr>
            <w:tcW w:w="1843" w:type="dxa"/>
          </w:tcPr>
          <w:p w14:paraId="451D6B31" w14:textId="77777777" w:rsidR="00107058" w:rsidRPr="00117423" w:rsidRDefault="00733CA3" w:rsidP="00107058">
            <w:pPr>
              <w:pStyle w:val="steptext"/>
              <w:rPr>
                <w:ins w:id="1644" w:author="Autho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3.1.51</w:t>
            </w:r>
            <w:r w:rsidR="00107058">
              <w:rPr>
                <w:rFonts w:ascii="Verdana" w:eastAsiaTheme="minorHAnsi" w:hAnsi="Verdana" w:cs="Arial"/>
                <w:b/>
                <w:color w:val="000000" w:themeColor="text1"/>
                <w:sz w:val="18"/>
                <w:szCs w:val="18"/>
              </w:rPr>
              <w:t xml:space="preserve"> </w:t>
            </w:r>
            <w:r w:rsidR="00107058" w:rsidRPr="00117423">
              <w:rPr>
                <w:rFonts w:ascii="Verdana" w:eastAsiaTheme="minorHAnsi" w:hAnsi="Verdana" w:cs="Arial"/>
                <w:b/>
                <w:color w:val="000000" w:themeColor="text1"/>
                <w:sz w:val="18"/>
                <w:szCs w:val="18"/>
              </w:rPr>
              <w:t>Save and upload</w:t>
            </w:r>
            <w:r w:rsidR="00107058" w:rsidRPr="00117423">
              <w:rPr>
                <w:rFonts w:ascii="Verdana" w:eastAsiaTheme="minorHAnsi" w:hAnsi="Verdana" w:cs="Arial"/>
                <w:color w:val="000000" w:themeColor="text1"/>
                <w:sz w:val="18"/>
                <w:szCs w:val="18"/>
              </w:rPr>
              <w:t xml:space="preserve"> </w:t>
            </w:r>
            <w:r w:rsidR="00B92DB5" w:rsidRPr="00117423">
              <w:rPr>
                <w:rFonts w:ascii="Verdana" w:eastAsiaTheme="minorHAnsi" w:hAnsi="Verdana" w:cs="Arial"/>
                <w:b/>
                <w:color w:val="000000" w:themeColor="text1"/>
                <w:sz w:val="18"/>
                <w:szCs w:val="18"/>
              </w:rPr>
              <w:t>file in the Shared P</w:t>
            </w:r>
            <w:r w:rsidR="00107058" w:rsidRPr="00117423">
              <w:rPr>
                <w:rFonts w:ascii="Verdana" w:eastAsiaTheme="minorHAnsi" w:hAnsi="Verdana" w:cs="Arial"/>
                <w:b/>
                <w:color w:val="000000" w:themeColor="text1"/>
                <w:sz w:val="18"/>
                <w:szCs w:val="18"/>
              </w:rPr>
              <w:t>ath folder</w:t>
            </w:r>
            <w:r w:rsidR="001C2E59" w:rsidRPr="00117423">
              <w:rPr>
                <w:rFonts w:ascii="Verdana" w:eastAsiaTheme="minorHAnsi" w:hAnsi="Verdana" w:cs="Arial"/>
                <w:b/>
                <w:color w:val="000000" w:themeColor="text1"/>
                <w:sz w:val="18"/>
                <w:szCs w:val="18"/>
              </w:rPr>
              <w:t>. Files will be saved base</w:t>
            </w:r>
            <w:r w:rsidR="00F34E30" w:rsidRPr="00117423">
              <w:rPr>
                <w:rFonts w:ascii="Verdana" w:eastAsiaTheme="minorHAnsi" w:hAnsi="Verdana" w:cs="Arial"/>
                <w:b/>
                <w:color w:val="000000" w:themeColor="text1"/>
                <w:sz w:val="18"/>
                <w:szCs w:val="18"/>
              </w:rPr>
              <w:t xml:space="preserve"> on the Iteration</w:t>
            </w:r>
            <w:r w:rsidR="00117423" w:rsidRPr="00117423">
              <w:rPr>
                <w:rFonts w:ascii="Verdana" w:eastAsiaTheme="minorHAnsi" w:hAnsi="Verdana" w:cs="Arial"/>
                <w:b/>
                <w:color w:val="000000" w:themeColor="text1"/>
                <w:sz w:val="18"/>
                <w:szCs w:val="18"/>
              </w:rPr>
              <w:t xml:space="preserve"> as described.</w:t>
            </w:r>
          </w:p>
          <w:p w14:paraId="14A61464" w14:textId="77777777" w:rsidR="00107058" w:rsidRDefault="00107058" w:rsidP="000F672E">
            <w:pPr>
              <w:pStyle w:val="steptext"/>
              <w:rPr>
                <w:rFonts w:ascii="Verdana" w:eastAsiaTheme="minorHAnsi" w:hAnsi="Verdana" w:cs="Arial"/>
                <w:b/>
                <w:color w:val="000000" w:themeColor="text1"/>
                <w:sz w:val="18"/>
                <w:szCs w:val="18"/>
              </w:rPr>
            </w:pPr>
          </w:p>
        </w:tc>
        <w:tc>
          <w:tcPr>
            <w:tcW w:w="5103" w:type="dxa"/>
          </w:tcPr>
          <w:p w14:paraId="4268EEC9" w14:textId="77777777" w:rsidR="00107058" w:rsidRPr="00117423" w:rsidRDefault="00117423" w:rsidP="00107058">
            <w:pPr>
              <w:pStyle w:val="steptext"/>
              <w:rPr>
                <w:rFonts w:ascii="Verdana" w:eastAsiaTheme="minorHAnsi" w:hAnsi="Verdana" w:cs="Arial"/>
                <w:b/>
                <w:color w:val="000000" w:themeColor="text1"/>
                <w:sz w:val="18"/>
                <w:szCs w:val="18"/>
              </w:rPr>
            </w:pPr>
            <w:r w:rsidRPr="00117423">
              <w:rPr>
                <w:rFonts w:ascii="Verdana" w:eastAsiaTheme="minorHAnsi" w:hAnsi="Verdana" w:cs="Arial"/>
                <w:b/>
                <w:color w:val="000000" w:themeColor="text1"/>
                <w:sz w:val="18"/>
                <w:szCs w:val="18"/>
              </w:rPr>
              <w:t>Save and upload</w:t>
            </w:r>
            <w:r w:rsidRPr="00117423">
              <w:rPr>
                <w:rFonts w:ascii="Verdana" w:eastAsiaTheme="minorHAnsi" w:hAnsi="Verdana" w:cs="Arial"/>
                <w:color w:val="000000" w:themeColor="text1"/>
                <w:sz w:val="18"/>
                <w:szCs w:val="18"/>
              </w:rPr>
              <w:t xml:space="preserve"> </w:t>
            </w:r>
            <w:r w:rsidRPr="00117423">
              <w:rPr>
                <w:rFonts w:ascii="Verdana" w:eastAsiaTheme="minorHAnsi" w:hAnsi="Verdana" w:cs="Arial"/>
                <w:b/>
                <w:color w:val="000000" w:themeColor="text1"/>
                <w:sz w:val="18"/>
                <w:szCs w:val="18"/>
              </w:rPr>
              <w:t>file in the Shared Path</w:t>
            </w:r>
          </w:p>
          <w:p w14:paraId="4E9D602C" w14:textId="77777777" w:rsidR="00117423" w:rsidRDefault="00117423" w:rsidP="00107058">
            <w:pPr>
              <w:pStyle w:val="steptext"/>
              <w:rPr>
                <w:ins w:id="1645" w:author="Author"/>
                <w:rFonts w:ascii="Verdana" w:eastAsiaTheme="minorHAnsi" w:hAnsi="Verdana" w:cs="Arial"/>
                <w:b/>
                <w:i/>
                <w:color w:val="000000" w:themeColor="text1"/>
                <w:sz w:val="18"/>
                <w:szCs w:val="18"/>
              </w:rPr>
            </w:pPr>
          </w:p>
          <w:p w14:paraId="067F58F2" w14:textId="6439CD12" w:rsidR="00107058" w:rsidRPr="00117423" w:rsidRDefault="00107058" w:rsidP="008C5472">
            <w:pPr>
              <w:pStyle w:val="steptext"/>
              <w:numPr>
                <w:ilvl w:val="0"/>
                <w:numId w:val="65"/>
              </w:numPr>
              <w:rPr>
                <w:rFonts w:ascii="Verdana" w:hAnsi="Verdana" w:cs="Arial"/>
                <w:color w:val="000000" w:themeColor="text1"/>
                <w:sz w:val="18"/>
                <w:szCs w:val="18"/>
                <w:lang w:val="en-GB"/>
              </w:rPr>
            </w:pPr>
            <w:ins w:id="1646" w:author="Author">
              <w:r w:rsidRPr="00117423">
                <w:rPr>
                  <w:rFonts w:ascii="Verdana" w:eastAsiaTheme="minorHAnsi" w:hAnsi="Verdana" w:cs="Arial"/>
                  <w:color w:val="000000" w:themeColor="text1"/>
                  <w:sz w:val="18"/>
                  <w:szCs w:val="18"/>
                  <w:lang w:val="en-GB"/>
                </w:rPr>
                <w:t xml:space="preserve">Save file </w:t>
              </w:r>
            </w:ins>
            <w:r w:rsidR="00F34E30" w:rsidRPr="00117423">
              <w:rPr>
                <w:rFonts w:ascii="Verdana" w:eastAsiaTheme="minorHAnsi" w:hAnsi="Verdana" w:cs="Arial"/>
                <w:color w:val="000000" w:themeColor="text1"/>
                <w:sz w:val="18"/>
                <w:szCs w:val="18"/>
                <w:lang w:val="en-GB"/>
              </w:rPr>
              <w:t xml:space="preserve">for Iteration 1 </w:t>
            </w:r>
            <w:ins w:id="1647" w:author="Author">
              <w:r w:rsidRPr="00117423">
                <w:rPr>
                  <w:rFonts w:ascii="Verdana" w:eastAsiaTheme="minorHAnsi" w:hAnsi="Verdana" w:cs="Arial"/>
                  <w:color w:val="000000" w:themeColor="text1"/>
                  <w:sz w:val="18"/>
                  <w:szCs w:val="18"/>
                  <w:lang w:val="en-GB"/>
                </w:rPr>
                <w:t>as</w:t>
              </w:r>
            </w:ins>
            <w:r w:rsidRPr="00117423">
              <w:rPr>
                <w:rFonts w:ascii="Verdana" w:eastAsiaTheme="minorHAnsi" w:hAnsi="Verdana" w:cs="Arial"/>
                <w:color w:val="000000" w:themeColor="text1"/>
                <w:sz w:val="18"/>
                <w:szCs w:val="18"/>
                <w:lang w:val="en-GB"/>
              </w:rPr>
              <w:t xml:space="preserve"> ‘</w:t>
            </w:r>
            <w:r w:rsidRPr="00117423">
              <w:rPr>
                <w:rFonts w:ascii="Verdana" w:hAnsi="Verdana" w:cs="Arial"/>
                <w:color w:val="000000" w:themeColor="text1"/>
                <w:sz w:val="18"/>
                <w:szCs w:val="18"/>
              </w:rPr>
              <w:t>NAM_</w:t>
            </w:r>
            <w:del w:id="1648" w:author="Author">
              <w:r w:rsidRPr="00117423" w:rsidDel="00F06093">
                <w:rPr>
                  <w:rFonts w:ascii="Verdana" w:hAnsi="Verdana" w:cs="Arial"/>
                  <w:color w:val="000000" w:themeColor="text1"/>
                  <w:sz w:val="18"/>
                  <w:szCs w:val="18"/>
                </w:rPr>
                <w:delText>NAM</w:delText>
              </w:r>
            </w:del>
            <w:ins w:id="1649" w:author="Author">
              <w:r w:rsidR="00F06093">
                <w:rPr>
                  <w:rFonts w:ascii="Verdana" w:hAnsi="Verdana" w:cs="Arial"/>
                  <w:color w:val="000000" w:themeColor="text1"/>
                  <w:sz w:val="18"/>
                  <w:szCs w:val="18"/>
                </w:rPr>
                <w:t>AMERICAS</w:t>
              </w:r>
            </w:ins>
            <w:r w:rsidRPr="00117423">
              <w:rPr>
                <w:rFonts w:ascii="Verdana" w:hAnsi="Verdana" w:cs="Arial"/>
                <w:color w:val="000000" w:themeColor="text1"/>
                <w:sz w:val="18"/>
                <w:szCs w:val="18"/>
              </w:rPr>
              <w:t xml:space="preserve">_Month_Year_CSR_Assignments’ and upload it to AMERICAS shared path folder using link </w:t>
            </w:r>
            <w:ins w:id="1650" w:author="Author">
              <w:r w:rsidR="008C5472">
                <w:rPr>
                  <w:rFonts w:ascii="Verdana" w:hAnsi="Verdana" w:cs="Arial"/>
                  <w:color w:val="000000" w:themeColor="text1"/>
                  <w:sz w:val="18"/>
                  <w:szCs w:val="18"/>
                </w:rPr>
                <w:fldChar w:fldCharType="begin"/>
              </w:r>
              <w:r w:rsidR="008C5472">
                <w:rPr>
                  <w:rFonts w:ascii="Verdana" w:hAnsi="Verdana" w:cs="Arial"/>
                  <w:color w:val="000000" w:themeColor="text1"/>
                  <w:sz w:val="18"/>
                  <w:szCs w:val="18"/>
                </w:rPr>
                <w:instrText xml:space="preserve"> HYPERLINK "\\\\seskcifssvm01\\GPT_RPA\\InvoiceValidation\\Process\\AMERICAS\\Input Folder" </w:instrText>
              </w:r>
              <w:r w:rsidR="008C5472">
                <w:rPr>
                  <w:rFonts w:ascii="Verdana" w:hAnsi="Verdana" w:cs="Arial"/>
                  <w:color w:val="000000" w:themeColor="text1"/>
                  <w:sz w:val="18"/>
                  <w:szCs w:val="18"/>
                </w:rPr>
                <w:fldChar w:fldCharType="separate"/>
              </w:r>
              <w:r w:rsidR="008C5472" w:rsidRPr="008C5472">
                <w:rPr>
                  <w:rStyle w:val="Hyperlink"/>
                  <w:rFonts w:ascii="Verdana" w:hAnsi="Verdana" w:cs="Arial"/>
                  <w:sz w:val="18"/>
                  <w:szCs w:val="18"/>
                </w:rPr>
                <w:t>\\seskcifssvm01\GPT_RPA\InvoiceValidation\Process\AMERICAS\Input Folder</w:t>
              </w:r>
              <w:r w:rsidR="008C5472">
                <w:rPr>
                  <w:rFonts w:ascii="Verdana" w:hAnsi="Verdana" w:cs="Arial"/>
                  <w:color w:val="000000" w:themeColor="text1"/>
                  <w:sz w:val="18"/>
                  <w:szCs w:val="18"/>
                </w:rPr>
                <w:fldChar w:fldCharType="end"/>
              </w:r>
            </w:ins>
          </w:p>
          <w:p w14:paraId="5E83F109" w14:textId="77777777" w:rsidR="00107058" w:rsidRPr="00117423" w:rsidRDefault="00107058" w:rsidP="00107058">
            <w:pPr>
              <w:pStyle w:val="steptext"/>
              <w:ind w:left="720"/>
              <w:rPr>
                <w:rFonts w:ascii="Verdana" w:hAnsi="Verdana" w:cs="Arial"/>
                <w:color w:val="000000" w:themeColor="text1"/>
                <w:sz w:val="18"/>
                <w:szCs w:val="18"/>
                <w:lang w:val="en-GB"/>
              </w:rPr>
            </w:pPr>
          </w:p>
          <w:p w14:paraId="06C2DE29" w14:textId="7DEDA36F" w:rsidR="00107058" w:rsidRPr="00117423" w:rsidRDefault="00F34E30" w:rsidP="008C5472">
            <w:pPr>
              <w:pStyle w:val="steptext"/>
              <w:numPr>
                <w:ilvl w:val="0"/>
                <w:numId w:val="65"/>
              </w:numPr>
              <w:rPr>
                <w:rFonts w:ascii="Verdana" w:hAnsi="Verdana" w:cs="Arial"/>
                <w:color w:val="000000" w:themeColor="text1"/>
                <w:sz w:val="18"/>
                <w:szCs w:val="18"/>
                <w:lang w:val="en-GB"/>
              </w:rPr>
            </w:pPr>
            <w:r w:rsidRPr="00117423">
              <w:rPr>
                <w:rFonts w:ascii="Verdana" w:eastAsiaTheme="minorHAnsi" w:hAnsi="Verdana" w:cs="Arial"/>
                <w:color w:val="000000" w:themeColor="text1"/>
                <w:sz w:val="18"/>
                <w:szCs w:val="18"/>
                <w:lang w:val="en-GB"/>
              </w:rPr>
              <w:t>Save file for Iteration 2</w:t>
            </w:r>
            <w:r w:rsidR="00107058" w:rsidRPr="00117423">
              <w:rPr>
                <w:rFonts w:ascii="Verdana" w:eastAsiaTheme="minorHAnsi" w:hAnsi="Verdana" w:cs="Arial"/>
                <w:color w:val="000000" w:themeColor="text1"/>
                <w:sz w:val="18"/>
                <w:szCs w:val="18"/>
                <w:lang w:val="en-GB"/>
              </w:rPr>
              <w:t xml:space="preserve"> as </w:t>
            </w:r>
            <w:r w:rsidR="00107058" w:rsidRPr="00117423">
              <w:rPr>
                <w:rFonts w:ascii="Verdana" w:hAnsi="Verdana" w:cs="Arial"/>
                <w:color w:val="000000" w:themeColor="text1"/>
                <w:sz w:val="18"/>
                <w:szCs w:val="18"/>
              </w:rPr>
              <w:t>NAM_E</w:t>
            </w:r>
            <w:ins w:id="1651" w:author="Author">
              <w:r w:rsidR="00A4198A">
                <w:rPr>
                  <w:rFonts w:ascii="Verdana" w:hAnsi="Verdana" w:cs="Arial"/>
                  <w:color w:val="000000" w:themeColor="text1"/>
                  <w:sz w:val="18"/>
                  <w:szCs w:val="18"/>
                </w:rPr>
                <w:t>UROPE</w:t>
              </w:r>
            </w:ins>
            <w:del w:id="1652" w:author="Author">
              <w:r w:rsidR="00107058" w:rsidRPr="00117423" w:rsidDel="00A4198A">
                <w:rPr>
                  <w:rFonts w:ascii="Verdana" w:hAnsi="Verdana" w:cs="Arial"/>
                  <w:color w:val="000000" w:themeColor="text1"/>
                  <w:sz w:val="18"/>
                  <w:szCs w:val="18"/>
                </w:rPr>
                <w:delText>MEA</w:delText>
              </w:r>
            </w:del>
            <w:r w:rsidR="00107058" w:rsidRPr="00117423">
              <w:rPr>
                <w:rFonts w:ascii="Verdana" w:hAnsi="Verdana" w:cs="Arial"/>
                <w:color w:val="000000" w:themeColor="text1"/>
                <w:sz w:val="18"/>
                <w:szCs w:val="18"/>
              </w:rPr>
              <w:t xml:space="preserve">_Month_Year_CSR_Assignments and upload it to EMEA shared path folder using link </w:t>
            </w:r>
            <w:ins w:id="1653" w:author="Author">
              <w:r w:rsidR="008C5472">
                <w:fldChar w:fldCharType="begin"/>
              </w:r>
              <w:r w:rsidR="008C5472">
                <w:instrText xml:space="preserve"> HYPERLINK "\\\\seskcifssvm01\\GPT_RPA\\InvoiceValidation\\Process\\EMEA\\Input Folder" </w:instrText>
              </w:r>
              <w:r w:rsidR="008C5472">
                <w:fldChar w:fldCharType="separate"/>
              </w:r>
              <w:r w:rsidR="008C5472" w:rsidRPr="008C5472">
                <w:rPr>
                  <w:rStyle w:val="Hyperlink"/>
                </w:rPr>
                <w:t>\\seskcifssvm01\GPT_RPA\InvoiceValidation\Process\EMEA\Input Folder</w:t>
              </w:r>
              <w:r w:rsidR="008C5472">
                <w:fldChar w:fldCharType="end"/>
              </w:r>
            </w:ins>
            <w:del w:id="1654" w:author="Author">
              <w:r w:rsidR="00F96C05" w:rsidDel="008C5472">
                <w:fldChar w:fldCharType="begin"/>
              </w:r>
              <w:r w:rsidR="00F96C05" w:rsidDel="008C5472">
                <w:delInstrText xml:space="preserve"> HYPERLINK "file:///\\\\seskcifssvm01\\EUGG_RPA\\HUB\\InvoiceValidation\\Process\\EMEA\\Input%20Folder%20" </w:delInstrText>
              </w:r>
              <w:r w:rsidR="00F96C05" w:rsidDel="008C5472">
                <w:fldChar w:fldCharType="separate"/>
              </w:r>
              <w:r w:rsidR="00107058" w:rsidRPr="00117423" w:rsidDel="008C5472">
                <w:rPr>
                  <w:rStyle w:val="Hyperlink"/>
                  <w:rFonts w:ascii="Verdana" w:hAnsi="Verdana" w:cs="Arial"/>
                  <w:sz w:val="18"/>
                  <w:szCs w:val="18"/>
                </w:rPr>
                <w:delText>\\seskcifssvm01\EUGG_RPA\HUB\InvoiceValidation\Process\EMEA\Input Folder</w:delText>
              </w:r>
              <w:r w:rsidR="00F96C05" w:rsidDel="008C5472">
                <w:rPr>
                  <w:rStyle w:val="Hyperlink"/>
                  <w:rFonts w:ascii="Verdana" w:hAnsi="Verdana" w:cs="Arial"/>
                  <w:sz w:val="18"/>
                  <w:szCs w:val="18"/>
                </w:rPr>
                <w:fldChar w:fldCharType="end"/>
              </w:r>
              <w:r w:rsidR="00107058" w:rsidRPr="00117423" w:rsidDel="008C5472">
                <w:rPr>
                  <w:rFonts w:ascii="Verdana" w:hAnsi="Verdana" w:cs="Arial"/>
                  <w:color w:val="000000" w:themeColor="text1"/>
                  <w:sz w:val="18"/>
                  <w:szCs w:val="18"/>
                </w:rPr>
                <w:delText xml:space="preserve"> </w:delText>
              </w:r>
            </w:del>
          </w:p>
          <w:p w14:paraId="7CD16FFB" w14:textId="77777777" w:rsidR="00107058" w:rsidRPr="00117423" w:rsidRDefault="00107058" w:rsidP="00107058">
            <w:pPr>
              <w:pStyle w:val="steptext"/>
              <w:rPr>
                <w:rFonts w:ascii="Verdana" w:hAnsi="Verdana" w:cs="Arial"/>
                <w:color w:val="000000" w:themeColor="text1"/>
                <w:sz w:val="18"/>
                <w:szCs w:val="18"/>
                <w:lang w:val="en-GB"/>
              </w:rPr>
            </w:pPr>
          </w:p>
          <w:p w14:paraId="09C1ED05" w14:textId="607AADE4" w:rsidR="00107058" w:rsidRPr="00117423" w:rsidRDefault="00107058" w:rsidP="008C5472">
            <w:pPr>
              <w:pStyle w:val="steptext"/>
              <w:numPr>
                <w:ilvl w:val="0"/>
                <w:numId w:val="65"/>
              </w:numPr>
              <w:rPr>
                <w:rFonts w:ascii="Verdana" w:hAnsi="Verdana" w:cs="Arial"/>
                <w:color w:val="000000" w:themeColor="text1"/>
                <w:sz w:val="18"/>
                <w:szCs w:val="18"/>
                <w:lang w:val="en-GB"/>
              </w:rPr>
            </w:pPr>
            <w:r w:rsidRPr="00117423">
              <w:rPr>
                <w:rFonts w:ascii="Verdana" w:hAnsi="Verdana" w:cs="Arial"/>
                <w:color w:val="000000" w:themeColor="text1"/>
                <w:sz w:val="18"/>
                <w:szCs w:val="18"/>
                <w:lang w:val="en-GB"/>
              </w:rPr>
              <w:t>Save file</w:t>
            </w:r>
            <w:r w:rsidR="00F34E30" w:rsidRPr="00117423">
              <w:rPr>
                <w:rFonts w:ascii="Verdana" w:hAnsi="Verdana" w:cs="Arial"/>
                <w:color w:val="000000" w:themeColor="text1"/>
                <w:sz w:val="18"/>
                <w:szCs w:val="18"/>
                <w:lang w:val="en-GB"/>
              </w:rPr>
              <w:t xml:space="preserve"> for Iteration 3</w:t>
            </w:r>
            <w:r w:rsidRPr="00117423">
              <w:rPr>
                <w:rFonts w:ascii="Verdana" w:hAnsi="Verdana" w:cs="Arial"/>
                <w:color w:val="000000" w:themeColor="text1"/>
                <w:sz w:val="18"/>
                <w:szCs w:val="18"/>
                <w:lang w:val="en-GB"/>
              </w:rPr>
              <w:t xml:space="preserve"> as </w:t>
            </w:r>
            <w:r w:rsidRPr="00117423">
              <w:rPr>
                <w:rFonts w:ascii="Verdana" w:hAnsi="Verdana" w:cs="Arial"/>
                <w:color w:val="000000" w:themeColor="text1"/>
                <w:sz w:val="18"/>
                <w:szCs w:val="18"/>
              </w:rPr>
              <w:t>NAM_</w:t>
            </w:r>
            <w:ins w:id="1655" w:author="Author">
              <w:r w:rsidR="00A4198A">
                <w:rPr>
                  <w:rFonts w:ascii="Verdana" w:hAnsi="Verdana" w:cs="Arial"/>
                  <w:color w:val="000000" w:themeColor="text1"/>
                  <w:sz w:val="18"/>
                  <w:szCs w:val="18"/>
                </w:rPr>
                <w:t>ROW</w:t>
              </w:r>
            </w:ins>
            <w:del w:id="1656" w:author="Author">
              <w:r w:rsidRPr="00117423" w:rsidDel="00A4198A">
                <w:rPr>
                  <w:rFonts w:ascii="Verdana" w:hAnsi="Verdana" w:cs="Arial"/>
                  <w:color w:val="000000" w:themeColor="text1"/>
                  <w:sz w:val="18"/>
                  <w:szCs w:val="18"/>
                </w:rPr>
                <w:delText>ASIAPAC</w:delText>
              </w:r>
            </w:del>
            <w:r w:rsidRPr="00117423">
              <w:rPr>
                <w:rFonts w:ascii="Verdana" w:hAnsi="Verdana" w:cs="Arial"/>
                <w:color w:val="000000" w:themeColor="text1"/>
                <w:sz w:val="18"/>
                <w:szCs w:val="18"/>
              </w:rPr>
              <w:t xml:space="preserve">_Month_Year_CSR_Assignments and upload it to ASIAPAC shared path folder using link </w:t>
            </w:r>
            <w:ins w:id="1657" w:author="Author">
              <w:r w:rsidR="008C5472">
                <w:fldChar w:fldCharType="begin"/>
              </w:r>
              <w:r w:rsidR="008C5472">
                <w:instrText xml:space="preserve"> HYPERLINK "\\\\seskcifssvm01\\GPT_RPA\\InvoiceValidation\\Process\\ASIAPAC\\Input Folder" </w:instrText>
              </w:r>
              <w:r w:rsidR="008C5472">
                <w:fldChar w:fldCharType="separate"/>
              </w:r>
              <w:r w:rsidR="008C5472" w:rsidRPr="008C5472">
                <w:rPr>
                  <w:rStyle w:val="Hyperlink"/>
                </w:rPr>
                <w:t>\\seskcifssvm01\GPT_RPA\InvoiceValidation\Process\ASIAPAC\Input Folder</w:t>
              </w:r>
              <w:r w:rsidR="008C5472">
                <w:fldChar w:fldCharType="end"/>
              </w:r>
            </w:ins>
            <w:del w:id="1658" w:author="Author">
              <w:r w:rsidR="00F96C05" w:rsidDel="008C5472">
                <w:fldChar w:fldCharType="begin"/>
              </w:r>
              <w:r w:rsidR="00F96C05" w:rsidDel="008C5472">
                <w:delInstrText xml:space="preserve"> HYPERLINK "file:///\\\\seskcifssvm01\\EUGG_RPA\\HUB\\InvoiceValidation\\Process\\ASIAPAC\\Input%20Folder" </w:delInstrText>
              </w:r>
              <w:r w:rsidR="00F96C05" w:rsidDel="008C5472">
                <w:fldChar w:fldCharType="separate"/>
              </w:r>
              <w:r w:rsidRPr="00117423" w:rsidDel="008C5472">
                <w:rPr>
                  <w:rStyle w:val="Hyperlink"/>
                  <w:rFonts w:ascii="Verdana" w:hAnsi="Verdana" w:cs="Arial"/>
                  <w:sz w:val="18"/>
                  <w:szCs w:val="18"/>
                </w:rPr>
                <w:delText>\\seskcifssvm01\EUGG_RPA\HUB\InvoiceValidation\Process\ASIAPAC\Input Folder</w:delText>
              </w:r>
              <w:r w:rsidR="00F96C05" w:rsidDel="008C5472">
                <w:rPr>
                  <w:rStyle w:val="Hyperlink"/>
                  <w:rFonts w:ascii="Verdana" w:hAnsi="Verdana" w:cs="Arial"/>
                  <w:sz w:val="18"/>
                  <w:szCs w:val="18"/>
                </w:rPr>
                <w:fldChar w:fldCharType="end"/>
              </w:r>
            </w:del>
          </w:p>
          <w:p w14:paraId="6FAE7D9B" w14:textId="77777777" w:rsidR="00107058" w:rsidRPr="0097748C" w:rsidRDefault="00107058" w:rsidP="00107058">
            <w:pPr>
              <w:pStyle w:val="steptext"/>
              <w:ind w:left="720"/>
              <w:rPr>
                <w:rFonts w:ascii="Verdana" w:hAnsi="Verdana" w:cs="Arial"/>
                <w:i/>
                <w:color w:val="000000" w:themeColor="text1"/>
                <w:sz w:val="18"/>
                <w:szCs w:val="18"/>
                <w:lang w:val="en-GB"/>
              </w:rPr>
            </w:pPr>
          </w:p>
          <w:p w14:paraId="14158445" w14:textId="77777777" w:rsidR="00107058" w:rsidRPr="00107058" w:rsidRDefault="00107058" w:rsidP="00107058">
            <w:pPr>
              <w:pStyle w:val="steptext"/>
              <w:rPr>
                <w:rFonts w:ascii="Verdana" w:eastAsiaTheme="minorHAnsi" w:hAnsi="Verdana" w:cs="Arial"/>
                <w:color w:val="000000" w:themeColor="text1"/>
                <w:sz w:val="18"/>
                <w:szCs w:val="18"/>
                <w:lang w:val="en-GB"/>
              </w:rPr>
            </w:pPr>
          </w:p>
        </w:tc>
        <w:tc>
          <w:tcPr>
            <w:tcW w:w="1418" w:type="dxa"/>
          </w:tcPr>
          <w:p w14:paraId="18800058" w14:textId="77777777" w:rsidR="00107058" w:rsidRPr="000F672E" w:rsidRDefault="00107058" w:rsidP="000F672E">
            <w:pPr>
              <w:rPr>
                <w:rFonts w:cs="Arial"/>
                <w:b/>
                <w:color w:val="000000" w:themeColor="text1"/>
                <w:sz w:val="18"/>
                <w:szCs w:val="18"/>
                <w:lang w:val="en-US"/>
              </w:rPr>
            </w:pPr>
          </w:p>
        </w:tc>
        <w:tc>
          <w:tcPr>
            <w:tcW w:w="10938" w:type="dxa"/>
          </w:tcPr>
          <w:p w14:paraId="0199E911" w14:textId="77777777" w:rsidR="00107058" w:rsidRDefault="00107058" w:rsidP="00DA4947">
            <w:pPr>
              <w:rPr>
                <w:noProof/>
              </w:rPr>
            </w:pPr>
            <w:r>
              <w:rPr>
                <w:noProof/>
                <w:lang w:val="en-US"/>
              </w:rPr>
              <w:drawing>
                <wp:anchor distT="0" distB="0" distL="114300" distR="114300" simplePos="0" relativeHeight="251660288" behindDoc="0" locked="0" layoutInCell="1" allowOverlap="1" wp14:anchorId="7D608B6B" wp14:editId="7BD1860C">
                  <wp:simplePos x="0" y="0"/>
                  <wp:positionH relativeFrom="column">
                    <wp:posOffset>46355</wp:posOffset>
                  </wp:positionH>
                  <wp:positionV relativeFrom="page">
                    <wp:posOffset>0</wp:posOffset>
                  </wp:positionV>
                  <wp:extent cx="4038600" cy="18669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4038600" cy="1866900"/>
                          </a:xfrm>
                          <a:prstGeom prst="rect">
                            <a:avLst/>
                          </a:prstGeom>
                        </pic:spPr>
                      </pic:pic>
                    </a:graphicData>
                  </a:graphic>
                  <wp14:sizeRelH relativeFrom="margin">
                    <wp14:pctWidth>0</wp14:pctWidth>
                  </wp14:sizeRelH>
                </wp:anchor>
              </w:drawing>
            </w:r>
            <w:r>
              <w:rPr>
                <w:noProof/>
                <w:lang w:val="en-US"/>
              </w:rPr>
              <w:drawing>
                <wp:inline distT="0" distB="0" distL="0" distR="0" wp14:anchorId="3010819B" wp14:editId="0448EBE8">
                  <wp:extent cx="4029075" cy="24574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029075" cy="2457450"/>
                          </a:xfrm>
                          <a:prstGeom prst="rect">
                            <a:avLst/>
                          </a:prstGeom>
                        </pic:spPr>
                      </pic:pic>
                    </a:graphicData>
                  </a:graphic>
                </wp:inline>
              </w:drawing>
            </w:r>
          </w:p>
        </w:tc>
      </w:tr>
      <w:tr w:rsidR="00107058" w:rsidRPr="005335B1" w14:paraId="582F4E27" w14:textId="77777777" w:rsidTr="00FA4F51">
        <w:trPr>
          <w:cantSplit/>
          <w:trHeight w:val="20"/>
        </w:trPr>
        <w:tc>
          <w:tcPr>
            <w:tcW w:w="1843" w:type="dxa"/>
          </w:tcPr>
          <w:p w14:paraId="6F42512E" w14:textId="77777777" w:rsidR="00C55020" w:rsidRDefault="00733CA3" w:rsidP="00C55020">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3.1.52</w:t>
            </w:r>
            <w:r w:rsidR="00C55020">
              <w:rPr>
                <w:rFonts w:ascii="Verdana" w:eastAsiaTheme="minorHAnsi" w:hAnsi="Verdana" w:cs="Arial"/>
                <w:b/>
                <w:color w:val="000000" w:themeColor="text1"/>
                <w:sz w:val="18"/>
                <w:szCs w:val="18"/>
              </w:rPr>
              <w:t xml:space="preserve"> </w:t>
            </w:r>
            <w:r w:rsidR="00C55020">
              <w:rPr>
                <w:rFonts w:ascii="Verdana" w:eastAsiaTheme="minorHAnsi" w:hAnsi="Verdana" w:cs="Arial"/>
                <w:b/>
                <w:i/>
                <w:color w:val="000000" w:themeColor="text1"/>
                <w:sz w:val="18"/>
                <w:szCs w:val="18"/>
              </w:rPr>
              <w:t>Prepare the Sweden CSR report. Use Global Template</w:t>
            </w:r>
          </w:p>
          <w:p w14:paraId="5E314789" w14:textId="77777777" w:rsidR="0037693C" w:rsidRDefault="0037693C" w:rsidP="00C55020">
            <w:pPr>
              <w:pStyle w:val="steptext"/>
              <w:rPr>
                <w:rFonts w:ascii="Verdana" w:eastAsiaTheme="minorHAnsi" w:hAnsi="Verdana" w:cs="Arial"/>
                <w:b/>
                <w:i/>
                <w:color w:val="000000" w:themeColor="text1"/>
                <w:sz w:val="18"/>
                <w:szCs w:val="18"/>
              </w:rPr>
            </w:pPr>
            <w:r>
              <w:rPr>
                <w:rFonts w:ascii="Verdana" w:eastAsiaTheme="minorHAnsi" w:hAnsi="Verdana" w:cs="Arial"/>
                <w:b/>
                <w:i/>
                <w:color w:val="000000" w:themeColor="text1"/>
                <w:sz w:val="18"/>
                <w:szCs w:val="18"/>
              </w:rPr>
              <w:t>*Step applicable for all Iterations (1,2,3)</w:t>
            </w:r>
          </w:p>
          <w:p w14:paraId="239231B5" w14:textId="77777777" w:rsidR="00107058" w:rsidRDefault="00107058" w:rsidP="000F672E">
            <w:pPr>
              <w:pStyle w:val="steptext"/>
              <w:rPr>
                <w:rFonts w:ascii="Verdana" w:eastAsiaTheme="minorHAnsi" w:hAnsi="Verdana" w:cs="Arial"/>
                <w:b/>
                <w:color w:val="000000" w:themeColor="text1"/>
                <w:sz w:val="18"/>
                <w:szCs w:val="18"/>
              </w:rPr>
            </w:pPr>
          </w:p>
        </w:tc>
        <w:tc>
          <w:tcPr>
            <w:tcW w:w="5103" w:type="dxa"/>
          </w:tcPr>
          <w:p w14:paraId="3A89A58D" w14:textId="77777777" w:rsidR="00564811" w:rsidRPr="00BF7E91" w:rsidRDefault="00564811" w:rsidP="00564811">
            <w:pPr>
              <w:pStyle w:val="steptext"/>
              <w:rPr>
                <w:rFonts w:ascii="Verdana" w:eastAsiaTheme="minorHAnsi" w:hAnsi="Verdana" w:cs="Arial"/>
                <w:b/>
                <w:color w:val="000000" w:themeColor="text1"/>
                <w:sz w:val="18"/>
                <w:szCs w:val="18"/>
                <w:rPrChange w:id="1659" w:author="Author">
                  <w:rPr>
                    <w:rFonts w:ascii="Verdana" w:eastAsiaTheme="minorHAnsi" w:hAnsi="Verdana" w:cs="Arial"/>
                    <w:color w:val="000000" w:themeColor="text1"/>
                    <w:sz w:val="18"/>
                    <w:szCs w:val="18"/>
                  </w:rPr>
                </w:rPrChange>
              </w:rPr>
            </w:pPr>
            <w:r w:rsidRPr="00BF7E91">
              <w:rPr>
                <w:rFonts w:ascii="Verdana" w:eastAsiaTheme="minorHAnsi" w:hAnsi="Verdana" w:cs="Arial"/>
                <w:b/>
                <w:color w:val="000000" w:themeColor="text1"/>
                <w:sz w:val="18"/>
                <w:szCs w:val="18"/>
                <w:rPrChange w:id="1660" w:author="Author">
                  <w:rPr>
                    <w:rFonts w:ascii="Verdana" w:eastAsiaTheme="minorHAnsi" w:hAnsi="Verdana" w:cs="Arial"/>
                    <w:i/>
                    <w:color w:val="000000" w:themeColor="text1"/>
                    <w:sz w:val="18"/>
                    <w:szCs w:val="18"/>
                  </w:rPr>
                </w:rPrChange>
              </w:rPr>
              <w:t>Prepare the Sweden CSR report</w:t>
            </w:r>
            <w:r w:rsidR="00A9209B" w:rsidRPr="00BF7E91">
              <w:rPr>
                <w:rFonts w:ascii="Verdana" w:eastAsiaTheme="minorHAnsi" w:hAnsi="Verdana" w:cs="Arial"/>
                <w:b/>
                <w:color w:val="000000" w:themeColor="text1"/>
                <w:sz w:val="18"/>
                <w:szCs w:val="18"/>
                <w:rPrChange w:id="1661" w:author="Author">
                  <w:rPr>
                    <w:rFonts w:ascii="Verdana" w:eastAsiaTheme="minorHAnsi" w:hAnsi="Verdana" w:cs="Arial"/>
                    <w:i/>
                    <w:color w:val="000000" w:themeColor="text1"/>
                    <w:sz w:val="18"/>
                    <w:szCs w:val="18"/>
                  </w:rPr>
                </w:rPrChange>
              </w:rPr>
              <w:t xml:space="preserve"> for Iteration 1, 2 and 3:</w:t>
            </w:r>
            <w:r w:rsidRPr="00BF7E91">
              <w:rPr>
                <w:rFonts w:ascii="Verdana" w:eastAsiaTheme="minorHAnsi" w:hAnsi="Verdana" w:cs="Arial"/>
                <w:b/>
                <w:color w:val="000000" w:themeColor="text1"/>
                <w:sz w:val="18"/>
                <w:szCs w:val="18"/>
                <w:rPrChange w:id="1662" w:author="Author">
                  <w:rPr>
                    <w:rFonts w:ascii="Verdana" w:eastAsiaTheme="minorHAnsi" w:hAnsi="Verdana" w:cs="Arial"/>
                    <w:i/>
                    <w:color w:val="000000" w:themeColor="text1"/>
                    <w:sz w:val="18"/>
                    <w:szCs w:val="18"/>
                  </w:rPr>
                </w:rPrChange>
              </w:rPr>
              <w:t xml:space="preserve"> Use Global Template</w:t>
            </w:r>
            <w:r w:rsidRPr="00BF7E91">
              <w:rPr>
                <w:rFonts w:ascii="Verdana" w:eastAsiaTheme="minorHAnsi" w:hAnsi="Verdana" w:cs="Arial"/>
                <w:b/>
                <w:color w:val="000000" w:themeColor="text1"/>
                <w:sz w:val="18"/>
                <w:szCs w:val="18"/>
                <w:rPrChange w:id="1663" w:author="Author">
                  <w:rPr>
                    <w:rFonts w:ascii="Verdana" w:eastAsiaTheme="minorHAnsi" w:hAnsi="Verdana" w:cs="Arial"/>
                    <w:color w:val="000000" w:themeColor="text1"/>
                    <w:sz w:val="18"/>
                    <w:szCs w:val="18"/>
                  </w:rPr>
                </w:rPrChange>
              </w:rPr>
              <w:t xml:space="preserve"> </w:t>
            </w:r>
          </w:p>
          <w:p w14:paraId="4DA0DFEC" w14:textId="77777777" w:rsidR="00564811" w:rsidRDefault="00564811" w:rsidP="00564811">
            <w:pPr>
              <w:pStyle w:val="steptext"/>
              <w:rPr>
                <w:rFonts w:ascii="Verdana" w:eastAsiaTheme="minorHAnsi" w:hAnsi="Verdana" w:cs="Arial"/>
                <w:color w:val="000000" w:themeColor="text1"/>
                <w:sz w:val="18"/>
                <w:szCs w:val="18"/>
              </w:rPr>
            </w:pPr>
          </w:p>
          <w:p w14:paraId="2FBB4870" w14:textId="360A75A2" w:rsidR="00A86C03" w:rsidRDefault="0037693C" w:rsidP="00BE53D6">
            <w:pPr>
              <w:pStyle w:val="steptext"/>
              <w:numPr>
                <w:ilvl w:val="0"/>
                <w:numId w:val="66"/>
              </w:numPr>
              <w:rPr>
                <w:ins w:id="1664" w:author="Author"/>
                <w:rFonts w:ascii="Verdana" w:eastAsiaTheme="minorHAnsi" w:hAnsi="Verdana" w:cs="Arial"/>
                <w:color w:val="000000" w:themeColor="text1"/>
                <w:sz w:val="18"/>
                <w:szCs w:val="18"/>
              </w:rPr>
            </w:pPr>
            <w:r>
              <w:rPr>
                <w:rFonts w:ascii="Verdana" w:eastAsiaTheme="minorHAnsi" w:hAnsi="Verdana" w:cs="Arial"/>
                <w:color w:val="000000" w:themeColor="text1"/>
                <w:sz w:val="18"/>
                <w:szCs w:val="18"/>
              </w:rPr>
              <w:t>Download and o</w:t>
            </w:r>
            <w:r w:rsidR="00C55020" w:rsidRPr="00C55020">
              <w:rPr>
                <w:rFonts w:ascii="Verdana" w:eastAsiaTheme="minorHAnsi" w:hAnsi="Verdana" w:cs="Arial"/>
                <w:color w:val="000000" w:themeColor="text1"/>
                <w:sz w:val="18"/>
                <w:szCs w:val="18"/>
              </w:rPr>
              <w:t>pen the CSR report containing Sweden data</w:t>
            </w:r>
            <w:r>
              <w:rPr>
                <w:rFonts w:ascii="Verdana" w:eastAsiaTheme="minorHAnsi" w:hAnsi="Verdana" w:cs="Arial"/>
                <w:color w:val="000000" w:themeColor="text1"/>
                <w:sz w:val="18"/>
                <w:szCs w:val="18"/>
              </w:rPr>
              <w:t xml:space="preserve"> for the 3 iterations</w:t>
            </w:r>
            <w:ins w:id="1665" w:author="Author">
              <w:r w:rsidR="00F07240">
                <w:rPr>
                  <w:rFonts w:ascii="Verdana" w:eastAsiaTheme="minorHAnsi" w:hAnsi="Verdana" w:cs="Arial"/>
                  <w:color w:val="000000" w:themeColor="text1"/>
                  <w:sz w:val="18"/>
                  <w:szCs w:val="18"/>
                </w:rPr>
                <w:t xml:space="preserve"> from Shared Network Path</w:t>
              </w:r>
              <w:r w:rsidR="00B63857">
                <w:rPr>
                  <w:rFonts w:ascii="Verdana" w:eastAsiaTheme="minorHAnsi" w:hAnsi="Verdana" w:cs="Arial"/>
                  <w:color w:val="000000" w:themeColor="text1"/>
                  <w:sz w:val="18"/>
                  <w:szCs w:val="18"/>
                </w:rPr>
                <w:t>:</w:t>
              </w:r>
            </w:ins>
          </w:p>
          <w:p w14:paraId="164EE968" w14:textId="77777777" w:rsidR="00613B52" w:rsidRPr="00613B52" w:rsidRDefault="00613B52" w:rsidP="00613B52">
            <w:pPr>
              <w:pStyle w:val="steptext"/>
              <w:ind w:left="720"/>
              <w:rPr>
                <w:ins w:id="1666" w:author="Author"/>
                <w:rFonts w:ascii="Verdana" w:eastAsiaTheme="minorHAnsi" w:hAnsi="Verdana" w:cs="Arial"/>
                <w:color w:val="000000" w:themeColor="text1"/>
                <w:sz w:val="18"/>
                <w:szCs w:val="18"/>
              </w:rPr>
            </w:pPr>
            <w:ins w:id="1667" w:author="Author">
              <w:del w:id="1668" w:author="Author">
                <w:r w:rsidRPr="00613B52" w:rsidDel="00F07240">
                  <w:rPr>
                    <w:rFonts w:ascii="Verdana" w:eastAsiaTheme="minorHAnsi" w:hAnsi="Verdana" w:cs="Arial"/>
                    <w:color w:val="000000" w:themeColor="text1"/>
                    <w:sz w:val="18"/>
                    <w:szCs w:val="18"/>
                  </w:rPr>
                  <w:delText>•</w:delText>
                </w:r>
                <w:r w:rsidRPr="00613B52" w:rsidDel="00F07240">
                  <w:rPr>
                    <w:rFonts w:ascii="Verdana" w:eastAsiaTheme="minorHAnsi" w:hAnsi="Verdana" w:cs="Arial"/>
                    <w:color w:val="000000" w:themeColor="text1"/>
                    <w:sz w:val="18"/>
                    <w:szCs w:val="18"/>
                  </w:rPr>
                  <w:tab/>
                </w:r>
              </w:del>
              <w:r w:rsidRPr="00613B52">
                <w:rPr>
                  <w:rFonts w:ascii="Verdana" w:eastAsiaTheme="minorHAnsi" w:hAnsi="Verdana" w:cs="Arial"/>
                  <w:color w:val="000000" w:themeColor="text1"/>
                  <w:sz w:val="18"/>
                  <w:szCs w:val="18"/>
                </w:rPr>
                <w:t>SE_ MonthYear_Americas_</w:t>
              </w:r>
              <w:r w:rsidRPr="004E50EE">
                <w:rPr>
                  <w:rFonts w:ascii="Verdana" w:eastAsiaTheme="minorHAnsi" w:hAnsi="Verdana" w:cs="Arial"/>
                  <w:color w:val="70AD47" w:themeColor="accent6"/>
                  <w:sz w:val="18"/>
                  <w:szCs w:val="18"/>
                  <w:rPrChange w:id="1669" w:author="Author">
                    <w:rPr>
                      <w:rFonts w:ascii="Verdana" w:eastAsiaTheme="minorHAnsi" w:hAnsi="Verdana" w:cs="Arial"/>
                      <w:color w:val="000000" w:themeColor="text1"/>
                      <w:sz w:val="18"/>
                      <w:szCs w:val="18"/>
                    </w:rPr>
                  </w:rPrChange>
                </w:rPr>
                <w:t>Iteration_1</w:t>
              </w:r>
            </w:ins>
          </w:p>
          <w:p w14:paraId="6C5D00FD" w14:textId="77777777" w:rsidR="00613B52" w:rsidRPr="00613B52" w:rsidRDefault="00613B52" w:rsidP="00613B52">
            <w:pPr>
              <w:pStyle w:val="steptext"/>
              <w:ind w:left="720"/>
              <w:rPr>
                <w:ins w:id="1670" w:author="Author"/>
                <w:rFonts w:ascii="Verdana" w:eastAsiaTheme="minorHAnsi" w:hAnsi="Verdana" w:cs="Arial"/>
                <w:color w:val="000000" w:themeColor="text1"/>
                <w:sz w:val="18"/>
                <w:szCs w:val="18"/>
              </w:rPr>
            </w:pPr>
            <w:ins w:id="1671" w:author="Author">
              <w:del w:id="1672" w:author="Author">
                <w:r w:rsidRPr="00613B52" w:rsidDel="00F07240">
                  <w:rPr>
                    <w:rFonts w:ascii="Verdana" w:eastAsiaTheme="minorHAnsi" w:hAnsi="Verdana" w:cs="Arial"/>
                    <w:color w:val="000000" w:themeColor="text1"/>
                    <w:sz w:val="18"/>
                    <w:szCs w:val="18"/>
                  </w:rPr>
                  <w:delText>•</w:delText>
                </w:r>
                <w:r w:rsidRPr="00613B52" w:rsidDel="00F07240">
                  <w:rPr>
                    <w:rFonts w:ascii="Verdana" w:eastAsiaTheme="minorHAnsi" w:hAnsi="Verdana" w:cs="Arial"/>
                    <w:color w:val="000000" w:themeColor="text1"/>
                    <w:sz w:val="18"/>
                    <w:szCs w:val="18"/>
                  </w:rPr>
                  <w:tab/>
                </w:r>
              </w:del>
              <w:r w:rsidRPr="00613B52">
                <w:rPr>
                  <w:rFonts w:ascii="Verdana" w:eastAsiaTheme="minorHAnsi" w:hAnsi="Verdana" w:cs="Arial"/>
                  <w:color w:val="000000" w:themeColor="text1"/>
                  <w:sz w:val="18"/>
                  <w:szCs w:val="18"/>
                </w:rPr>
                <w:t>SE_ MonthYear_Europe_</w:t>
              </w:r>
              <w:r w:rsidRPr="004E50EE">
                <w:rPr>
                  <w:rFonts w:ascii="Verdana" w:eastAsiaTheme="minorHAnsi" w:hAnsi="Verdana" w:cs="Arial"/>
                  <w:color w:val="2E74B5" w:themeColor="accent1" w:themeShade="BF"/>
                  <w:sz w:val="18"/>
                  <w:szCs w:val="18"/>
                  <w:rPrChange w:id="1673" w:author="Author">
                    <w:rPr>
                      <w:rFonts w:ascii="Verdana" w:eastAsiaTheme="minorHAnsi" w:hAnsi="Verdana" w:cs="Arial"/>
                      <w:color w:val="000000" w:themeColor="text1"/>
                      <w:sz w:val="18"/>
                      <w:szCs w:val="18"/>
                    </w:rPr>
                  </w:rPrChange>
                </w:rPr>
                <w:t>Iteration_2</w:t>
              </w:r>
            </w:ins>
          </w:p>
          <w:p w14:paraId="09B4EB52" w14:textId="46FBCB51" w:rsidR="00B63857" w:rsidRDefault="00613B52">
            <w:pPr>
              <w:pStyle w:val="steptext"/>
              <w:ind w:left="720"/>
              <w:rPr>
                <w:rFonts w:ascii="Verdana" w:eastAsiaTheme="minorHAnsi" w:hAnsi="Verdana" w:cs="Arial"/>
                <w:color w:val="000000" w:themeColor="text1"/>
                <w:sz w:val="18"/>
                <w:szCs w:val="18"/>
              </w:rPr>
              <w:pPrChange w:id="1674" w:author="Author">
                <w:pPr>
                  <w:pStyle w:val="steptext"/>
                  <w:numPr>
                    <w:numId w:val="66"/>
                  </w:numPr>
                  <w:ind w:left="720" w:hanging="360"/>
                </w:pPr>
              </w:pPrChange>
            </w:pPr>
            <w:ins w:id="1675" w:author="Author">
              <w:del w:id="1676" w:author="Author">
                <w:r w:rsidRPr="00613B52" w:rsidDel="00F07240">
                  <w:rPr>
                    <w:rFonts w:ascii="Verdana" w:eastAsiaTheme="minorHAnsi" w:hAnsi="Verdana" w:cs="Arial"/>
                    <w:color w:val="000000" w:themeColor="text1"/>
                    <w:sz w:val="18"/>
                    <w:szCs w:val="18"/>
                  </w:rPr>
                  <w:delText>•</w:delText>
                </w:r>
                <w:r w:rsidRPr="00613B52" w:rsidDel="00F07240">
                  <w:rPr>
                    <w:rFonts w:ascii="Verdana" w:eastAsiaTheme="minorHAnsi" w:hAnsi="Verdana" w:cs="Arial"/>
                    <w:color w:val="000000" w:themeColor="text1"/>
                    <w:sz w:val="18"/>
                    <w:szCs w:val="18"/>
                  </w:rPr>
                  <w:tab/>
                </w:r>
              </w:del>
              <w:r w:rsidRPr="00613B52">
                <w:rPr>
                  <w:rFonts w:ascii="Verdana" w:eastAsiaTheme="minorHAnsi" w:hAnsi="Verdana" w:cs="Arial"/>
                  <w:color w:val="000000" w:themeColor="text1"/>
                  <w:sz w:val="18"/>
                  <w:szCs w:val="18"/>
                </w:rPr>
                <w:t>SE_ MonthYear_ROW_</w:t>
              </w:r>
              <w:r w:rsidRPr="004E50EE">
                <w:rPr>
                  <w:rFonts w:ascii="Verdana" w:eastAsiaTheme="minorHAnsi" w:hAnsi="Verdana" w:cs="Arial"/>
                  <w:color w:val="7030A0"/>
                  <w:sz w:val="18"/>
                  <w:szCs w:val="18"/>
                  <w:rPrChange w:id="1677" w:author="Author">
                    <w:rPr>
                      <w:rFonts w:ascii="Verdana" w:eastAsiaTheme="minorHAnsi" w:hAnsi="Verdana" w:cs="Arial"/>
                      <w:color w:val="000000" w:themeColor="text1"/>
                      <w:sz w:val="18"/>
                      <w:szCs w:val="18"/>
                    </w:rPr>
                  </w:rPrChange>
                </w:rPr>
                <w:t>Iteration_3</w:t>
              </w:r>
            </w:ins>
          </w:p>
          <w:p w14:paraId="3ED6B326" w14:textId="77777777" w:rsidR="00A86C03" w:rsidRDefault="00A86C03" w:rsidP="00A86C03">
            <w:pPr>
              <w:pStyle w:val="steptext"/>
              <w:ind w:left="720"/>
              <w:rPr>
                <w:rFonts w:ascii="Verdana" w:eastAsiaTheme="minorHAnsi" w:hAnsi="Verdana" w:cs="Arial"/>
                <w:color w:val="000000" w:themeColor="text1"/>
                <w:sz w:val="18"/>
                <w:szCs w:val="18"/>
              </w:rPr>
            </w:pPr>
          </w:p>
          <w:p w14:paraId="4DA39710" w14:textId="74151421" w:rsidR="00A86C03" w:rsidRPr="00127B90" w:rsidDel="00613482" w:rsidRDefault="00A86C03" w:rsidP="00BE53D6">
            <w:pPr>
              <w:pStyle w:val="steptext"/>
              <w:numPr>
                <w:ilvl w:val="0"/>
                <w:numId w:val="66"/>
              </w:numPr>
              <w:rPr>
                <w:del w:id="1678" w:author="Author"/>
                <w:rFonts w:ascii="Verdana" w:hAnsi="Verdana" w:cs="Arial"/>
                <w:color w:val="000000" w:themeColor="text1"/>
                <w:sz w:val="18"/>
                <w:szCs w:val="18"/>
              </w:rPr>
            </w:pPr>
            <w:del w:id="1679" w:author="Author">
              <w:r w:rsidRPr="000B5EBA" w:rsidDel="00613482">
                <w:rPr>
                  <w:rFonts w:ascii="Verdana" w:hAnsi="Verdana" w:cs="Arial"/>
                  <w:color w:val="000000" w:themeColor="text1"/>
                  <w:sz w:val="18"/>
                  <w:szCs w:val="18"/>
                </w:rPr>
                <w:delText>Check if the CSR columns that will be used in the process are available. Column names that bot will check:</w:delText>
              </w:r>
              <w:r w:rsidDel="00613482">
                <w:rPr>
                  <w:rFonts w:ascii="Verdana" w:hAnsi="Verdana" w:cs="Arial"/>
                  <w:color w:val="000000" w:themeColor="text1"/>
                  <w:sz w:val="18"/>
                  <w:szCs w:val="18"/>
                </w:rPr>
                <w:delText xml:space="preserve"> </w:delText>
              </w:r>
              <w:r w:rsidRPr="00C55020" w:rsidDel="00613482">
                <w:rPr>
                  <w:rFonts w:ascii="Verdana" w:eastAsiaTheme="minorHAnsi" w:hAnsi="Verdana" w:cs="Arial"/>
                  <w:color w:val="000000" w:themeColor="text1"/>
                  <w:sz w:val="18"/>
                  <w:szCs w:val="18"/>
                </w:rPr>
                <w:delText>‘Cost Center’</w:delText>
              </w:r>
              <w:r w:rsidDel="00613482">
                <w:rPr>
                  <w:rFonts w:ascii="Verdana" w:eastAsiaTheme="minorHAnsi" w:hAnsi="Verdana" w:cs="Arial"/>
                  <w:color w:val="000000" w:themeColor="text1"/>
                  <w:sz w:val="18"/>
                  <w:szCs w:val="18"/>
                </w:rPr>
                <w:delText xml:space="preserve">, </w:delText>
              </w:r>
              <w:r w:rsidRPr="002D2CC8" w:rsidDel="00613482">
                <w:rPr>
                  <w:rFonts w:ascii="Verdana" w:eastAsiaTheme="minorHAnsi" w:hAnsi="Verdana" w:cs="Arial"/>
                  <w:color w:val="000000" w:themeColor="text1"/>
                  <w:sz w:val="18"/>
                  <w:szCs w:val="18"/>
                </w:rPr>
                <w:delText>‘Business Area’</w:delText>
              </w:r>
              <w:r w:rsidDel="00613482">
                <w:rPr>
                  <w:rFonts w:ascii="Verdana" w:eastAsiaTheme="minorHAnsi" w:hAnsi="Verdana" w:cs="Arial"/>
                  <w:color w:val="000000" w:themeColor="text1"/>
                  <w:sz w:val="18"/>
                  <w:szCs w:val="18"/>
                </w:rPr>
                <w:delText>,</w:delText>
              </w:r>
              <w:r w:rsidR="007F1394" w:rsidDel="00613482">
                <w:rPr>
                  <w:rFonts w:ascii="Verdana" w:eastAsiaTheme="minorHAnsi" w:hAnsi="Verdana" w:cs="Arial"/>
                  <w:color w:val="000000" w:themeColor="text1"/>
                  <w:sz w:val="18"/>
                  <w:szCs w:val="18"/>
                </w:rPr>
                <w:delText xml:space="preserve"> </w:delText>
              </w:r>
              <w:r w:rsidR="007F1394" w:rsidRPr="000B5EBA" w:rsidDel="00613482">
                <w:rPr>
                  <w:rFonts w:ascii="Verdana" w:hAnsi="Verdana" w:cs="Arial"/>
                  <w:color w:val="000000" w:themeColor="text1"/>
                  <w:sz w:val="18"/>
                  <w:szCs w:val="18"/>
                </w:rPr>
                <w:delText>‘</w:delText>
              </w:r>
              <w:r w:rsidR="007F1394" w:rsidRPr="000B5EBA" w:rsidDel="00613482">
                <w:rPr>
                  <w:rFonts w:ascii="Verdana" w:eastAsiaTheme="minorHAnsi" w:hAnsi="Verdana" w:cs="Arial"/>
                  <w:color w:val="000000" w:themeColor="text1"/>
                  <w:sz w:val="18"/>
                  <w:szCs w:val="18"/>
                  <w:lang w:val="en-AU"/>
                </w:rPr>
                <w:delText>Reference Document Number</w:delText>
              </w:r>
              <w:r w:rsidR="007F1394" w:rsidRPr="000B5EBA" w:rsidDel="00613482">
                <w:rPr>
                  <w:rFonts w:ascii="Verdana" w:hAnsi="Verdana" w:cs="Arial"/>
                  <w:color w:val="000000" w:themeColor="text1"/>
                  <w:sz w:val="18"/>
                  <w:szCs w:val="18"/>
                </w:rPr>
                <w:delText>’</w:delText>
              </w:r>
              <w:r w:rsidR="007F1394" w:rsidDel="00613482">
                <w:rPr>
                  <w:rFonts w:ascii="Verdana" w:hAnsi="Verdana" w:cs="Arial"/>
                  <w:color w:val="000000" w:themeColor="text1"/>
                  <w:sz w:val="18"/>
                  <w:szCs w:val="18"/>
                </w:rPr>
                <w:delText>,</w:delText>
              </w:r>
              <w:r w:rsidDel="00613482">
                <w:rPr>
                  <w:rFonts w:ascii="Verdana" w:eastAsiaTheme="minorHAnsi" w:hAnsi="Verdana" w:cs="Arial"/>
                  <w:color w:val="000000" w:themeColor="text1"/>
                  <w:sz w:val="18"/>
                  <w:szCs w:val="18"/>
                </w:rPr>
                <w:delText xml:space="preserve"> </w:delText>
              </w:r>
              <w:r w:rsidR="007F1394" w:rsidRPr="002D2CC8" w:rsidDel="00613482">
                <w:rPr>
                  <w:rFonts w:ascii="Verdana" w:eastAsiaTheme="minorHAnsi" w:hAnsi="Verdana" w:cs="Arial"/>
                  <w:color w:val="000000" w:themeColor="text1"/>
                  <w:sz w:val="18"/>
                  <w:szCs w:val="18"/>
                  <w:lang w:val="en-GB"/>
                </w:rPr>
                <w:delText>‘SAP PO Type’</w:delText>
              </w:r>
              <w:r w:rsidR="007F1394" w:rsidDel="00613482">
                <w:rPr>
                  <w:rFonts w:ascii="Verdana" w:eastAsiaTheme="minorHAnsi" w:hAnsi="Verdana" w:cs="Arial"/>
                  <w:color w:val="000000" w:themeColor="text1"/>
                  <w:sz w:val="18"/>
                  <w:szCs w:val="18"/>
                  <w:lang w:val="en-GB"/>
                </w:rPr>
                <w:delText>,</w:delText>
              </w:r>
              <w:r w:rsidR="00127B90" w:rsidDel="00613482">
                <w:rPr>
                  <w:rFonts w:ascii="Verdana" w:eastAsiaTheme="minorHAnsi" w:hAnsi="Verdana" w:cs="Arial"/>
                  <w:color w:val="000000" w:themeColor="text1"/>
                  <w:sz w:val="18"/>
                  <w:szCs w:val="18"/>
                  <w:lang w:val="en-GB"/>
                </w:rPr>
                <w:delText xml:space="preserve"> ‘</w:delText>
              </w:r>
              <w:r w:rsidR="00127B90" w:rsidRPr="002D2CC8" w:rsidDel="00613482">
                <w:rPr>
                  <w:rFonts w:ascii="Verdana" w:eastAsiaTheme="minorHAnsi" w:hAnsi="Verdana" w:cs="Arial"/>
                  <w:color w:val="000000" w:themeColor="text1"/>
                  <w:sz w:val="18"/>
                  <w:szCs w:val="18"/>
                </w:rPr>
                <w:delText>Invoice Line Item</w:delText>
              </w:r>
              <w:r w:rsidR="00127B90" w:rsidDel="00613482">
                <w:rPr>
                  <w:rFonts w:ascii="Verdana" w:eastAsiaTheme="minorHAnsi" w:hAnsi="Verdana" w:cs="Arial"/>
                  <w:color w:val="000000" w:themeColor="text1"/>
                  <w:sz w:val="18"/>
                  <w:szCs w:val="18"/>
                </w:rPr>
                <w:delText>’,</w:delText>
              </w:r>
              <w:r w:rsidR="00127B90" w:rsidRPr="002D2CC8" w:rsidDel="00613482">
                <w:rPr>
                  <w:rFonts w:ascii="Verdana" w:eastAsiaTheme="minorHAnsi" w:hAnsi="Verdana" w:cs="Arial"/>
                  <w:color w:val="000000" w:themeColor="text1"/>
                  <w:sz w:val="18"/>
                  <w:szCs w:val="18"/>
                </w:rPr>
                <w:delText xml:space="preserve"> </w:delText>
              </w:r>
              <w:r w:rsidR="00127B90" w:rsidDel="00613482">
                <w:rPr>
                  <w:rFonts w:ascii="Verdana" w:eastAsiaTheme="minorHAnsi" w:hAnsi="Verdana" w:cs="Arial"/>
                  <w:color w:val="000000" w:themeColor="text1"/>
                  <w:sz w:val="18"/>
                  <w:szCs w:val="18"/>
                </w:rPr>
                <w:delText>‘</w:delText>
              </w:r>
              <w:r w:rsidR="00127B90" w:rsidRPr="002D2CC8" w:rsidDel="00613482">
                <w:rPr>
                  <w:rFonts w:ascii="Verdana" w:eastAsiaTheme="minorHAnsi" w:hAnsi="Verdana" w:cs="Arial"/>
                  <w:color w:val="000000" w:themeColor="text1"/>
                  <w:sz w:val="18"/>
                  <w:szCs w:val="18"/>
                </w:rPr>
                <w:delText>Document Number</w:delText>
              </w:r>
              <w:r w:rsidR="00127B90" w:rsidDel="00613482">
                <w:rPr>
                  <w:rFonts w:ascii="Verdana" w:eastAsiaTheme="minorHAnsi" w:hAnsi="Verdana" w:cs="Arial"/>
                  <w:color w:val="000000" w:themeColor="text1"/>
                  <w:sz w:val="18"/>
                  <w:szCs w:val="18"/>
                </w:rPr>
                <w:delText>’,</w:delText>
              </w:r>
              <w:r w:rsidR="00127B90" w:rsidRPr="002D2CC8" w:rsidDel="00613482">
                <w:rPr>
                  <w:rFonts w:ascii="Verdana" w:eastAsiaTheme="minorHAnsi" w:hAnsi="Verdana" w:cs="Arial"/>
                  <w:color w:val="000000" w:themeColor="text1"/>
                  <w:sz w:val="18"/>
                  <w:szCs w:val="18"/>
                </w:rPr>
                <w:delText xml:space="preserve"> </w:delText>
              </w:r>
              <w:r w:rsidR="00127B90" w:rsidDel="00613482">
                <w:rPr>
                  <w:rFonts w:ascii="Verdana" w:eastAsiaTheme="minorHAnsi" w:hAnsi="Verdana" w:cs="Arial"/>
                  <w:color w:val="000000" w:themeColor="text1"/>
                  <w:sz w:val="18"/>
                  <w:szCs w:val="18"/>
                </w:rPr>
                <w:delText>‘</w:delText>
              </w:r>
              <w:r w:rsidR="00127B90" w:rsidRPr="002D2CC8" w:rsidDel="00613482">
                <w:rPr>
                  <w:rFonts w:ascii="Verdana" w:eastAsiaTheme="minorHAnsi" w:hAnsi="Verdana" w:cs="Arial"/>
                  <w:color w:val="000000" w:themeColor="text1"/>
                  <w:sz w:val="18"/>
                  <w:szCs w:val="18"/>
                </w:rPr>
                <w:delText>Company Code</w:delText>
              </w:r>
              <w:r w:rsidR="00127B90" w:rsidDel="00613482">
                <w:rPr>
                  <w:rFonts w:ascii="Verdana" w:eastAsiaTheme="minorHAnsi" w:hAnsi="Verdana" w:cs="Arial"/>
                  <w:color w:val="000000" w:themeColor="text1"/>
                  <w:sz w:val="18"/>
                  <w:szCs w:val="18"/>
                </w:rPr>
                <w:delText>’, ‘</w:delText>
              </w:r>
              <w:r w:rsidR="00127B90" w:rsidRPr="002D2CC8" w:rsidDel="00613482">
                <w:rPr>
                  <w:rFonts w:ascii="Verdana" w:eastAsiaTheme="minorHAnsi" w:hAnsi="Verdana" w:cs="Arial"/>
                  <w:color w:val="000000" w:themeColor="text1"/>
                  <w:sz w:val="18"/>
                  <w:szCs w:val="18"/>
                </w:rPr>
                <w:delText>Fiscal Year</w:delText>
              </w:r>
              <w:r w:rsidR="00127B90" w:rsidDel="00613482">
                <w:rPr>
                  <w:rFonts w:ascii="Verdana" w:eastAsiaTheme="minorHAnsi" w:hAnsi="Verdana" w:cs="Arial"/>
                  <w:color w:val="000000" w:themeColor="text1"/>
                  <w:sz w:val="18"/>
                  <w:szCs w:val="18"/>
                </w:rPr>
                <w:delText xml:space="preserve">’, </w:delText>
              </w:r>
              <w:r w:rsidRPr="00127B90" w:rsidDel="00613482">
                <w:rPr>
                  <w:rFonts w:ascii="Verdana" w:hAnsi="Verdana" w:cs="Arial"/>
                  <w:color w:val="000000" w:themeColor="text1"/>
                  <w:sz w:val="18"/>
                  <w:szCs w:val="18"/>
                </w:rPr>
                <w:delText xml:space="preserve"> </w:delText>
              </w:r>
              <w:r w:rsidRPr="00127B90" w:rsidDel="00613482">
                <w:rPr>
                  <w:rFonts w:ascii="Verdana" w:eastAsiaTheme="minorHAnsi" w:hAnsi="Verdana" w:cs="Arial"/>
                  <w:color w:val="000000" w:themeColor="text1"/>
                  <w:sz w:val="18"/>
                  <w:szCs w:val="18"/>
                </w:rPr>
                <w:delText>‘Purchasing Document Number’</w:delText>
              </w:r>
              <w:r w:rsidRPr="00127B90" w:rsidDel="00613482">
                <w:rPr>
                  <w:rFonts w:ascii="Verdana" w:hAnsi="Verdana" w:cs="Arial"/>
                  <w:color w:val="000000" w:themeColor="text1"/>
                  <w:sz w:val="18"/>
                  <w:szCs w:val="18"/>
                </w:rPr>
                <w:delText xml:space="preserve">, </w:delText>
              </w:r>
              <w:r w:rsidRPr="00127B90" w:rsidDel="00613482">
                <w:rPr>
                  <w:rFonts w:ascii="Verdana" w:eastAsiaTheme="minorHAnsi" w:hAnsi="Verdana" w:cs="Arial"/>
                  <w:color w:val="000000" w:themeColor="text1"/>
                  <w:sz w:val="18"/>
                  <w:szCs w:val="18"/>
                </w:rPr>
                <w:delText>‘Vendor ID’</w:delText>
              </w:r>
              <w:r w:rsidRPr="00127B90" w:rsidDel="00613482">
                <w:rPr>
                  <w:rFonts w:ascii="Verdana" w:hAnsi="Verdana" w:cs="Arial"/>
                  <w:color w:val="000000" w:themeColor="text1"/>
                  <w:sz w:val="18"/>
                  <w:szCs w:val="18"/>
                </w:rPr>
                <w:delText xml:space="preserve">, </w:delText>
              </w:r>
              <w:r w:rsidRPr="00127B90" w:rsidDel="00613482">
                <w:rPr>
                  <w:rFonts w:ascii="Verdana" w:eastAsiaTheme="minorHAnsi" w:hAnsi="Verdana" w:cs="Arial"/>
                  <w:color w:val="000000" w:themeColor="text1"/>
                  <w:sz w:val="18"/>
                  <w:szCs w:val="18"/>
                </w:rPr>
                <w:delText>‘Vendor Name 2’</w:delText>
              </w:r>
              <w:r w:rsidRPr="00127B90" w:rsidDel="00613482">
                <w:rPr>
                  <w:rFonts w:ascii="Verdana" w:hAnsi="Verdana" w:cs="Arial"/>
                  <w:color w:val="000000" w:themeColor="text1"/>
                  <w:sz w:val="18"/>
                  <w:szCs w:val="18"/>
                </w:rPr>
                <w:delText>, ‘</w:delText>
              </w:r>
              <w:r w:rsidRPr="00127B90" w:rsidDel="00613482">
                <w:rPr>
                  <w:rFonts w:ascii="Verdana" w:eastAsiaTheme="minorHAnsi" w:hAnsi="Verdana" w:cs="Arial"/>
                  <w:color w:val="000000" w:themeColor="text1"/>
                  <w:sz w:val="18"/>
                  <w:szCs w:val="18"/>
                  <w:lang w:val="en-AU"/>
                </w:rPr>
                <w:delText>Vendor Search Term2</w:delText>
              </w:r>
              <w:r w:rsidRPr="00127B90" w:rsidDel="00613482">
                <w:rPr>
                  <w:rFonts w:ascii="Verdana" w:hAnsi="Verdana" w:cs="Arial"/>
                  <w:color w:val="000000" w:themeColor="text1"/>
                  <w:sz w:val="18"/>
                  <w:szCs w:val="18"/>
                </w:rPr>
                <w:delText>’, ‘</w:delText>
              </w:r>
              <w:r w:rsidRPr="00127B90" w:rsidDel="00613482">
                <w:rPr>
                  <w:rFonts w:ascii="Verdana" w:eastAsiaTheme="minorHAnsi" w:hAnsi="Verdana" w:cs="Arial"/>
                  <w:color w:val="000000" w:themeColor="text1"/>
                  <w:sz w:val="18"/>
                  <w:szCs w:val="18"/>
                  <w:lang w:val="en-AU"/>
                </w:rPr>
                <w:delText>Vendor Address Line Item 1</w:delText>
              </w:r>
              <w:r w:rsidRPr="00127B90" w:rsidDel="00613482">
                <w:rPr>
                  <w:rFonts w:ascii="Verdana" w:hAnsi="Verdana" w:cs="Arial"/>
                  <w:color w:val="000000" w:themeColor="text1"/>
                  <w:sz w:val="18"/>
                  <w:szCs w:val="18"/>
                </w:rPr>
                <w:delText>’, ‘Vendor City’, ‘</w:delText>
              </w:r>
              <w:r w:rsidRPr="00127B90" w:rsidDel="00613482">
                <w:rPr>
                  <w:rFonts w:ascii="Verdana" w:eastAsiaTheme="minorHAnsi" w:hAnsi="Verdana" w:cs="Arial"/>
                  <w:color w:val="000000" w:themeColor="text1"/>
                  <w:sz w:val="18"/>
                  <w:szCs w:val="18"/>
                  <w:lang w:val="en-AU"/>
                </w:rPr>
                <w:delText>Vendor Postal Code</w:delText>
              </w:r>
              <w:r w:rsidRPr="00127B90" w:rsidDel="00613482">
                <w:rPr>
                  <w:rFonts w:ascii="Verdana" w:hAnsi="Verdana" w:cs="Arial"/>
                  <w:color w:val="000000" w:themeColor="text1"/>
                  <w:sz w:val="18"/>
                  <w:szCs w:val="18"/>
                </w:rPr>
                <w:delText>’, ‘</w:delText>
              </w:r>
              <w:r w:rsidRPr="00127B90" w:rsidDel="00613482">
                <w:rPr>
                  <w:rFonts w:ascii="Verdana" w:eastAsiaTheme="minorHAnsi" w:hAnsi="Verdana" w:cs="Arial"/>
                  <w:color w:val="000000" w:themeColor="text1"/>
                  <w:sz w:val="18"/>
                  <w:szCs w:val="18"/>
                  <w:lang w:val="en-AU"/>
                </w:rPr>
                <w:delText>Clearing Date</w:delText>
              </w:r>
              <w:r w:rsidRPr="00127B90" w:rsidDel="00613482">
                <w:rPr>
                  <w:rFonts w:ascii="Verdana" w:hAnsi="Verdana" w:cs="Arial"/>
                  <w:color w:val="000000" w:themeColor="text1"/>
                  <w:sz w:val="18"/>
                  <w:szCs w:val="18"/>
                </w:rPr>
                <w:delText>’, ‘</w:delText>
              </w:r>
              <w:r w:rsidR="007F1394" w:rsidRPr="00127B90" w:rsidDel="00613482">
                <w:rPr>
                  <w:rFonts w:ascii="Verdana" w:hAnsi="Verdana" w:cs="Arial"/>
                  <w:color w:val="000000" w:themeColor="text1"/>
                  <w:sz w:val="18"/>
                  <w:szCs w:val="18"/>
                </w:rPr>
                <w:delText>Signed Amount’, ‘Currency Key’</w:delText>
              </w:r>
              <w:r w:rsidRPr="00127B90" w:rsidDel="00613482">
                <w:rPr>
                  <w:rFonts w:ascii="Verdana" w:hAnsi="Verdana" w:cs="Arial"/>
                  <w:color w:val="000000" w:themeColor="text1"/>
                  <w:sz w:val="18"/>
                  <w:szCs w:val="18"/>
                </w:rPr>
                <w:delText>, ‘</w:delText>
              </w:r>
              <w:r w:rsidRPr="00127B90" w:rsidDel="00613482">
                <w:rPr>
                  <w:rFonts w:ascii="Verdana" w:eastAsiaTheme="minorHAnsi" w:hAnsi="Verdana" w:cs="Arial"/>
                  <w:color w:val="000000" w:themeColor="text1"/>
                  <w:sz w:val="18"/>
                  <w:szCs w:val="18"/>
                  <w:lang w:val="en-AU"/>
                </w:rPr>
                <w:delText>WBS Element</w:delText>
              </w:r>
              <w:r w:rsidRPr="00127B90" w:rsidDel="00613482">
                <w:rPr>
                  <w:rFonts w:ascii="Verdana" w:hAnsi="Verdana" w:cs="Arial"/>
                  <w:color w:val="000000" w:themeColor="text1"/>
                  <w:sz w:val="18"/>
                  <w:szCs w:val="18"/>
                </w:rPr>
                <w:delText>’, ‘Document Number’, ‘</w:delText>
              </w:r>
              <w:r w:rsidRPr="00127B90" w:rsidDel="00613482">
                <w:rPr>
                  <w:rFonts w:ascii="Verdana" w:eastAsiaTheme="minorHAnsi" w:hAnsi="Verdana" w:cs="Arial"/>
                  <w:color w:val="000000" w:themeColor="text1"/>
                  <w:sz w:val="18"/>
                  <w:szCs w:val="18"/>
                </w:rPr>
                <w:delText>Vendor Region’</w:delText>
              </w:r>
              <w:r w:rsidRPr="00127B90" w:rsidDel="00613482">
                <w:rPr>
                  <w:rFonts w:ascii="Verdana" w:hAnsi="Verdana" w:cs="Arial"/>
                  <w:color w:val="000000" w:themeColor="text1"/>
                  <w:sz w:val="18"/>
                  <w:szCs w:val="18"/>
                </w:rPr>
                <w:delText>, ‘Vendor Country Code’, ‘</w:delText>
              </w:r>
              <w:r w:rsidRPr="00127B90" w:rsidDel="00613482">
                <w:rPr>
                  <w:rFonts w:ascii="Verdana" w:eastAsiaTheme="minorHAnsi" w:hAnsi="Verdana" w:cs="Arial"/>
                  <w:color w:val="000000" w:themeColor="text1"/>
                  <w:sz w:val="18"/>
                  <w:szCs w:val="18"/>
                </w:rPr>
                <w:delText>Invoice Line Item’, ‘Company Code’, ‘Fiscal Year’, ‘System ID’, ‘Management Unit’</w:delText>
              </w:r>
            </w:del>
          </w:p>
          <w:p w14:paraId="17E72DFC" w14:textId="67B23058" w:rsidR="00A86C03" w:rsidRPr="005C5766" w:rsidRDefault="00613482" w:rsidP="00BE53D6">
            <w:pPr>
              <w:pStyle w:val="ListParagraph"/>
              <w:numPr>
                <w:ilvl w:val="0"/>
                <w:numId w:val="66"/>
              </w:numPr>
              <w:rPr>
                <w:ins w:id="1680" w:author="Author"/>
                <w:rFonts w:ascii="Verdana" w:hAnsi="Verdana" w:cs="Arial"/>
                <w:color w:val="000000" w:themeColor="text1"/>
                <w:sz w:val="18"/>
                <w:szCs w:val="18"/>
                <w:lang w:val="en-US"/>
                <w:rPrChange w:id="1681" w:author="Author">
                  <w:rPr>
                    <w:ins w:id="1682" w:author="Author"/>
                    <w:rFonts w:ascii="Verdana" w:hAnsi="Verdana" w:cs="Arial"/>
                    <w:color w:val="000000" w:themeColor="text1"/>
                    <w:sz w:val="18"/>
                    <w:szCs w:val="18"/>
                  </w:rPr>
                </w:rPrChange>
              </w:rPr>
            </w:pPr>
            <w:ins w:id="1683" w:author="Author">
              <w:r w:rsidRPr="000B5EBA">
                <w:rPr>
                  <w:rFonts w:ascii="Verdana" w:hAnsi="Verdana" w:cs="Arial"/>
                  <w:color w:val="000000" w:themeColor="text1"/>
                  <w:sz w:val="18"/>
                  <w:szCs w:val="18"/>
                </w:rPr>
                <w:t xml:space="preserve">Check if the CSR columns that will be used in the process are available. Column names that bot will check: </w:t>
              </w:r>
              <w:r w:rsidRPr="00E11BF5">
                <w:rPr>
                  <w:rFonts w:ascii="Verdana" w:hAnsi="Verdana" w:cs="Arial"/>
                  <w:sz w:val="18"/>
                  <w:szCs w:val="18"/>
                </w:rPr>
                <w:t xml:space="preserve">‘Vendor Tax ID 2’, ‘Payment Method Supplement’, ‘Vendor Text’, ‘Name 1’, ‘Signed Amount’, ‘GL Account’, </w:t>
              </w:r>
              <w:r w:rsidRPr="000B5EBA">
                <w:rPr>
                  <w:rFonts w:ascii="Verdana" w:hAnsi="Verdana" w:cs="Arial"/>
                  <w:color w:val="000000" w:themeColor="text1"/>
                  <w:sz w:val="18"/>
                  <w:szCs w:val="18"/>
                </w:rPr>
                <w:t xml:space="preserve">‘Purchasing Document Number’, ‘Vendor ID’, </w:t>
              </w:r>
              <w:r>
                <w:rPr>
                  <w:rFonts w:ascii="Verdana" w:hAnsi="Verdana" w:cs="Arial"/>
                  <w:color w:val="000000" w:themeColor="text1"/>
                  <w:sz w:val="18"/>
                  <w:szCs w:val="18"/>
                </w:rPr>
                <w:t>‘</w:t>
              </w:r>
              <w:r w:rsidRPr="000B5EBA">
                <w:rPr>
                  <w:rFonts w:ascii="Verdana" w:hAnsi="Verdana" w:cs="Arial"/>
                  <w:color w:val="000000" w:themeColor="text1"/>
                  <w:sz w:val="18"/>
                  <w:szCs w:val="18"/>
                </w:rPr>
                <w:t xml:space="preserve">Name 2’, ‘Vendor Search Term2’, ‘Vendor Address Line Item 1’, ‘Vendor City’, ‘Vendor Postal Code’, ‘Clearing Date’, ‘Signed Amount’, ‘Currency Key’, ‘Reference Document Number’, ‘WBS Element’, ‘Document Number’, ‘Vendor Region’, ‘Vendor Country Code’, ‘Invoice Line Item’, ‘Company Code’, ‘Fiscal Year’, </w:t>
              </w:r>
              <w:r>
                <w:rPr>
                  <w:rFonts w:ascii="Verdana" w:hAnsi="Verdana" w:cs="Arial"/>
                  <w:color w:val="000000" w:themeColor="text1"/>
                  <w:sz w:val="18"/>
                  <w:szCs w:val="18"/>
                </w:rPr>
                <w:t>‘System ID’, ‘Management Unit’, ‘SAP PO Type’,’Cost Center’, ‘Business Area’</w:t>
              </w:r>
            </w:ins>
          </w:p>
          <w:p w14:paraId="39F591A3" w14:textId="77777777" w:rsidR="00613482" w:rsidRDefault="00613482">
            <w:pPr>
              <w:pStyle w:val="ListParagraph"/>
              <w:rPr>
                <w:rFonts w:ascii="Verdana" w:hAnsi="Verdana" w:cs="Arial"/>
                <w:color w:val="000000" w:themeColor="text1"/>
                <w:sz w:val="18"/>
                <w:szCs w:val="18"/>
                <w:lang w:val="en-US"/>
              </w:rPr>
            </w:pPr>
          </w:p>
          <w:p w14:paraId="1ADBE8FA" w14:textId="77777777" w:rsidR="00A86C03" w:rsidRDefault="00A86C03" w:rsidP="00A86C03">
            <w:pPr>
              <w:ind w:left="360"/>
              <w:rPr>
                <w:rFonts w:ascii="Verdana" w:hAnsi="Verdana" w:cs="Arial"/>
                <w:color w:val="000000" w:themeColor="text1"/>
                <w:sz w:val="18"/>
                <w:szCs w:val="18"/>
                <w:lang w:val="en-US"/>
              </w:rPr>
            </w:pPr>
            <w:r w:rsidRPr="00C853B8">
              <w:rPr>
                <w:rFonts w:ascii="Verdana" w:hAnsi="Verdana" w:cs="Arial"/>
                <w:b/>
                <w:color w:val="000000" w:themeColor="text1"/>
                <w:sz w:val="18"/>
                <w:szCs w:val="18"/>
                <w:lang w:val="en-US"/>
              </w:rPr>
              <w:t>IF</w:t>
            </w:r>
            <w:r>
              <w:rPr>
                <w:rFonts w:ascii="Verdana" w:hAnsi="Verdana" w:cs="Arial"/>
                <w:color w:val="000000" w:themeColor="text1"/>
                <w:sz w:val="18"/>
                <w:szCs w:val="18"/>
                <w:lang w:val="en-US"/>
              </w:rPr>
              <w:t xml:space="preserve"> any of these columns are not available</w:t>
            </w:r>
          </w:p>
          <w:p w14:paraId="01857CCA" w14:textId="50333ED1" w:rsidR="00C55020" w:rsidRDefault="00A86C03" w:rsidP="00A86C03">
            <w:pPr>
              <w:ind w:left="360"/>
              <w:rPr>
                <w:ins w:id="1684" w:author="Author"/>
                <w:rFonts w:ascii="Verdana" w:hAnsi="Verdana" w:cs="Arial"/>
                <w:color w:val="000000" w:themeColor="text1"/>
                <w:sz w:val="18"/>
                <w:szCs w:val="18"/>
              </w:rPr>
            </w:pPr>
            <w:r w:rsidRPr="00C853B8">
              <w:rPr>
                <w:rFonts w:ascii="Verdana" w:hAnsi="Verdana" w:cs="Arial"/>
                <w:b/>
                <w:color w:val="000000" w:themeColor="text1"/>
                <w:sz w:val="18"/>
                <w:szCs w:val="18"/>
                <w:lang w:val="en-US"/>
              </w:rPr>
              <w:t>THEN</w:t>
            </w:r>
            <w:r>
              <w:rPr>
                <w:rFonts w:ascii="Verdana" w:hAnsi="Verdana" w:cs="Arial"/>
                <w:color w:val="000000" w:themeColor="text1"/>
                <w:sz w:val="18"/>
                <w:szCs w:val="18"/>
                <w:lang w:val="en-US"/>
              </w:rPr>
              <w:t xml:space="preserve"> robot</w:t>
            </w:r>
            <w:del w:id="1685" w:author="Author">
              <w:r w:rsidDel="00AF3A7E">
                <w:rPr>
                  <w:rFonts w:ascii="Verdana" w:hAnsi="Verdana" w:cs="Arial"/>
                  <w:color w:val="000000" w:themeColor="text1"/>
                  <w:sz w:val="18"/>
                  <w:szCs w:val="18"/>
                  <w:lang w:val="en-US"/>
                </w:rPr>
                <w:delText>s</w:delText>
              </w:r>
            </w:del>
            <w:r>
              <w:rPr>
                <w:rFonts w:ascii="Verdana" w:hAnsi="Verdana" w:cs="Arial"/>
                <w:color w:val="000000" w:themeColor="text1"/>
                <w:sz w:val="18"/>
                <w:szCs w:val="18"/>
                <w:lang w:val="en-US"/>
              </w:rPr>
              <w:t xml:space="preserve"> will send notification email to Global Transparency Team with ‘Columns [names] are not available in the CSR data report [name]’ and move to the next report</w:t>
            </w:r>
            <w:r w:rsidR="00C55020" w:rsidRPr="00C55020">
              <w:rPr>
                <w:rFonts w:ascii="Verdana" w:hAnsi="Verdana" w:cs="Arial"/>
                <w:color w:val="000000" w:themeColor="text1"/>
                <w:sz w:val="18"/>
                <w:szCs w:val="18"/>
              </w:rPr>
              <w:t xml:space="preserve"> </w:t>
            </w:r>
          </w:p>
          <w:p w14:paraId="6A5E27CD" w14:textId="77777777" w:rsidR="00CB1E6C" w:rsidRPr="00A86C03" w:rsidRDefault="00CB1E6C" w:rsidP="00A86C03">
            <w:pPr>
              <w:ind w:left="360"/>
              <w:rPr>
                <w:rFonts w:ascii="Verdana" w:hAnsi="Verdana" w:cs="Arial"/>
                <w:color w:val="000000" w:themeColor="text1"/>
                <w:sz w:val="18"/>
                <w:szCs w:val="18"/>
                <w:lang w:val="en-US"/>
              </w:rPr>
            </w:pPr>
          </w:p>
          <w:p w14:paraId="2C9459D0" w14:textId="00BC3B32" w:rsidR="00BE53D6" w:rsidRPr="00E04CFE" w:rsidRDefault="00BE53D6" w:rsidP="00BE53D6">
            <w:pPr>
              <w:pStyle w:val="steptext"/>
              <w:numPr>
                <w:ilvl w:val="0"/>
                <w:numId w:val="66"/>
              </w:numPr>
              <w:rPr>
                <w:ins w:id="1686" w:author="Author"/>
                <w:rFonts w:ascii="Verdana" w:eastAsiaTheme="minorHAnsi" w:hAnsi="Verdana" w:cs="Arial"/>
                <w:sz w:val="18"/>
                <w:szCs w:val="18"/>
                <w:rPrChange w:id="1687" w:author="Author">
                  <w:rPr>
                    <w:ins w:id="1688" w:author="Author"/>
                    <w:rFonts w:ascii="Verdana" w:eastAsiaTheme="minorHAnsi" w:hAnsi="Verdana" w:cs="Arial"/>
                    <w:color w:val="70AD47" w:themeColor="accent6"/>
                    <w:sz w:val="18"/>
                    <w:szCs w:val="18"/>
                  </w:rPr>
                </w:rPrChange>
              </w:rPr>
            </w:pPr>
            <w:ins w:id="1689" w:author="Author">
              <w:r w:rsidRPr="00E04CFE">
                <w:rPr>
                  <w:rFonts w:ascii="Verdana" w:eastAsiaTheme="minorHAnsi" w:hAnsi="Verdana" w:cs="Arial"/>
                  <w:sz w:val="18"/>
                  <w:szCs w:val="18"/>
                  <w:rPrChange w:id="1690" w:author="Author">
                    <w:rPr>
                      <w:rFonts w:ascii="Verdana" w:eastAsiaTheme="minorHAnsi" w:hAnsi="Verdana" w:cs="Arial"/>
                      <w:color w:val="70AD47" w:themeColor="accent6"/>
                      <w:sz w:val="18"/>
                      <w:szCs w:val="18"/>
                    </w:rPr>
                  </w:rPrChange>
                </w:rPr>
                <w:t>Convert the column ‘GL Account’, ‘</w:t>
              </w:r>
              <w:r w:rsidRPr="00E04CFE">
                <w:rPr>
                  <w:rFonts w:ascii="Verdana" w:hAnsi="Verdana" w:cs="Arial"/>
                  <w:sz w:val="18"/>
                  <w:szCs w:val="18"/>
                  <w:rPrChange w:id="1691" w:author="Author">
                    <w:rPr>
                      <w:rFonts w:ascii="Verdana" w:hAnsi="Verdana" w:cs="Arial"/>
                      <w:color w:val="000000" w:themeColor="text1"/>
                      <w:sz w:val="18"/>
                      <w:szCs w:val="18"/>
                    </w:rPr>
                  </w:rPrChange>
                </w:rPr>
                <w:t xml:space="preserve">Document Number’, </w:t>
              </w:r>
              <w:r w:rsidRPr="00420CA0">
                <w:rPr>
                  <w:rFonts w:ascii="Verdana" w:eastAsiaTheme="minorHAnsi" w:hAnsi="Verdana" w:cs="Arial"/>
                  <w:strike/>
                  <w:color w:val="FF0000"/>
                  <w:sz w:val="18"/>
                  <w:szCs w:val="18"/>
                  <w:rPrChange w:id="1692" w:author="Author">
                    <w:rPr>
                      <w:rFonts w:ascii="Verdana" w:eastAsiaTheme="minorHAnsi" w:hAnsi="Verdana" w:cs="Arial"/>
                      <w:color w:val="FF0000"/>
                      <w:sz w:val="18"/>
                      <w:szCs w:val="18"/>
                    </w:rPr>
                  </w:rPrChange>
                </w:rPr>
                <w:t>’Cost Center’</w:t>
              </w:r>
              <w:r w:rsidRPr="00E04CFE">
                <w:rPr>
                  <w:rFonts w:ascii="Verdana" w:eastAsiaTheme="minorHAnsi" w:hAnsi="Verdana" w:cs="Arial"/>
                  <w:sz w:val="18"/>
                  <w:szCs w:val="18"/>
                  <w:rPrChange w:id="1693" w:author="Author">
                    <w:rPr>
                      <w:rFonts w:ascii="Verdana" w:eastAsiaTheme="minorHAnsi" w:hAnsi="Verdana" w:cs="Arial"/>
                      <w:color w:val="FF0000"/>
                      <w:sz w:val="18"/>
                      <w:szCs w:val="18"/>
                    </w:rPr>
                  </w:rPrChange>
                </w:rPr>
                <w:t>,</w:t>
              </w:r>
              <w:r w:rsidRPr="00E04CFE">
                <w:rPr>
                  <w:rFonts w:ascii="Verdana" w:eastAsiaTheme="minorHAnsi" w:hAnsi="Verdana" w:cs="Arial"/>
                  <w:sz w:val="18"/>
                  <w:szCs w:val="18"/>
                  <w:rPrChange w:id="1694" w:author="Author">
                    <w:rPr>
                      <w:rFonts w:ascii="Verdana" w:eastAsiaTheme="minorHAnsi" w:hAnsi="Verdana" w:cs="Arial"/>
                      <w:color w:val="000000" w:themeColor="text1"/>
                      <w:sz w:val="18"/>
                      <w:szCs w:val="18"/>
                    </w:rPr>
                  </w:rPrChange>
                </w:rPr>
                <w:t xml:space="preserve"> Management Unit’, </w:t>
              </w:r>
              <w:r w:rsidRPr="00E04CFE">
                <w:rPr>
                  <w:rFonts w:ascii="Verdana" w:eastAsiaTheme="minorHAnsi" w:hAnsi="Verdana" w:cs="Arial"/>
                  <w:sz w:val="18"/>
                  <w:szCs w:val="18"/>
                  <w:rPrChange w:id="1695" w:author="Author">
                    <w:rPr>
                      <w:rFonts w:ascii="Verdana" w:eastAsiaTheme="minorHAnsi" w:hAnsi="Verdana" w:cs="Arial"/>
                      <w:color w:val="FF0000"/>
                      <w:sz w:val="18"/>
                      <w:szCs w:val="18"/>
                    </w:rPr>
                  </w:rPrChange>
                </w:rPr>
                <w:t xml:space="preserve"> </w:t>
              </w:r>
              <w:r w:rsidRPr="00E04CFE">
                <w:rPr>
                  <w:rFonts w:ascii="Verdana" w:eastAsiaTheme="minorHAnsi" w:hAnsi="Verdana" w:cs="Arial"/>
                  <w:sz w:val="18"/>
                  <w:szCs w:val="18"/>
                  <w:rPrChange w:id="1696" w:author="Author">
                    <w:rPr>
                      <w:rFonts w:ascii="Verdana" w:eastAsiaTheme="minorHAnsi" w:hAnsi="Verdana" w:cs="Arial"/>
                      <w:color w:val="70AD47" w:themeColor="accent6"/>
                      <w:sz w:val="18"/>
                      <w:szCs w:val="18"/>
                    </w:rPr>
                  </w:rPrChange>
                </w:rPr>
                <w:t xml:space="preserve"> </w:t>
              </w:r>
              <w:r w:rsidRPr="00E04CFE">
                <w:rPr>
                  <w:rFonts w:ascii="Verdana" w:eastAsiaTheme="minorHAnsi" w:hAnsi="Verdana" w:cs="Arial"/>
                  <w:sz w:val="18"/>
                  <w:szCs w:val="18"/>
                  <w:rPrChange w:id="1697" w:author="Author">
                    <w:rPr>
                      <w:rFonts w:ascii="Verdana" w:eastAsiaTheme="minorHAnsi" w:hAnsi="Verdana" w:cs="Arial"/>
                      <w:color w:val="000000" w:themeColor="text1"/>
                      <w:sz w:val="18"/>
                      <w:szCs w:val="18"/>
                    </w:rPr>
                  </w:rPrChange>
                </w:rPr>
                <w:t>Vendor ID’</w:t>
              </w:r>
              <w:r w:rsidR="00F734BD">
                <w:rPr>
                  <w:rFonts w:ascii="Verdana" w:eastAsiaTheme="minorHAnsi" w:hAnsi="Verdana" w:cs="Arial"/>
                  <w:sz w:val="18"/>
                  <w:szCs w:val="18"/>
                </w:rPr>
                <w:t xml:space="preserve">, </w:t>
              </w:r>
              <w:r w:rsidR="00F734BD" w:rsidRPr="002D2CC8">
                <w:rPr>
                  <w:rFonts w:ascii="Verdana" w:eastAsiaTheme="minorHAnsi" w:hAnsi="Verdana" w:cs="Arial"/>
                  <w:color w:val="000000" w:themeColor="text1"/>
                  <w:sz w:val="18"/>
                  <w:szCs w:val="18"/>
                </w:rPr>
                <w:t>‘Purchasing Document Number’</w:t>
              </w:r>
              <w:r w:rsidRPr="00E04CFE">
                <w:rPr>
                  <w:rFonts w:ascii="Verdana" w:eastAsiaTheme="minorHAnsi" w:hAnsi="Verdana" w:cs="Arial"/>
                  <w:sz w:val="18"/>
                  <w:szCs w:val="18"/>
                  <w:rPrChange w:id="1698" w:author="Author">
                    <w:rPr>
                      <w:rFonts w:ascii="Verdana" w:eastAsiaTheme="minorHAnsi" w:hAnsi="Verdana" w:cs="Arial"/>
                      <w:color w:val="000000" w:themeColor="text1"/>
                      <w:sz w:val="18"/>
                      <w:szCs w:val="18"/>
                    </w:rPr>
                  </w:rPrChange>
                </w:rPr>
                <w:t xml:space="preserve"> </w:t>
              </w:r>
              <w:r w:rsidRPr="00E04CFE">
                <w:rPr>
                  <w:rFonts w:ascii="Verdana" w:eastAsiaTheme="minorHAnsi" w:hAnsi="Verdana" w:cs="Arial"/>
                  <w:sz w:val="18"/>
                  <w:szCs w:val="18"/>
                  <w:rPrChange w:id="1699" w:author="Author">
                    <w:rPr>
                      <w:rFonts w:ascii="Verdana" w:eastAsiaTheme="minorHAnsi" w:hAnsi="Verdana" w:cs="Arial"/>
                      <w:color w:val="70AD47" w:themeColor="accent6"/>
                      <w:sz w:val="18"/>
                      <w:szCs w:val="18"/>
                    </w:rPr>
                  </w:rPrChange>
                </w:rPr>
                <w:t>to number format by highlighting each whole column and executing “text to columns” function</w:t>
              </w:r>
              <w:r w:rsidR="009C20E8">
                <w:rPr>
                  <w:rFonts w:ascii="Verdana" w:eastAsiaTheme="minorHAnsi" w:hAnsi="Verdana" w:cs="Arial"/>
                  <w:sz w:val="18"/>
                  <w:szCs w:val="18"/>
                </w:rPr>
                <w:t xml:space="preserve"> – </w:t>
              </w:r>
              <w:r w:rsidR="009C20E8" w:rsidRPr="00441649">
                <w:rPr>
                  <w:rFonts w:ascii="Verdana" w:eastAsiaTheme="minorHAnsi" w:hAnsi="Verdana" w:cs="Arial"/>
                  <w:color w:val="FF0000"/>
                  <w:sz w:val="18"/>
                  <w:szCs w:val="18"/>
                  <w:rPrChange w:id="1700" w:author="Author">
                    <w:rPr>
                      <w:rFonts w:ascii="Verdana" w:eastAsiaTheme="minorHAnsi" w:hAnsi="Verdana" w:cs="Arial"/>
                      <w:sz w:val="18"/>
                      <w:szCs w:val="18"/>
                    </w:rPr>
                  </w:rPrChange>
                </w:rPr>
                <w:t>updated in 17.07.2019</w:t>
              </w:r>
            </w:ins>
          </w:p>
          <w:p w14:paraId="79110D2C" w14:textId="1402055C" w:rsidR="00C55020" w:rsidRPr="00C55020" w:rsidRDefault="00C55020">
            <w:pPr>
              <w:pStyle w:val="steptext"/>
              <w:ind w:left="720"/>
              <w:rPr>
                <w:rFonts w:ascii="Verdana" w:eastAsiaTheme="minorHAnsi" w:hAnsi="Verdana" w:cs="Arial"/>
                <w:color w:val="000000" w:themeColor="text1"/>
                <w:sz w:val="18"/>
                <w:szCs w:val="18"/>
              </w:rPr>
            </w:pPr>
          </w:p>
          <w:p w14:paraId="1E334F3E" w14:textId="77777777" w:rsidR="00C55020" w:rsidRPr="0059027D" w:rsidRDefault="00C55020" w:rsidP="00BE53D6">
            <w:pPr>
              <w:pStyle w:val="steptext"/>
              <w:numPr>
                <w:ilvl w:val="0"/>
                <w:numId w:val="66"/>
              </w:numPr>
              <w:rPr>
                <w:rFonts w:ascii="Verdana" w:eastAsiaTheme="minorHAnsi" w:hAnsi="Verdana" w:cs="Arial"/>
                <w:color w:val="000000" w:themeColor="text1"/>
                <w:sz w:val="18"/>
                <w:szCs w:val="18"/>
              </w:rPr>
            </w:pPr>
            <w:r w:rsidRPr="00C55020">
              <w:rPr>
                <w:rFonts w:ascii="Verdana" w:eastAsiaTheme="minorHAnsi" w:hAnsi="Verdana" w:cs="Arial"/>
                <w:color w:val="000000" w:themeColor="text1"/>
                <w:sz w:val="18"/>
                <w:szCs w:val="18"/>
              </w:rPr>
              <w:lastRenderedPageBreak/>
              <w:t>Use the Global Template saved in Robot internal Memory (My Docs)</w:t>
            </w:r>
            <w:r w:rsidR="0059027D">
              <w:rPr>
                <w:rFonts w:ascii="Verdana" w:eastAsiaTheme="minorHAnsi" w:hAnsi="Verdana" w:cs="Arial"/>
                <w:color w:val="000000" w:themeColor="text1"/>
                <w:sz w:val="18"/>
                <w:szCs w:val="18"/>
              </w:rPr>
              <w:t xml:space="preserve"> to c</w:t>
            </w:r>
            <w:r w:rsidRPr="0059027D">
              <w:rPr>
                <w:rFonts w:ascii="Verdana" w:eastAsiaTheme="minorHAnsi" w:hAnsi="Verdana" w:cs="Arial"/>
                <w:color w:val="000000" w:themeColor="text1"/>
                <w:sz w:val="18"/>
                <w:szCs w:val="18"/>
                <w:lang w:val="en-AU"/>
              </w:rPr>
              <w:t xml:space="preserve">opy-paste the CSR Sweden data into the template at the end of the pre-populated column names starting column </w:t>
            </w:r>
            <w:r w:rsidRPr="0059027D">
              <w:rPr>
                <w:rFonts w:ascii="Verdana" w:eastAsiaTheme="minorHAnsi" w:hAnsi="Verdana" w:cs="Arial"/>
                <w:sz w:val="18"/>
                <w:szCs w:val="18"/>
                <w:lang w:val="en-AU"/>
              </w:rPr>
              <w:t>BS</w:t>
            </w:r>
          </w:p>
          <w:p w14:paraId="3173BF16" w14:textId="77777777" w:rsidR="00C55020" w:rsidRPr="00C55020" w:rsidRDefault="00C55020" w:rsidP="00C55020">
            <w:pPr>
              <w:pStyle w:val="ListParagraph"/>
              <w:rPr>
                <w:rFonts w:ascii="Verdana" w:hAnsi="Verdana" w:cs="Arial"/>
                <w:color w:val="000000" w:themeColor="text1"/>
                <w:sz w:val="18"/>
                <w:szCs w:val="18"/>
              </w:rPr>
            </w:pPr>
          </w:p>
          <w:p w14:paraId="4076865C" w14:textId="77777777" w:rsidR="00C55020" w:rsidRPr="00C55020" w:rsidRDefault="00C55020" w:rsidP="00BE53D6">
            <w:pPr>
              <w:pStyle w:val="steptext"/>
              <w:numPr>
                <w:ilvl w:val="0"/>
                <w:numId w:val="66"/>
              </w:numPr>
              <w:rPr>
                <w:rFonts w:ascii="Verdana" w:eastAsiaTheme="minorHAnsi" w:hAnsi="Verdana" w:cs="Arial"/>
                <w:color w:val="000000" w:themeColor="text1"/>
                <w:sz w:val="18"/>
                <w:szCs w:val="18"/>
              </w:rPr>
            </w:pPr>
            <w:r w:rsidRPr="00C55020">
              <w:rPr>
                <w:rFonts w:ascii="Verdana" w:eastAsiaTheme="minorHAnsi" w:hAnsi="Verdana" w:cs="Arial"/>
                <w:color w:val="000000" w:themeColor="text1"/>
                <w:sz w:val="18"/>
                <w:szCs w:val="18"/>
              </w:rPr>
              <w:t>Leave one blank row between the header and the report content</w:t>
            </w:r>
          </w:p>
          <w:p w14:paraId="1E0D4952" w14:textId="77777777" w:rsidR="00C55020" w:rsidRPr="00C55020" w:rsidRDefault="00C55020" w:rsidP="00C55020">
            <w:pPr>
              <w:pStyle w:val="ListParagraph"/>
              <w:rPr>
                <w:rFonts w:ascii="Verdana" w:hAnsi="Verdana" w:cs="Arial"/>
                <w:color w:val="000000" w:themeColor="text1"/>
                <w:sz w:val="18"/>
                <w:szCs w:val="18"/>
              </w:rPr>
            </w:pPr>
          </w:p>
          <w:p w14:paraId="7EC296B7" w14:textId="77777777" w:rsidR="00107058" w:rsidRPr="00C55020" w:rsidRDefault="00107058" w:rsidP="0059027D">
            <w:pPr>
              <w:pStyle w:val="steptext"/>
              <w:ind w:left="720"/>
              <w:rPr>
                <w:rFonts w:ascii="Verdana" w:eastAsiaTheme="minorHAnsi" w:hAnsi="Verdana" w:cs="Arial"/>
                <w:color w:val="000000" w:themeColor="text1"/>
                <w:sz w:val="18"/>
                <w:szCs w:val="18"/>
              </w:rPr>
            </w:pPr>
          </w:p>
        </w:tc>
        <w:tc>
          <w:tcPr>
            <w:tcW w:w="1418" w:type="dxa"/>
          </w:tcPr>
          <w:p w14:paraId="0A1CF913" w14:textId="77777777" w:rsidR="00107058" w:rsidRPr="000F672E" w:rsidRDefault="00107058" w:rsidP="000F672E">
            <w:pPr>
              <w:rPr>
                <w:rFonts w:cs="Arial"/>
                <w:b/>
                <w:color w:val="000000" w:themeColor="text1"/>
                <w:sz w:val="18"/>
                <w:szCs w:val="18"/>
                <w:lang w:val="en-US"/>
              </w:rPr>
            </w:pPr>
          </w:p>
        </w:tc>
        <w:tc>
          <w:tcPr>
            <w:tcW w:w="10938" w:type="dxa"/>
          </w:tcPr>
          <w:p w14:paraId="148BF47E" w14:textId="77777777" w:rsidR="00107058" w:rsidRDefault="00915B44" w:rsidP="00DA4947">
            <w:pPr>
              <w:rPr>
                <w:noProof/>
              </w:rPr>
            </w:pPr>
            <w:r>
              <w:rPr>
                <w:noProof/>
                <w:lang w:val="en-US"/>
              </w:rPr>
              <w:drawing>
                <wp:inline distT="0" distB="0" distL="0" distR="0" wp14:anchorId="7C8ED987" wp14:editId="0F3BFD5E">
                  <wp:extent cx="4650105" cy="923925"/>
                  <wp:effectExtent l="0" t="0" r="0" b="9525"/>
                  <wp:docPr id="80" name="Picture 80"/>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4658153" cy="925524"/>
                          </a:xfrm>
                          <a:prstGeom prst="rect">
                            <a:avLst/>
                          </a:prstGeom>
                        </pic:spPr>
                      </pic:pic>
                    </a:graphicData>
                  </a:graphic>
                </wp:inline>
              </w:drawing>
            </w:r>
          </w:p>
        </w:tc>
      </w:tr>
      <w:tr w:rsidR="00C55020" w:rsidRPr="005335B1" w14:paraId="64340A56" w14:textId="77777777" w:rsidTr="00FA4F51">
        <w:trPr>
          <w:cantSplit/>
          <w:trHeight w:val="20"/>
        </w:trPr>
        <w:tc>
          <w:tcPr>
            <w:tcW w:w="1843" w:type="dxa"/>
          </w:tcPr>
          <w:p w14:paraId="29D619D7" w14:textId="77777777" w:rsidR="00C378B1" w:rsidRDefault="00733CA3"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t>3.1.53</w:t>
            </w:r>
            <w:r w:rsidR="00C55020">
              <w:rPr>
                <w:rFonts w:ascii="Verdana" w:eastAsiaTheme="minorHAnsi" w:hAnsi="Verdana" w:cs="Arial"/>
                <w:b/>
                <w:color w:val="000000" w:themeColor="text1"/>
                <w:sz w:val="18"/>
                <w:szCs w:val="18"/>
              </w:rPr>
              <w:t xml:space="preserve"> </w:t>
            </w:r>
            <w:r w:rsidR="00C55020" w:rsidRPr="00293F54">
              <w:rPr>
                <w:rFonts w:ascii="Verdana" w:eastAsiaTheme="minorHAnsi" w:hAnsi="Verdana" w:cs="Arial"/>
                <w:color w:val="000000" w:themeColor="text1"/>
                <w:sz w:val="18"/>
                <w:szCs w:val="18"/>
              </w:rPr>
              <w:t xml:space="preserve">Preparation of </w:t>
            </w:r>
            <w:r w:rsidR="00C55020">
              <w:rPr>
                <w:rFonts w:ascii="Verdana" w:eastAsiaTheme="minorHAnsi" w:hAnsi="Verdana" w:cs="Arial"/>
                <w:color w:val="000000" w:themeColor="text1"/>
                <w:sz w:val="18"/>
                <w:szCs w:val="18"/>
              </w:rPr>
              <w:t xml:space="preserve">SWEDEN </w:t>
            </w:r>
            <w:r w:rsidR="00C55020" w:rsidRPr="00293F54">
              <w:rPr>
                <w:rFonts w:ascii="Verdana" w:eastAsiaTheme="minorHAnsi" w:hAnsi="Verdana" w:cs="Arial"/>
                <w:color w:val="000000" w:themeColor="text1"/>
                <w:sz w:val="18"/>
                <w:szCs w:val="18"/>
              </w:rPr>
              <w:t>CSR report</w:t>
            </w:r>
            <w:r w:rsidR="00C55020">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15AA279F"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3BBEC26C" w14:textId="77777777" w:rsidR="00C55020" w:rsidRPr="00C55020" w:rsidRDefault="00C55020" w:rsidP="00C55020">
            <w:pPr>
              <w:pStyle w:val="steptext"/>
              <w:rPr>
                <w:rFonts w:ascii="Verdana" w:eastAsiaTheme="minorHAnsi" w:hAnsi="Verdana" w:cs="Arial"/>
                <w:color w:val="000000" w:themeColor="text1"/>
                <w:sz w:val="18"/>
                <w:szCs w:val="18"/>
              </w:rPr>
            </w:pPr>
            <w:r w:rsidRPr="00C55020">
              <w:rPr>
                <w:rFonts w:ascii="Verdana" w:eastAsiaTheme="minorHAnsi" w:hAnsi="Verdana" w:cs="Arial"/>
                <w:b/>
                <w:color w:val="000000" w:themeColor="text1"/>
                <w:sz w:val="18"/>
                <w:szCs w:val="18"/>
              </w:rPr>
              <w:t>Populate Global Template column ‘SWE - CC begins with 1*?</w:t>
            </w:r>
            <w:r w:rsidRPr="00C55020">
              <w:rPr>
                <w:rFonts w:ascii="Verdana" w:eastAsiaTheme="minorHAnsi" w:hAnsi="Verdana" w:cs="Arial"/>
                <w:color w:val="000000" w:themeColor="text1"/>
                <w:sz w:val="18"/>
                <w:szCs w:val="18"/>
              </w:rPr>
              <w:t>’:</w:t>
            </w:r>
          </w:p>
          <w:p w14:paraId="203583E6" w14:textId="77777777" w:rsidR="00C55020" w:rsidRDefault="00C55020" w:rsidP="00C55020">
            <w:pPr>
              <w:pStyle w:val="steptext"/>
              <w:rPr>
                <w:rFonts w:ascii="Verdana" w:eastAsiaTheme="minorHAnsi" w:hAnsi="Verdana" w:cs="Arial"/>
                <w:i/>
                <w:color w:val="000000" w:themeColor="text1"/>
                <w:sz w:val="18"/>
                <w:szCs w:val="18"/>
              </w:rPr>
            </w:pPr>
          </w:p>
          <w:p w14:paraId="4011E027" w14:textId="403B4A3A" w:rsidR="00C55020" w:rsidRPr="00C55020" w:rsidRDefault="00C55020" w:rsidP="00C55020">
            <w:pPr>
              <w:pStyle w:val="steptext"/>
              <w:numPr>
                <w:ilvl w:val="0"/>
                <w:numId w:val="67"/>
              </w:numPr>
              <w:rPr>
                <w:rFonts w:ascii="Verdana" w:eastAsiaTheme="minorHAnsi" w:hAnsi="Verdana" w:cs="Arial"/>
                <w:color w:val="000000" w:themeColor="text1"/>
                <w:sz w:val="18"/>
                <w:szCs w:val="18"/>
              </w:rPr>
            </w:pPr>
            <w:r w:rsidRPr="00C55020">
              <w:rPr>
                <w:rFonts w:ascii="Verdana" w:eastAsiaTheme="minorHAnsi" w:hAnsi="Verdana" w:cs="Arial"/>
                <w:color w:val="000000" w:themeColor="text1"/>
                <w:sz w:val="18"/>
                <w:szCs w:val="18"/>
              </w:rPr>
              <w:t>Go to CSR report column ‘Cost Center’ and apply filter on the values that begin with ‘</w:t>
            </w:r>
            <w:ins w:id="1701" w:author="Author">
              <w:r w:rsidR="003736AC">
                <w:rPr>
                  <w:rFonts w:ascii="Verdana" w:eastAsiaTheme="minorHAnsi" w:hAnsi="Verdana" w:cs="Arial"/>
                  <w:color w:val="000000" w:themeColor="text1"/>
                  <w:sz w:val="18"/>
                  <w:szCs w:val="18"/>
                </w:rPr>
                <w:t>00000</w:t>
              </w:r>
            </w:ins>
            <w:del w:id="1702" w:author="Author">
              <w:r w:rsidRPr="00C55020" w:rsidDel="00000694">
                <w:rPr>
                  <w:rFonts w:ascii="Verdana" w:eastAsiaTheme="minorHAnsi" w:hAnsi="Verdana" w:cs="Arial"/>
                  <w:color w:val="000000" w:themeColor="text1"/>
                  <w:sz w:val="18"/>
                  <w:szCs w:val="18"/>
                </w:rPr>
                <w:delText>00000</w:delText>
              </w:r>
            </w:del>
            <w:r w:rsidRPr="00C55020">
              <w:rPr>
                <w:rFonts w:ascii="Verdana" w:eastAsiaTheme="minorHAnsi" w:hAnsi="Verdana" w:cs="Arial"/>
                <w:color w:val="000000" w:themeColor="text1"/>
                <w:sz w:val="18"/>
                <w:szCs w:val="18"/>
              </w:rPr>
              <w:t>1’</w:t>
            </w:r>
          </w:p>
          <w:p w14:paraId="08D10A98" w14:textId="77777777" w:rsidR="00C55020" w:rsidRPr="00C55020" w:rsidRDefault="00C55020" w:rsidP="00C55020">
            <w:pPr>
              <w:pStyle w:val="steptext"/>
              <w:ind w:left="720"/>
              <w:rPr>
                <w:rFonts w:ascii="Verdana" w:eastAsiaTheme="minorHAnsi" w:hAnsi="Verdana" w:cs="Arial"/>
                <w:color w:val="000000" w:themeColor="text1"/>
                <w:sz w:val="18"/>
                <w:szCs w:val="18"/>
              </w:rPr>
            </w:pPr>
          </w:p>
          <w:p w14:paraId="56901533" w14:textId="0C44AC7F" w:rsidR="00C55020" w:rsidRDefault="00C55020" w:rsidP="00EB79A9">
            <w:pPr>
              <w:pStyle w:val="steptext"/>
              <w:numPr>
                <w:ilvl w:val="0"/>
                <w:numId w:val="67"/>
              </w:numPr>
              <w:rPr>
                <w:rFonts w:ascii="Verdana" w:eastAsiaTheme="minorHAnsi" w:hAnsi="Verdana" w:cs="Arial"/>
                <w:color w:val="000000" w:themeColor="text1"/>
                <w:sz w:val="18"/>
                <w:szCs w:val="18"/>
              </w:rPr>
            </w:pPr>
            <w:r w:rsidRPr="00C55020">
              <w:rPr>
                <w:rFonts w:ascii="Verdana" w:eastAsiaTheme="minorHAnsi" w:hAnsi="Verdana" w:cs="Arial"/>
                <w:color w:val="000000" w:themeColor="text1"/>
                <w:sz w:val="18"/>
                <w:szCs w:val="18"/>
              </w:rPr>
              <w:t>Then go back to the Global Template column ‘</w:t>
            </w:r>
            <w:ins w:id="1703" w:author="Author">
              <w:r w:rsidR="00EB79A9" w:rsidRPr="00EB79A9">
                <w:rPr>
                  <w:rFonts w:ascii="Verdana" w:eastAsiaTheme="minorHAnsi" w:hAnsi="Verdana" w:cs="Arial"/>
                  <w:color w:val="000000" w:themeColor="text1"/>
                  <w:sz w:val="18"/>
                  <w:szCs w:val="18"/>
                </w:rPr>
                <w:t>SWE - CC begins with 1*</w:t>
              </w:r>
            </w:ins>
            <w:del w:id="1704" w:author="Author">
              <w:r w:rsidRPr="00C55020" w:rsidDel="00EB79A9">
                <w:rPr>
                  <w:rFonts w:ascii="Verdana" w:eastAsiaTheme="minorHAnsi" w:hAnsi="Verdana" w:cs="Arial"/>
                  <w:color w:val="000000" w:themeColor="text1"/>
                  <w:sz w:val="18"/>
                  <w:szCs w:val="18"/>
                </w:rPr>
                <w:delText xml:space="preserve">SWE - Ref contains Tax ?’ </w:delText>
              </w:r>
            </w:del>
            <w:ins w:id="1705" w:author="Author">
              <w:r w:rsidR="00EB79A9">
                <w:rPr>
                  <w:rFonts w:ascii="Verdana" w:eastAsiaTheme="minorHAnsi" w:hAnsi="Verdana" w:cs="Arial"/>
                  <w:color w:val="000000" w:themeColor="text1"/>
                  <w:sz w:val="18"/>
                  <w:szCs w:val="18"/>
                </w:rPr>
                <w:t xml:space="preserve">?’ </w:t>
              </w:r>
            </w:ins>
            <w:r w:rsidRPr="00C55020">
              <w:rPr>
                <w:rFonts w:ascii="Verdana" w:eastAsiaTheme="minorHAnsi" w:hAnsi="Verdana" w:cs="Arial"/>
                <w:color w:val="000000" w:themeColor="text1"/>
                <w:sz w:val="18"/>
                <w:szCs w:val="18"/>
              </w:rPr>
              <w:t>and fill in ‘Yes’ for the filtered values</w:t>
            </w:r>
          </w:p>
          <w:p w14:paraId="708A3744" w14:textId="77777777" w:rsidR="00B9289D" w:rsidRDefault="00B9289D" w:rsidP="00B9289D">
            <w:pPr>
              <w:pStyle w:val="ListParagraph"/>
              <w:rPr>
                <w:rFonts w:ascii="Verdana" w:hAnsi="Verdana" w:cs="Arial"/>
                <w:color w:val="000000" w:themeColor="text1"/>
                <w:sz w:val="18"/>
                <w:szCs w:val="18"/>
              </w:rPr>
            </w:pPr>
          </w:p>
          <w:p w14:paraId="01772192" w14:textId="77777777" w:rsidR="00B9289D" w:rsidRPr="00C55020" w:rsidRDefault="00B9289D" w:rsidP="00C55020">
            <w:pPr>
              <w:pStyle w:val="steptext"/>
              <w:numPr>
                <w:ilvl w:val="0"/>
                <w:numId w:val="67"/>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rPr>
              <w:t>Remove the filter</w:t>
            </w:r>
          </w:p>
          <w:p w14:paraId="524F86E0" w14:textId="77777777" w:rsidR="00C55020" w:rsidRDefault="00C55020" w:rsidP="00C55020">
            <w:pPr>
              <w:pStyle w:val="steptext"/>
              <w:rPr>
                <w:rFonts w:ascii="Verdana" w:eastAsiaTheme="minorHAnsi" w:hAnsi="Verdana" w:cs="Arial"/>
                <w:i/>
                <w:color w:val="000000" w:themeColor="text1"/>
                <w:sz w:val="18"/>
                <w:szCs w:val="18"/>
              </w:rPr>
            </w:pPr>
          </w:p>
          <w:p w14:paraId="4FF618FD" w14:textId="77777777" w:rsidR="00C55020" w:rsidRDefault="00C55020" w:rsidP="00C55020">
            <w:pPr>
              <w:pStyle w:val="steptext"/>
              <w:rPr>
                <w:rFonts w:ascii="Verdana" w:eastAsiaTheme="minorHAnsi" w:hAnsi="Verdana" w:cs="Arial"/>
                <w:i/>
                <w:color w:val="000000" w:themeColor="text1"/>
                <w:sz w:val="18"/>
                <w:szCs w:val="18"/>
              </w:rPr>
            </w:pPr>
          </w:p>
        </w:tc>
        <w:tc>
          <w:tcPr>
            <w:tcW w:w="1418" w:type="dxa"/>
          </w:tcPr>
          <w:p w14:paraId="2F299081" w14:textId="77777777" w:rsidR="00C55020" w:rsidRPr="000F672E" w:rsidRDefault="00C55020" w:rsidP="000F672E">
            <w:pPr>
              <w:rPr>
                <w:rFonts w:cs="Arial"/>
                <w:b/>
                <w:color w:val="000000" w:themeColor="text1"/>
                <w:sz w:val="18"/>
                <w:szCs w:val="18"/>
                <w:lang w:val="en-US"/>
              </w:rPr>
            </w:pPr>
          </w:p>
        </w:tc>
        <w:tc>
          <w:tcPr>
            <w:tcW w:w="10938" w:type="dxa"/>
          </w:tcPr>
          <w:p w14:paraId="68998299" w14:textId="77777777" w:rsidR="00C55020" w:rsidRDefault="00B9289D" w:rsidP="00DA4947">
            <w:pPr>
              <w:rPr>
                <w:noProof/>
              </w:rPr>
            </w:pPr>
            <w:r>
              <w:rPr>
                <w:noProof/>
                <w:lang w:val="en-US"/>
              </w:rPr>
              <w:drawing>
                <wp:inline distT="0" distB="0" distL="0" distR="0" wp14:anchorId="0B73B33A" wp14:editId="70AF74C2">
                  <wp:extent cx="3607573" cy="16583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632744" cy="1669890"/>
                          </a:xfrm>
                          <a:prstGeom prst="rect">
                            <a:avLst/>
                          </a:prstGeom>
                        </pic:spPr>
                      </pic:pic>
                    </a:graphicData>
                  </a:graphic>
                </wp:inline>
              </w:drawing>
            </w:r>
          </w:p>
        </w:tc>
      </w:tr>
      <w:tr w:rsidR="00C55020" w:rsidRPr="005335B1" w14:paraId="4E276BED" w14:textId="77777777" w:rsidTr="00FA4F51">
        <w:trPr>
          <w:cantSplit/>
          <w:trHeight w:val="20"/>
        </w:trPr>
        <w:tc>
          <w:tcPr>
            <w:tcW w:w="1843" w:type="dxa"/>
          </w:tcPr>
          <w:p w14:paraId="3B7D6E84" w14:textId="77777777" w:rsidR="00C378B1" w:rsidRDefault="009626DA"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3.1.54</w:t>
            </w:r>
            <w:r w:rsidR="00C55020">
              <w:rPr>
                <w:rFonts w:ascii="Verdana" w:eastAsiaTheme="minorHAnsi" w:hAnsi="Verdana" w:cs="Arial"/>
                <w:b/>
                <w:color w:val="000000" w:themeColor="text1"/>
                <w:sz w:val="18"/>
                <w:szCs w:val="18"/>
              </w:rPr>
              <w:t xml:space="preserve"> </w:t>
            </w:r>
            <w:r w:rsidR="00C55020" w:rsidRPr="00293F54">
              <w:rPr>
                <w:rFonts w:ascii="Verdana" w:eastAsiaTheme="minorHAnsi" w:hAnsi="Verdana" w:cs="Arial"/>
                <w:color w:val="000000" w:themeColor="text1"/>
                <w:sz w:val="18"/>
                <w:szCs w:val="18"/>
              </w:rPr>
              <w:t xml:space="preserve">Preparation of </w:t>
            </w:r>
            <w:r w:rsidR="00C55020">
              <w:rPr>
                <w:rFonts w:ascii="Verdana" w:eastAsiaTheme="minorHAnsi" w:hAnsi="Verdana" w:cs="Arial"/>
                <w:color w:val="000000" w:themeColor="text1"/>
                <w:sz w:val="18"/>
                <w:szCs w:val="18"/>
              </w:rPr>
              <w:t xml:space="preserve">SWEDEN </w:t>
            </w:r>
            <w:r w:rsidR="00C55020" w:rsidRPr="00293F54">
              <w:rPr>
                <w:rFonts w:ascii="Verdana" w:eastAsiaTheme="minorHAnsi" w:hAnsi="Verdana" w:cs="Arial"/>
                <w:color w:val="000000" w:themeColor="text1"/>
                <w:sz w:val="18"/>
                <w:szCs w:val="18"/>
              </w:rPr>
              <w:t>CSR report</w:t>
            </w:r>
            <w:r w:rsidR="00C55020">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56059FA9"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30CAEAD7" w14:textId="77777777" w:rsidR="00C55020" w:rsidRDefault="00C55020" w:rsidP="00C55020">
            <w:pPr>
              <w:pStyle w:val="steptext"/>
              <w:rPr>
                <w:rFonts w:ascii="Verdana" w:eastAsiaTheme="minorHAnsi" w:hAnsi="Verdana" w:cs="Arial"/>
                <w:b/>
                <w:color w:val="000000" w:themeColor="text1"/>
                <w:sz w:val="18"/>
                <w:szCs w:val="18"/>
              </w:rPr>
            </w:pPr>
            <w:r w:rsidRPr="00C55020">
              <w:rPr>
                <w:rFonts w:ascii="Verdana" w:eastAsiaTheme="minorHAnsi" w:hAnsi="Verdana" w:cs="Arial"/>
                <w:b/>
                <w:color w:val="000000" w:themeColor="text1"/>
                <w:sz w:val="18"/>
                <w:szCs w:val="18"/>
              </w:rPr>
              <w:t>Populate Global Template column ‘SWE - Business Area = Z005?:</w:t>
            </w:r>
          </w:p>
          <w:p w14:paraId="73A008C7" w14:textId="77777777" w:rsidR="00C55020" w:rsidRDefault="00C55020" w:rsidP="00C55020">
            <w:pPr>
              <w:pStyle w:val="steptext"/>
              <w:rPr>
                <w:rFonts w:ascii="Verdana" w:eastAsiaTheme="minorHAnsi" w:hAnsi="Verdana" w:cs="Arial"/>
                <w:b/>
                <w:color w:val="000000" w:themeColor="text1"/>
                <w:sz w:val="18"/>
                <w:szCs w:val="18"/>
              </w:rPr>
            </w:pPr>
          </w:p>
          <w:p w14:paraId="5D7DAFDB" w14:textId="77777777" w:rsidR="00C55020" w:rsidRPr="002D2CC8" w:rsidRDefault="00C55020" w:rsidP="00C55020">
            <w:pPr>
              <w:pStyle w:val="steptext"/>
              <w:numPr>
                <w:ilvl w:val="0"/>
                <w:numId w:val="68"/>
              </w:numPr>
              <w:rP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Go to CSR report column ‘Business Area’ and filter on Z005</w:t>
            </w:r>
          </w:p>
          <w:p w14:paraId="39D03E40" w14:textId="77777777" w:rsidR="00C55020" w:rsidRPr="002D2CC8" w:rsidRDefault="00C55020" w:rsidP="00C55020">
            <w:pPr>
              <w:pStyle w:val="steptext"/>
              <w:ind w:left="720"/>
              <w:rPr>
                <w:rFonts w:ascii="Verdana" w:eastAsiaTheme="minorHAnsi" w:hAnsi="Verdana" w:cs="Arial"/>
                <w:color w:val="000000" w:themeColor="text1"/>
                <w:sz w:val="18"/>
                <w:szCs w:val="18"/>
              </w:rPr>
            </w:pPr>
          </w:p>
          <w:p w14:paraId="04F0E0FD" w14:textId="77777777" w:rsidR="00C55020" w:rsidRDefault="00C55020" w:rsidP="00C55020">
            <w:pPr>
              <w:pStyle w:val="steptext"/>
              <w:numPr>
                <w:ilvl w:val="0"/>
                <w:numId w:val="68"/>
              </w:numPr>
              <w:rP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Then go back to Global Template column ‘SWE - Business Area = Z005?’ and fill in ‘’Yes’  for the filtered values</w:t>
            </w:r>
          </w:p>
          <w:p w14:paraId="27F4052E" w14:textId="77777777" w:rsidR="00B9289D" w:rsidRDefault="00B9289D" w:rsidP="00B9289D">
            <w:pPr>
              <w:pStyle w:val="ListParagraph"/>
              <w:rPr>
                <w:rFonts w:ascii="Verdana" w:hAnsi="Verdana" w:cs="Arial"/>
                <w:color w:val="000000" w:themeColor="text1"/>
                <w:sz w:val="18"/>
                <w:szCs w:val="18"/>
              </w:rPr>
            </w:pPr>
          </w:p>
          <w:p w14:paraId="57778330" w14:textId="77777777" w:rsidR="00B9289D" w:rsidRPr="002D2CC8" w:rsidRDefault="00B9289D" w:rsidP="00C55020">
            <w:pPr>
              <w:pStyle w:val="steptext"/>
              <w:numPr>
                <w:ilvl w:val="0"/>
                <w:numId w:val="68"/>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rPr>
              <w:t>Remove the filter</w:t>
            </w:r>
          </w:p>
          <w:p w14:paraId="1EF09B3C" w14:textId="77777777" w:rsidR="00C55020" w:rsidRPr="00C55020" w:rsidRDefault="00C55020" w:rsidP="00C55020">
            <w:pPr>
              <w:pStyle w:val="steptext"/>
              <w:rPr>
                <w:rFonts w:ascii="Verdana" w:eastAsiaTheme="minorHAnsi" w:hAnsi="Verdana" w:cs="Arial"/>
                <w:b/>
                <w:color w:val="000000" w:themeColor="text1"/>
                <w:sz w:val="18"/>
                <w:szCs w:val="18"/>
              </w:rPr>
            </w:pPr>
          </w:p>
        </w:tc>
        <w:tc>
          <w:tcPr>
            <w:tcW w:w="1418" w:type="dxa"/>
          </w:tcPr>
          <w:p w14:paraId="0F801BA0" w14:textId="77777777" w:rsidR="00C55020" w:rsidRPr="000F672E" w:rsidRDefault="00C55020" w:rsidP="000F672E">
            <w:pPr>
              <w:rPr>
                <w:rFonts w:cs="Arial"/>
                <w:b/>
                <w:color w:val="000000" w:themeColor="text1"/>
                <w:sz w:val="18"/>
                <w:szCs w:val="18"/>
                <w:lang w:val="en-US"/>
              </w:rPr>
            </w:pPr>
          </w:p>
        </w:tc>
        <w:tc>
          <w:tcPr>
            <w:tcW w:w="10938" w:type="dxa"/>
          </w:tcPr>
          <w:p w14:paraId="40B07FE6" w14:textId="77777777" w:rsidR="00C55020" w:rsidRDefault="00B9289D" w:rsidP="00DA4947">
            <w:pPr>
              <w:rPr>
                <w:noProof/>
              </w:rPr>
            </w:pPr>
            <w:r>
              <w:rPr>
                <w:noProof/>
                <w:lang w:val="en-US"/>
              </w:rPr>
              <w:drawing>
                <wp:inline distT="0" distB="0" distL="0" distR="0" wp14:anchorId="161F3BA1" wp14:editId="473F3A6C">
                  <wp:extent cx="1701828" cy="200728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714193" cy="2021868"/>
                          </a:xfrm>
                          <a:prstGeom prst="rect">
                            <a:avLst/>
                          </a:prstGeom>
                        </pic:spPr>
                      </pic:pic>
                    </a:graphicData>
                  </a:graphic>
                </wp:inline>
              </w:drawing>
            </w:r>
          </w:p>
        </w:tc>
      </w:tr>
      <w:tr w:rsidR="00C55020" w:rsidRPr="005335B1" w14:paraId="0FA27BD4" w14:textId="77777777" w:rsidTr="00FA4F51">
        <w:trPr>
          <w:cantSplit/>
          <w:trHeight w:val="20"/>
        </w:trPr>
        <w:tc>
          <w:tcPr>
            <w:tcW w:w="1843" w:type="dxa"/>
          </w:tcPr>
          <w:p w14:paraId="596446FA" w14:textId="77777777" w:rsidR="00C378B1" w:rsidRDefault="009626DA"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t>3.1.55</w:t>
            </w:r>
            <w:r w:rsidR="00C55020">
              <w:rPr>
                <w:rFonts w:ascii="Verdana" w:eastAsiaTheme="minorHAnsi" w:hAnsi="Verdana" w:cs="Arial"/>
                <w:b/>
                <w:color w:val="000000" w:themeColor="text1"/>
                <w:sz w:val="18"/>
                <w:szCs w:val="18"/>
              </w:rPr>
              <w:t xml:space="preserve"> </w:t>
            </w:r>
            <w:r w:rsidR="00C55020" w:rsidRPr="00293F54">
              <w:rPr>
                <w:rFonts w:ascii="Verdana" w:eastAsiaTheme="minorHAnsi" w:hAnsi="Verdana" w:cs="Arial"/>
                <w:color w:val="000000" w:themeColor="text1"/>
                <w:sz w:val="18"/>
                <w:szCs w:val="18"/>
              </w:rPr>
              <w:t xml:space="preserve">Preparation of </w:t>
            </w:r>
            <w:r w:rsidR="00C55020">
              <w:rPr>
                <w:rFonts w:ascii="Verdana" w:eastAsiaTheme="minorHAnsi" w:hAnsi="Verdana" w:cs="Arial"/>
                <w:color w:val="000000" w:themeColor="text1"/>
                <w:sz w:val="18"/>
                <w:szCs w:val="18"/>
              </w:rPr>
              <w:t xml:space="preserve">SWEDEN </w:t>
            </w:r>
            <w:r w:rsidR="00C55020" w:rsidRPr="00293F54">
              <w:rPr>
                <w:rFonts w:ascii="Verdana" w:eastAsiaTheme="minorHAnsi" w:hAnsi="Verdana" w:cs="Arial"/>
                <w:color w:val="000000" w:themeColor="text1"/>
                <w:sz w:val="18"/>
                <w:szCs w:val="18"/>
              </w:rPr>
              <w:t>CSR report</w:t>
            </w:r>
            <w:r w:rsidR="00C55020">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7703C387"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667102A8" w14:textId="77777777" w:rsidR="002D2CC8" w:rsidRPr="002D2CC8" w:rsidRDefault="002D2CC8" w:rsidP="002D2CC8">
            <w:pPr>
              <w:pStyle w:val="steptext"/>
              <w:rPr>
                <w:rFonts w:ascii="Verdana" w:eastAsiaTheme="minorHAnsi" w:hAnsi="Verdana" w:cs="Arial"/>
                <w:b/>
                <w:color w:val="000000" w:themeColor="text1"/>
                <w:sz w:val="18"/>
                <w:szCs w:val="18"/>
              </w:rPr>
            </w:pPr>
            <w:r w:rsidRPr="002D2CC8">
              <w:rPr>
                <w:rFonts w:ascii="Verdana" w:eastAsiaTheme="minorHAnsi" w:hAnsi="Verdana" w:cs="Arial"/>
                <w:b/>
                <w:color w:val="000000" w:themeColor="text1"/>
                <w:sz w:val="18"/>
                <w:szCs w:val="18"/>
              </w:rPr>
              <w:t>Populate Global Template column ‘SWE - Ref contains Tax ?’:</w:t>
            </w:r>
          </w:p>
          <w:p w14:paraId="187FE789" w14:textId="77777777" w:rsidR="00C55020" w:rsidRDefault="00C55020" w:rsidP="00C55020">
            <w:pPr>
              <w:pStyle w:val="steptext"/>
              <w:rPr>
                <w:rFonts w:ascii="Verdana" w:eastAsiaTheme="minorHAnsi" w:hAnsi="Verdana" w:cs="Arial"/>
                <w:b/>
                <w:color w:val="000000" w:themeColor="text1"/>
                <w:sz w:val="18"/>
                <w:szCs w:val="18"/>
              </w:rPr>
            </w:pPr>
          </w:p>
          <w:p w14:paraId="7DE239F3" w14:textId="77777777" w:rsidR="002D2CC8" w:rsidRPr="002D2CC8" w:rsidRDefault="002D2CC8" w:rsidP="002D2CC8">
            <w:pPr>
              <w:pStyle w:val="steptext"/>
              <w:numPr>
                <w:ilvl w:val="0"/>
                <w:numId w:val="69"/>
              </w:numPr>
              <w:rP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 xml:space="preserve">Go to CSR report column </w:t>
            </w:r>
            <w:r w:rsidR="00A86C03">
              <w:rPr>
                <w:rFonts w:ascii="Verdana" w:eastAsiaTheme="minorHAnsi" w:hAnsi="Verdana" w:cs="Arial"/>
                <w:color w:val="000000" w:themeColor="text1"/>
                <w:sz w:val="18"/>
                <w:szCs w:val="18"/>
              </w:rPr>
              <w:t>‘</w:t>
            </w:r>
            <w:r w:rsidRPr="002D2CC8">
              <w:rPr>
                <w:rFonts w:ascii="Verdana" w:eastAsiaTheme="minorHAnsi" w:hAnsi="Verdana" w:cs="Arial"/>
                <w:color w:val="000000" w:themeColor="text1"/>
                <w:sz w:val="18"/>
                <w:szCs w:val="18"/>
              </w:rPr>
              <w:t xml:space="preserve">Reference </w:t>
            </w:r>
            <w:r w:rsidR="006C39CE">
              <w:rPr>
                <w:rFonts w:ascii="Verdana" w:eastAsiaTheme="minorHAnsi" w:hAnsi="Verdana" w:cs="Arial"/>
                <w:color w:val="000000" w:themeColor="text1"/>
                <w:sz w:val="18"/>
                <w:szCs w:val="18"/>
              </w:rPr>
              <w:t>Document Number</w:t>
            </w:r>
            <w:r w:rsidR="00A86C03">
              <w:rPr>
                <w:rFonts w:ascii="Verdana" w:eastAsiaTheme="minorHAnsi" w:hAnsi="Verdana" w:cs="Arial"/>
                <w:color w:val="000000" w:themeColor="text1"/>
                <w:sz w:val="18"/>
                <w:szCs w:val="18"/>
              </w:rPr>
              <w:t>’</w:t>
            </w:r>
            <w:r w:rsidRPr="002D2CC8">
              <w:rPr>
                <w:rFonts w:ascii="Verdana" w:eastAsiaTheme="minorHAnsi" w:hAnsi="Verdana" w:cs="Arial"/>
                <w:color w:val="000000" w:themeColor="text1"/>
                <w:sz w:val="18"/>
                <w:szCs w:val="18"/>
              </w:rPr>
              <w:t xml:space="preserve"> </w:t>
            </w:r>
            <w:r w:rsidR="006C39CE">
              <w:rPr>
                <w:rFonts w:ascii="Verdana" w:eastAsiaTheme="minorHAnsi" w:hAnsi="Verdana" w:cs="Arial"/>
                <w:color w:val="000000" w:themeColor="text1"/>
                <w:sz w:val="18"/>
                <w:szCs w:val="18"/>
              </w:rPr>
              <w:t>and apply filter on the values that ‘contain’ the word</w:t>
            </w:r>
            <w:r w:rsidRPr="002D2CC8">
              <w:rPr>
                <w:rFonts w:ascii="Verdana" w:eastAsiaTheme="minorHAnsi" w:hAnsi="Verdana" w:cs="Arial"/>
                <w:color w:val="000000" w:themeColor="text1"/>
                <w:sz w:val="18"/>
                <w:szCs w:val="18"/>
              </w:rPr>
              <w:t xml:space="preserve"> ‘TAX’</w:t>
            </w:r>
          </w:p>
          <w:p w14:paraId="6AD60E8B" w14:textId="77777777" w:rsidR="002D2CC8" w:rsidRPr="002D2CC8" w:rsidRDefault="002D2CC8" w:rsidP="002D2CC8">
            <w:pPr>
              <w:pStyle w:val="steptext"/>
              <w:ind w:left="720"/>
              <w:rPr>
                <w:rFonts w:ascii="Verdana" w:eastAsiaTheme="minorHAnsi" w:hAnsi="Verdana" w:cs="Arial"/>
                <w:color w:val="000000" w:themeColor="text1"/>
                <w:sz w:val="18"/>
                <w:szCs w:val="18"/>
              </w:rPr>
            </w:pPr>
          </w:p>
          <w:p w14:paraId="30F8E0A9" w14:textId="77777777" w:rsidR="002D2CC8" w:rsidRDefault="002D2CC8" w:rsidP="002D2CC8">
            <w:pPr>
              <w:pStyle w:val="steptext"/>
              <w:numPr>
                <w:ilvl w:val="0"/>
                <w:numId w:val="69"/>
              </w:numPr>
              <w:rP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Go back to the Global Template column and fill in ‘Yes’ for the filtered values</w:t>
            </w:r>
          </w:p>
          <w:p w14:paraId="56CF781A" w14:textId="77777777" w:rsidR="007A3D72" w:rsidRDefault="007A3D72" w:rsidP="007A3D72">
            <w:pPr>
              <w:pStyle w:val="ListParagraph"/>
              <w:rPr>
                <w:rFonts w:ascii="Verdana" w:hAnsi="Verdana" w:cs="Arial"/>
                <w:color w:val="000000" w:themeColor="text1"/>
                <w:sz w:val="18"/>
                <w:szCs w:val="18"/>
              </w:rPr>
            </w:pPr>
          </w:p>
          <w:p w14:paraId="703F6CF0" w14:textId="77777777" w:rsidR="007A3D72" w:rsidRPr="002D2CC8" w:rsidRDefault="007A3D72" w:rsidP="002D2CC8">
            <w:pPr>
              <w:pStyle w:val="steptext"/>
              <w:numPr>
                <w:ilvl w:val="0"/>
                <w:numId w:val="69"/>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rPr>
              <w:t>Remove the filter</w:t>
            </w:r>
          </w:p>
          <w:p w14:paraId="4C4317D1" w14:textId="77777777" w:rsidR="002D2CC8" w:rsidRPr="00C55020" w:rsidRDefault="002D2CC8" w:rsidP="00C55020">
            <w:pPr>
              <w:pStyle w:val="steptext"/>
              <w:rPr>
                <w:rFonts w:ascii="Verdana" w:eastAsiaTheme="minorHAnsi" w:hAnsi="Verdana" w:cs="Arial"/>
                <w:b/>
                <w:color w:val="000000" w:themeColor="text1"/>
                <w:sz w:val="18"/>
                <w:szCs w:val="18"/>
              </w:rPr>
            </w:pPr>
          </w:p>
        </w:tc>
        <w:tc>
          <w:tcPr>
            <w:tcW w:w="1418" w:type="dxa"/>
          </w:tcPr>
          <w:p w14:paraId="44F584AB" w14:textId="77777777" w:rsidR="00C55020" w:rsidRPr="000F672E" w:rsidRDefault="00C55020" w:rsidP="000F672E">
            <w:pPr>
              <w:rPr>
                <w:rFonts w:cs="Arial"/>
                <w:b/>
                <w:color w:val="000000" w:themeColor="text1"/>
                <w:sz w:val="18"/>
                <w:szCs w:val="18"/>
                <w:lang w:val="en-US"/>
              </w:rPr>
            </w:pPr>
          </w:p>
        </w:tc>
        <w:tc>
          <w:tcPr>
            <w:tcW w:w="10938" w:type="dxa"/>
          </w:tcPr>
          <w:p w14:paraId="19EF6280" w14:textId="77777777" w:rsidR="00C55020" w:rsidRDefault="006C39CE" w:rsidP="00DA4947">
            <w:pPr>
              <w:rPr>
                <w:noProof/>
              </w:rPr>
            </w:pPr>
            <w:r>
              <w:rPr>
                <w:noProof/>
                <w:lang w:val="en-US"/>
              </w:rPr>
              <w:drawing>
                <wp:inline distT="0" distB="0" distL="0" distR="0" wp14:anchorId="5FB11E25" wp14:editId="28DE5446">
                  <wp:extent cx="3506227" cy="158381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547821" cy="1602598"/>
                          </a:xfrm>
                          <a:prstGeom prst="rect">
                            <a:avLst/>
                          </a:prstGeom>
                        </pic:spPr>
                      </pic:pic>
                    </a:graphicData>
                  </a:graphic>
                </wp:inline>
              </w:drawing>
            </w:r>
          </w:p>
        </w:tc>
      </w:tr>
      <w:tr w:rsidR="00C55020" w:rsidRPr="005335B1" w14:paraId="16E67E73" w14:textId="77777777" w:rsidTr="00FA4F51">
        <w:trPr>
          <w:cantSplit/>
          <w:trHeight w:val="20"/>
        </w:trPr>
        <w:tc>
          <w:tcPr>
            <w:tcW w:w="1843" w:type="dxa"/>
          </w:tcPr>
          <w:p w14:paraId="677537C0" w14:textId="77777777" w:rsidR="00C378B1" w:rsidRDefault="009626DA"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3.1.56</w:t>
            </w:r>
            <w:r w:rsidR="00C55020">
              <w:rPr>
                <w:rFonts w:ascii="Verdana" w:eastAsiaTheme="minorHAnsi" w:hAnsi="Verdana" w:cs="Arial"/>
                <w:b/>
                <w:color w:val="000000" w:themeColor="text1"/>
                <w:sz w:val="18"/>
                <w:szCs w:val="18"/>
              </w:rPr>
              <w:t xml:space="preserve"> </w:t>
            </w:r>
            <w:r w:rsidR="00C55020" w:rsidRPr="00293F54">
              <w:rPr>
                <w:rFonts w:ascii="Verdana" w:eastAsiaTheme="minorHAnsi" w:hAnsi="Verdana" w:cs="Arial"/>
                <w:color w:val="000000" w:themeColor="text1"/>
                <w:sz w:val="18"/>
                <w:szCs w:val="18"/>
              </w:rPr>
              <w:t xml:space="preserve">Preparation of </w:t>
            </w:r>
            <w:r w:rsidR="00C55020">
              <w:rPr>
                <w:rFonts w:ascii="Verdana" w:eastAsiaTheme="minorHAnsi" w:hAnsi="Verdana" w:cs="Arial"/>
                <w:color w:val="000000" w:themeColor="text1"/>
                <w:sz w:val="18"/>
                <w:szCs w:val="18"/>
              </w:rPr>
              <w:t xml:space="preserve">SWEDEN </w:t>
            </w:r>
            <w:r w:rsidR="00C55020" w:rsidRPr="00293F54">
              <w:rPr>
                <w:rFonts w:ascii="Verdana" w:eastAsiaTheme="minorHAnsi" w:hAnsi="Verdana" w:cs="Arial"/>
                <w:color w:val="000000" w:themeColor="text1"/>
                <w:sz w:val="18"/>
                <w:szCs w:val="18"/>
              </w:rPr>
              <w:t>CSR report</w:t>
            </w:r>
            <w:r w:rsidR="00C55020">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16E8A262"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75AA5713" w14:textId="77777777" w:rsidR="002D2CC8" w:rsidRPr="002D2CC8" w:rsidRDefault="002D2CC8" w:rsidP="002D2CC8">
            <w:pPr>
              <w:pStyle w:val="steptext"/>
              <w:rPr>
                <w:rFonts w:ascii="Verdana" w:eastAsiaTheme="minorHAnsi" w:hAnsi="Verdana" w:cs="Arial"/>
                <w:b/>
                <w:color w:val="000000" w:themeColor="text1"/>
                <w:sz w:val="18"/>
                <w:szCs w:val="18"/>
              </w:rPr>
            </w:pPr>
            <w:r w:rsidRPr="002D2CC8">
              <w:rPr>
                <w:rFonts w:ascii="Verdana" w:eastAsiaTheme="minorHAnsi" w:hAnsi="Verdana" w:cs="Arial"/>
                <w:b/>
                <w:color w:val="000000" w:themeColor="text1"/>
                <w:sz w:val="18"/>
                <w:szCs w:val="18"/>
              </w:rPr>
              <w:t>Populate Global Template column ‘PO Excluded due to type?’:</w:t>
            </w:r>
          </w:p>
          <w:p w14:paraId="22DB6D10" w14:textId="77777777" w:rsidR="00C55020" w:rsidRDefault="00C55020" w:rsidP="00C55020">
            <w:pPr>
              <w:pStyle w:val="steptext"/>
              <w:rPr>
                <w:rFonts w:ascii="Verdana" w:eastAsiaTheme="minorHAnsi" w:hAnsi="Verdana" w:cs="Arial"/>
                <w:b/>
                <w:color w:val="000000" w:themeColor="text1"/>
                <w:sz w:val="18"/>
                <w:szCs w:val="18"/>
              </w:rPr>
            </w:pPr>
          </w:p>
          <w:p w14:paraId="56F3CDB6" w14:textId="04B4A4DF" w:rsidR="002D2CC8" w:rsidRDefault="002D2CC8" w:rsidP="002D2CC8">
            <w:pPr>
              <w:pStyle w:val="steptext"/>
              <w:numPr>
                <w:ilvl w:val="0"/>
                <w:numId w:val="70"/>
              </w:numPr>
              <w:rPr>
                <w:ins w:id="1706" w:author="Author"/>
                <w:rFonts w:ascii="Verdana" w:eastAsiaTheme="minorHAnsi" w:hAnsi="Verdana" w:cs="Arial"/>
                <w:color w:val="000000" w:themeColor="text1"/>
                <w:sz w:val="18"/>
                <w:szCs w:val="18"/>
                <w:lang w:val="en-GB"/>
              </w:rPr>
            </w:pPr>
            <w:r w:rsidRPr="002D2CC8">
              <w:rPr>
                <w:rFonts w:ascii="Verdana" w:eastAsiaTheme="minorHAnsi" w:hAnsi="Verdana" w:cs="Arial"/>
                <w:color w:val="000000" w:themeColor="text1"/>
                <w:sz w:val="18"/>
                <w:szCs w:val="18"/>
                <w:lang w:val="en-GB"/>
              </w:rPr>
              <w:t xml:space="preserve">Go to CSR column ‘SAP PO Type’ and filter on </w:t>
            </w:r>
            <w:r w:rsidRPr="00CB2D28">
              <w:rPr>
                <w:rFonts w:ascii="Verdana" w:eastAsiaTheme="minorHAnsi" w:hAnsi="Verdana" w:cs="Arial"/>
                <w:color w:val="000000" w:themeColor="text1"/>
                <w:sz w:val="18"/>
                <w:szCs w:val="18"/>
                <w:lang w:val="en-GB"/>
              </w:rPr>
              <w:t>Y</w:t>
            </w:r>
            <w:del w:id="1707" w:author="Author">
              <w:r w:rsidRPr="00CB2D28" w:rsidDel="007C53B6">
                <w:rPr>
                  <w:rFonts w:ascii="Verdana" w:eastAsiaTheme="minorHAnsi" w:hAnsi="Verdana" w:cs="Arial"/>
                  <w:color w:val="000000" w:themeColor="text1"/>
                  <w:sz w:val="18"/>
                  <w:szCs w:val="18"/>
                  <w:lang w:val="en-GB"/>
                </w:rPr>
                <w:delText>M</w:delText>
              </w:r>
            </w:del>
            <w:r w:rsidRPr="00CB2D28">
              <w:rPr>
                <w:rFonts w:ascii="Verdana" w:eastAsiaTheme="minorHAnsi" w:hAnsi="Verdana" w:cs="Arial"/>
                <w:color w:val="000000" w:themeColor="text1"/>
                <w:sz w:val="18"/>
                <w:szCs w:val="18"/>
                <w:lang w:val="en-GB"/>
              </w:rPr>
              <w:t>L</w:t>
            </w:r>
            <w:ins w:id="1708" w:author="Author">
              <w:r w:rsidR="007C53B6" w:rsidRPr="00CB2D28">
                <w:rPr>
                  <w:rFonts w:ascii="Verdana" w:eastAsiaTheme="minorHAnsi" w:hAnsi="Verdana" w:cs="Arial"/>
                  <w:color w:val="000000" w:themeColor="text1"/>
                  <w:sz w:val="18"/>
                  <w:szCs w:val="18"/>
                  <w:lang w:val="en-GB"/>
                </w:rPr>
                <w:t>M</w:t>
              </w:r>
            </w:ins>
            <w:r w:rsidRPr="00CB2D28">
              <w:rPr>
                <w:rFonts w:ascii="Verdana" w:eastAsiaTheme="minorHAnsi" w:hAnsi="Verdana" w:cs="Arial"/>
                <w:color w:val="000000" w:themeColor="text1"/>
                <w:sz w:val="18"/>
                <w:szCs w:val="18"/>
                <w:lang w:val="en-GB"/>
              </w:rPr>
              <w:t>S</w:t>
            </w:r>
            <w:r w:rsidRPr="002D2CC8">
              <w:rPr>
                <w:rFonts w:ascii="Verdana" w:eastAsiaTheme="minorHAnsi" w:hAnsi="Verdana" w:cs="Arial"/>
                <w:color w:val="000000" w:themeColor="text1"/>
                <w:sz w:val="18"/>
                <w:szCs w:val="18"/>
                <w:lang w:val="en-GB"/>
              </w:rPr>
              <w:t xml:space="preserve"> (Ops Locally Mngd Ser), YNB (Ops), YSNC (PO Collaboration Ord), YSMI (scheduling agreement</w:t>
            </w:r>
            <w:r w:rsidR="007A3D72">
              <w:rPr>
                <w:rFonts w:ascii="Verdana" w:eastAsiaTheme="minorHAnsi" w:hAnsi="Verdana" w:cs="Arial"/>
                <w:color w:val="000000" w:themeColor="text1"/>
                <w:sz w:val="18"/>
                <w:szCs w:val="18"/>
                <w:lang w:val="en-GB"/>
              </w:rPr>
              <w:t>)</w:t>
            </w:r>
          </w:p>
          <w:p w14:paraId="1DAF3250" w14:textId="77777777" w:rsidR="00D72F84" w:rsidRDefault="00D72F84">
            <w:pPr>
              <w:pStyle w:val="steptext"/>
              <w:rPr>
                <w:ins w:id="1709" w:author="Author"/>
                <w:rFonts w:ascii="Verdana" w:eastAsiaTheme="minorHAnsi" w:hAnsi="Verdana" w:cs="Arial"/>
                <w:b/>
                <w:color w:val="000000" w:themeColor="text1"/>
                <w:sz w:val="18"/>
                <w:szCs w:val="18"/>
                <w:lang w:val="en-GB"/>
              </w:rPr>
              <w:pPrChange w:id="1710" w:author="Author">
                <w:pPr>
                  <w:pStyle w:val="steptext"/>
                  <w:numPr>
                    <w:numId w:val="70"/>
                  </w:numPr>
                  <w:ind w:left="720" w:hanging="360"/>
                </w:pPr>
              </w:pPrChange>
            </w:pPr>
          </w:p>
          <w:p w14:paraId="2125BB7B" w14:textId="0B6479B3" w:rsidR="00D72F84" w:rsidRPr="00D72F84" w:rsidRDefault="00D72F84">
            <w:pPr>
              <w:pStyle w:val="steptext"/>
              <w:rPr>
                <w:rFonts w:ascii="Verdana" w:eastAsiaTheme="minorHAnsi" w:hAnsi="Verdana" w:cs="Arial"/>
                <w:b/>
                <w:color w:val="000000" w:themeColor="text1"/>
                <w:sz w:val="18"/>
                <w:szCs w:val="18"/>
                <w:lang w:val="en-GB"/>
                <w:rPrChange w:id="1711" w:author="Author">
                  <w:rPr>
                    <w:rFonts w:ascii="Verdana" w:eastAsiaTheme="minorHAnsi" w:hAnsi="Verdana" w:cs="Arial"/>
                    <w:color w:val="000000" w:themeColor="text1"/>
                    <w:sz w:val="18"/>
                    <w:szCs w:val="18"/>
                    <w:lang w:val="en-GB"/>
                  </w:rPr>
                </w:rPrChange>
              </w:rPr>
              <w:pPrChange w:id="1712" w:author="Author">
                <w:pPr>
                  <w:pStyle w:val="steptext"/>
                  <w:numPr>
                    <w:numId w:val="70"/>
                  </w:numPr>
                  <w:ind w:left="720" w:hanging="360"/>
                </w:pPr>
              </w:pPrChange>
            </w:pPr>
            <w:ins w:id="1713" w:author="Author">
              <w:r w:rsidRPr="00D72F84">
                <w:rPr>
                  <w:rFonts w:ascii="Verdana" w:eastAsiaTheme="minorHAnsi" w:hAnsi="Verdana" w:cs="Arial"/>
                  <w:b/>
                  <w:color w:val="000000" w:themeColor="text1"/>
                  <w:sz w:val="18"/>
                  <w:szCs w:val="18"/>
                  <w:lang w:val="en-GB"/>
                  <w:rPrChange w:id="1714" w:author="Author">
                    <w:rPr>
                      <w:rFonts w:ascii="Verdana" w:eastAsiaTheme="minorHAnsi" w:hAnsi="Verdana" w:cs="Arial"/>
                      <w:color w:val="000000" w:themeColor="text1"/>
                      <w:sz w:val="18"/>
                      <w:szCs w:val="18"/>
                      <w:lang w:val="en-GB"/>
                    </w:rPr>
                  </w:rPrChange>
                </w:rPr>
                <w:t xml:space="preserve">NOTE: </w:t>
              </w:r>
              <w:r w:rsidRPr="00D72F84">
                <w:rPr>
                  <w:rFonts w:ascii="Verdana" w:eastAsiaTheme="minorHAnsi" w:hAnsi="Verdana" w:cs="Arial"/>
                  <w:color w:val="000000" w:themeColor="text1"/>
                  <w:sz w:val="18"/>
                  <w:szCs w:val="18"/>
                  <w:lang w:val="en-GB"/>
                  <w:rPrChange w:id="1715" w:author="Author">
                    <w:rPr>
                      <w:rFonts w:ascii="Verdana" w:eastAsiaTheme="minorHAnsi" w:hAnsi="Verdana" w:cs="Arial"/>
                      <w:b/>
                      <w:color w:val="000000" w:themeColor="text1"/>
                      <w:sz w:val="18"/>
                      <w:szCs w:val="18"/>
                      <w:lang w:val="en-GB"/>
                    </w:rPr>
                  </w:rPrChange>
                </w:rPr>
                <w:t>Robot should filter on the values that begin with</w:t>
              </w:r>
              <w:r>
                <w:rPr>
                  <w:rFonts w:ascii="Verdana" w:eastAsiaTheme="minorHAnsi" w:hAnsi="Verdana" w:cs="Arial"/>
                  <w:b/>
                  <w:color w:val="000000" w:themeColor="text1"/>
                  <w:sz w:val="18"/>
                  <w:szCs w:val="18"/>
                  <w:lang w:val="en-GB"/>
                </w:rPr>
                <w:t xml:space="preserve"> </w:t>
              </w:r>
              <w:r w:rsidRPr="00CB2D28">
                <w:rPr>
                  <w:rFonts w:ascii="Verdana" w:eastAsiaTheme="minorHAnsi" w:hAnsi="Verdana" w:cs="Arial"/>
                  <w:color w:val="000000" w:themeColor="text1"/>
                  <w:sz w:val="18"/>
                  <w:szCs w:val="18"/>
                  <w:lang w:val="en-GB"/>
                </w:rPr>
                <w:t>YLMS</w:t>
              </w:r>
              <w:r>
                <w:rPr>
                  <w:rFonts w:ascii="Verdana" w:eastAsiaTheme="minorHAnsi" w:hAnsi="Verdana" w:cs="Arial"/>
                  <w:color w:val="000000" w:themeColor="text1"/>
                  <w:sz w:val="18"/>
                  <w:szCs w:val="18"/>
                  <w:lang w:val="en-GB"/>
                </w:rPr>
                <w:t xml:space="preserve">, </w:t>
              </w:r>
              <w:r w:rsidRPr="002D2CC8">
                <w:rPr>
                  <w:rFonts w:ascii="Verdana" w:eastAsiaTheme="minorHAnsi" w:hAnsi="Verdana" w:cs="Arial"/>
                  <w:color w:val="000000" w:themeColor="text1"/>
                  <w:sz w:val="18"/>
                  <w:szCs w:val="18"/>
                  <w:lang w:val="en-GB"/>
                </w:rPr>
                <w:t>YNB</w:t>
              </w:r>
              <w:r>
                <w:rPr>
                  <w:rFonts w:ascii="Verdana" w:eastAsiaTheme="minorHAnsi" w:hAnsi="Verdana" w:cs="Arial"/>
                  <w:color w:val="000000" w:themeColor="text1"/>
                  <w:sz w:val="18"/>
                  <w:szCs w:val="18"/>
                  <w:lang w:val="en-GB"/>
                </w:rPr>
                <w:t xml:space="preserve">, </w:t>
              </w:r>
              <w:r w:rsidRPr="002D2CC8">
                <w:rPr>
                  <w:rFonts w:ascii="Verdana" w:eastAsiaTheme="minorHAnsi" w:hAnsi="Verdana" w:cs="Arial"/>
                  <w:color w:val="000000" w:themeColor="text1"/>
                  <w:sz w:val="18"/>
                  <w:szCs w:val="18"/>
                  <w:lang w:val="en-GB"/>
                </w:rPr>
                <w:t>YSNC</w:t>
              </w:r>
              <w:r>
                <w:rPr>
                  <w:rFonts w:ascii="Verdana" w:eastAsiaTheme="minorHAnsi" w:hAnsi="Verdana" w:cs="Arial"/>
                  <w:color w:val="000000" w:themeColor="text1"/>
                  <w:sz w:val="18"/>
                  <w:szCs w:val="18"/>
                  <w:lang w:val="en-GB"/>
                </w:rPr>
                <w:t xml:space="preserve">, </w:t>
              </w:r>
              <w:r w:rsidRPr="002D2CC8">
                <w:rPr>
                  <w:rFonts w:ascii="Verdana" w:eastAsiaTheme="minorHAnsi" w:hAnsi="Verdana" w:cs="Arial"/>
                  <w:color w:val="000000" w:themeColor="text1"/>
                  <w:sz w:val="18"/>
                  <w:szCs w:val="18"/>
                  <w:lang w:val="en-GB"/>
                </w:rPr>
                <w:t>YSMI</w:t>
              </w:r>
              <w:r>
                <w:rPr>
                  <w:rFonts w:ascii="Verdana" w:eastAsiaTheme="minorHAnsi" w:hAnsi="Verdana" w:cs="Arial"/>
                  <w:color w:val="000000" w:themeColor="text1"/>
                  <w:sz w:val="18"/>
                  <w:szCs w:val="18"/>
                  <w:lang w:val="en-GB"/>
                </w:rPr>
                <w:t xml:space="preserve">  - </w:t>
              </w:r>
              <w:r w:rsidRPr="00D72F84">
                <w:rPr>
                  <w:rFonts w:ascii="Verdana" w:eastAsiaTheme="minorHAnsi" w:hAnsi="Verdana" w:cs="Arial"/>
                  <w:color w:val="FF0000"/>
                  <w:sz w:val="18"/>
                  <w:szCs w:val="18"/>
                  <w:lang w:val="en-GB"/>
                  <w:rPrChange w:id="1716" w:author="Author">
                    <w:rPr>
                      <w:rFonts w:ascii="Verdana" w:eastAsiaTheme="minorHAnsi" w:hAnsi="Verdana" w:cs="Arial"/>
                      <w:color w:val="000000" w:themeColor="text1"/>
                      <w:sz w:val="18"/>
                      <w:szCs w:val="18"/>
                      <w:lang w:val="en-GB"/>
                    </w:rPr>
                  </w:rPrChange>
                </w:rPr>
                <w:t>added in 17.07.2019</w:t>
              </w:r>
            </w:ins>
          </w:p>
          <w:p w14:paraId="6227A338" w14:textId="77777777" w:rsidR="002D2CC8" w:rsidRPr="002D2CC8" w:rsidRDefault="002D2CC8" w:rsidP="002D2CC8">
            <w:pPr>
              <w:pStyle w:val="steptext"/>
              <w:ind w:left="720"/>
              <w:rPr>
                <w:rFonts w:ascii="Verdana" w:eastAsiaTheme="minorHAnsi" w:hAnsi="Verdana" w:cs="Arial"/>
                <w:color w:val="000000" w:themeColor="text1"/>
                <w:sz w:val="18"/>
                <w:szCs w:val="18"/>
                <w:lang w:val="en-GB"/>
              </w:rPr>
            </w:pPr>
          </w:p>
          <w:p w14:paraId="25AD8EF6" w14:textId="77777777" w:rsidR="002D2CC8" w:rsidRPr="007A3D72" w:rsidRDefault="002D2CC8" w:rsidP="002D2CC8">
            <w:pPr>
              <w:pStyle w:val="steptext"/>
              <w:numPr>
                <w:ilvl w:val="0"/>
                <w:numId w:val="70"/>
              </w:numPr>
              <w:rPr>
                <w:rFonts w:ascii="Verdana" w:eastAsiaTheme="minorHAnsi" w:hAnsi="Verdana" w:cs="Arial"/>
                <w:color w:val="000000" w:themeColor="text1"/>
                <w:sz w:val="18"/>
                <w:szCs w:val="18"/>
                <w:lang w:val="en-GB"/>
              </w:rPr>
            </w:pPr>
            <w:r w:rsidRPr="002D2CC8">
              <w:rPr>
                <w:rFonts w:ascii="Verdana" w:eastAsiaTheme="minorHAnsi" w:hAnsi="Verdana" w:cs="Arial"/>
                <w:color w:val="000000" w:themeColor="text1"/>
                <w:sz w:val="18"/>
                <w:szCs w:val="18"/>
                <w:lang w:val="en-GB"/>
              </w:rPr>
              <w:t xml:space="preserve">Go back to </w:t>
            </w:r>
            <w:r w:rsidRPr="002D2CC8">
              <w:rPr>
                <w:rFonts w:ascii="Verdana" w:eastAsiaTheme="minorHAnsi" w:hAnsi="Verdana" w:cs="Arial"/>
                <w:color w:val="000000" w:themeColor="text1"/>
                <w:sz w:val="18"/>
                <w:szCs w:val="18"/>
              </w:rPr>
              <w:t>the Global Template column and fill in ‘Yes’ for the filtered values</w:t>
            </w:r>
          </w:p>
          <w:p w14:paraId="0E523143" w14:textId="77777777" w:rsidR="007A3D72" w:rsidRDefault="007A3D72" w:rsidP="007A3D72">
            <w:pPr>
              <w:pStyle w:val="ListParagraph"/>
              <w:rPr>
                <w:rFonts w:ascii="Verdana" w:hAnsi="Verdana" w:cs="Arial"/>
                <w:color w:val="000000" w:themeColor="text1"/>
                <w:sz w:val="18"/>
                <w:szCs w:val="18"/>
                <w:lang w:val="en-GB"/>
              </w:rPr>
            </w:pPr>
          </w:p>
          <w:p w14:paraId="02388C2B" w14:textId="77777777" w:rsidR="007A3D72" w:rsidRDefault="007A3D72" w:rsidP="002D2CC8">
            <w:pPr>
              <w:pStyle w:val="steptext"/>
              <w:numPr>
                <w:ilvl w:val="0"/>
                <w:numId w:val="70"/>
              </w:numPr>
              <w:rPr>
                <w:rFonts w:ascii="Verdana" w:eastAsiaTheme="minorHAnsi" w:hAnsi="Verdana" w:cs="Arial"/>
                <w:color w:val="000000" w:themeColor="text1"/>
                <w:sz w:val="18"/>
                <w:szCs w:val="18"/>
                <w:lang w:val="en-GB"/>
              </w:rPr>
            </w:pPr>
            <w:r>
              <w:rPr>
                <w:rFonts w:ascii="Verdana" w:eastAsiaTheme="minorHAnsi" w:hAnsi="Verdana" w:cs="Arial"/>
                <w:color w:val="000000" w:themeColor="text1"/>
                <w:sz w:val="18"/>
                <w:szCs w:val="18"/>
                <w:lang w:val="en-GB"/>
              </w:rPr>
              <w:t>Remove the filter</w:t>
            </w:r>
          </w:p>
          <w:p w14:paraId="4E660345" w14:textId="77777777" w:rsidR="007A3D72" w:rsidRDefault="007A3D72" w:rsidP="007A3D72">
            <w:pPr>
              <w:pStyle w:val="ListParagraph"/>
              <w:rPr>
                <w:rFonts w:ascii="Verdana" w:hAnsi="Verdana" w:cs="Arial"/>
                <w:color w:val="000000" w:themeColor="text1"/>
                <w:sz w:val="18"/>
                <w:szCs w:val="18"/>
                <w:lang w:val="en-GB"/>
              </w:rPr>
            </w:pPr>
          </w:p>
          <w:p w14:paraId="3A984A02" w14:textId="77777777" w:rsidR="007A3D72" w:rsidRDefault="007A3D72" w:rsidP="007A3D72">
            <w:pPr>
              <w:pStyle w:val="steptext"/>
              <w:rPr>
                <w:rFonts w:ascii="Verdana" w:eastAsiaTheme="minorHAnsi" w:hAnsi="Verdana" w:cs="Arial"/>
                <w:color w:val="000000" w:themeColor="text1"/>
                <w:sz w:val="18"/>
                <w:szCs w:val="18"/>
                <w:lang w:val="en-GB"/>
              </w:rPr>
            </w:pPr>
            <w:r w:rsidRPr="007A3D72">
              <w:rPr>
                <w:rFonts w:ascii="Verdana" w:eastAsiaTheme="minorHAnsi" w:hAnsi="Verdana" w:cs="Arial"/>
                <w:b/>
                <w:color w:val="000000" w:themeColor="text1"/>
                <w:sz w:val="18"/>
                <w:szCs w:val="18"/>
                <w:lang w:val="en-GB"/>
              </w:rPr>
              <w:t xml:space="preserve">NOTE: </w:t>
            </w:r>
            <w:r w:rsidRPr="007A3D72">
              <w:rPr>
                <w:rFonts w:ascii="Verdana" w:eastAsiaTheme="minorHAnsi" w:hAnsi="Verdana" w:cs="Arial"/>
                <w:color w:val="000000" w:themeColor="text1"/>
                <w:sz w:val="18"/>
                <w:szCs w:val="18"/>
                <w:lang w:val="en-GB"/>
              </w:rPr>
              <w:t>The filtering criteria may not</w:t>
            </w:r>
            <w:r>
              <w:rPr>
                <w:rFonts w:ascii="Verdana" w:eastAsiaTheme="minorHAnsi" w:hAnsi="Verdana" w:cs="Arial"/>
                <w:color w:val="000000" w:themeColor="text1"/>
                <w:sz w:val="18"/>
                <w:szCs w:val="18"/>
                <w:lang w:val="en-GB"/>
              </w:rPr>
              <w:t xml:space="preserve"> all</w:t>
            </w:r>
            <w:r w:rsidRPr="007A3D72">
              <w:rPr>
                <w:rFonts w:ascii="Verdana" w:eastAsiaTheme="minorHAnsi" w:hAnsi="Verdana" w:cs="Arial"/>
                <w:color w:val="000000" w:themeColor="text1"/>
                <w:sz w:val="18"/>
                <w:szCs w:val="18"/>
                <w:lang w:val="en-GB"/>
              </w:rPr>
              <w:t xml:space="preserve"> be available in the list</w:t>
            </w:r>
            <w:r>
              <w:rPr>
                <w:rFonts w:ascii="Verdana" w:eastAsiaTheme="minorHAnsi" w:hAnsi="Verdana" w:cs="Arial"/>
                <w:color w:val="000000" w:themeColor="text1"/>
                <w:sz w:val="18"/>
                <w:szCs w:val="18"/>
                <w:lang w:val="en-GB"/>
              </w:rPr>
              <w:t xml:space="preserve">. Filter on the available fields. </w:t>
            </w:r>
          </w:p>
          <w:p w14:paraId="7F5BF455" w14:textId="77777777" w:rsidR="002D2CC8" w:rsidRPr="002D2CC8" w:rsidRDefault="002D2CC8" w:rsidP="007A3D72">
            <w:pPr>
              <w:pStyle w:val="steptext"/>
              <w:rPr>
                <w:rFonts w:ascii="Verdana" w:eastAsiaTheme="minorHAnsi" w:hAnsi="Verdana" w:cs="Arial"/>
                <w:b/>
                <w:color w:val="000000" w:themeColor="text1"/>
                <w:sz w:val="18"/>
                <w:szCs w:val="18"/>
                <w:lang w:val="en-GB"/>
              </w:rPr>
            </w:pPr>
          </w:p>
        </w:tc>
        <w:tc>
          <w:tcPr>
            <w:tcW w:w="1418" w:type="dxa"/>
          </w:tcPr>
          <w:p w14:paraId="05B95745" w14:textId="77777777" w:rsidR="00C55020" w:rsidRPr="00881E12" w:rsidRDefault="007A3D72" w:rsidP="000F672E">
            <w:pPr>
              <w:rPr>
                <w:rFonts w:ascii="Verdana" w:hAnsi="Verdana" w:cs="Arial"/>
                <w:color w:val="000000" w:themeColor="text1"/>
                <w:sz w:val="18"/>
                <w:szCs w:val="18"/>
                <w:lang w:val="en-GB"/>
                <w:rPrChange w:id="1717" w:author="Author">
                  <w:rPr>
                    <w:rFonts w:cs="Arial"/>
                    <w:color w:val="000000" w:themeColor="text1"/>
                    <w:sz w:val="18"/>
                    <w:szCs w:val="18"/>
                    <w:lang w:val="en-US"/>
                  </w:rPr>
                </w:rPrChange>
              </w:rPr>
            </w:pPr>
            <w:r w:rsidRPr="00881E12">
              <w:rPr>
                <w:rFonts w:ascii="Verdana" w:hAnsi="Verdana" w:cs="Arial"/>
                <w:b/>
                <w:color w:val="000000" w:themeColor="text1"/>
                <w:sz w:val="18"/>
                <w:szCs w:val="18"/>
                <w:lang w:val="en-GB"/>
                <w:rPrChange w:id="1718" w:author="Author">
                  <w:rPr>
                    <w:rFonts w:cs="Arial"/>
                    <w:b/>
                    <w:color w:val="000000" w:themeColor="text1"/>
                    <w:sz w:val="18"/>
                    <w:szCs w:val="18"/>
                    <w:lang w:val="en-US"/>
                  </w:rPr>
                </w:rPrChange>
              </w:rPr>
              <w:t>IF</w:t>
            </w:r>
            <w:r w:rsidRPr="00881E12">
              <w:rPr>
                <w:rFonts w:ascii="Verdana" w:hAnsi="Verdana" w:cs="Arial"/>
                <w:color w:val="000000" w:themeColor="text1"/>
                <w:sz w:val="18"/>
                <w:szCs w:val="18"/>
                <w:lang w:val="en-GB"/>
                <w:rPrChange w:id="1719" w:author="Author">
                  <w:rPr>
                    <w:rFonts w:cs="Arial"/>
                    <w:b/>
                    <w:color w:val="000000" w:themeColor="text1"/>
                    <w:sz w:val="18"/>
                    <w:szCs w:val="18"/>
                    <w:lang w:val="en-US"/>
                  </w:rPr>
                </w:rPrChange>
              </w:rPr>
              <w:t xml:space="preserve"> </w:t>
            </w:r>
            <w:r w:rsidRPr="00881E12">
              <w:rPr>
                <w:rFonts w:ascii="Verdana" w:hAnsi="Verdana" w:cs="Arial"/>
                <w:color w:val="000000" w:themeColor="text1"/>
                <w:sz w:val="18"/>
                <w:szCs w:val="18"/>
                <w:lang w:val="en-GB"/>
                <w:rPrChange w:id="1720" w:author="Author">
                  <w:rPr>
                    <w:rFonts w:cs="Arial"/>
                    <w:color w:val="000000" w:themeColor="text1"/>
                    <w:sz w:val="18"/>
                    <w:szCs w:val="18"/>
                    <w:lang w:val="en-US"/>
                  </w:rPr>
                </w:rPrChange>
              </w:rPr>
              <w:t>the filtering criteria is not available in the list</w:t>
            </w:r>
          </w:p>
          <w:p w14:paraId="3255A53E" w14:textId="1AFD8960" w:rsidR="007A3D72" w:rsidRPr="000F672E" w:rsidRDefault="007A3D72" w:rsidP="000F672E">
            <w:pPr>
              <w:rPr>
                <w:rFonts w:cs="Arial"/>
                <w:b/>
                <w:color w:val="000000" w:themeColor="text1"/>
                <w:sz w:val="18"/>
                <w:szCs w:val="18"/>
                <w:lang w:val="en-US"/>
              </w:rPr>
            </w:pPr>
            <w:r w:rsidRPr="00881E12">
              <w:rPr>
                <w:rFonts w:ascii="Verdana" w:hAnsi="Verdana" w:cs="Arial"/>
                <w:b/>
                <w:color w:val="000000" w:themeColor="text1"/>
                <w:sz w:val="18"/>
                <w:szCs w:val="18"/>
                <w:lang w:val="en-GB"/>
                <w:rPrChange w:id="1721" w:author="Author">
                  <w:rPr>
                    <w:rFonts w:cs="Arial"/>
                    <w:b/>
                    <w:color w:val="000000" w:themeColor="text1"/>
                    <w:sz w:val="18"/>
                    <w:szCs w:val="18"/>
                    <w:lang w:val="en-US"/>
                  </w:rPr>
                </w:rPrChange>
              </w:rPr>
              <w:t>THEN</w:t>
            </w:r>
            <w:r w:rsidRPr="00881E12">
              <w:rPr>
                <w:rFonts w:ascii="Verdana" w:hAnsi="Verdana" w:cs="Arial"/>
                <w:color w:val="000000" w:themeColor="text1"/>
                <w:sz w:val="18"/>
                <w:szCs w:val="18"/>
                <w:lang w:val="en-GB"/>
                <w:rPrChange w:id="1722" w:author="Author">
                  <w:rPr>
                    <w:rFonts w:cs="Arial"/>
                    <w:b/>
                    <w:color w:val="000000" w:themeColor="text1"/>
                    <w:sz w:val="18"/>
                    <w:szCs w:val="18"/>
                    <w:lang w:val="en-US"/>
                  </w:rPr>
                </w:rPrChange>
              </w:rPr>
              <w:t xml:space="preserve"> </w:t>
            </w:r>
            <w:r w:rsidRPr="00881E12">
              <w:rPr>
                <w:rFonts w:ascii="Verdana" w:hAnsi="Verdana" w:cs="Arial"/>
                <w:color w:val="000000" w:themeColor="text1"/>
                <w:sz w:val="18"/>
                <w:szCs w:val="18"/>
                <w:lang w:val="en-GB"/>
                <w:rPrChange w:id="1723" w:author="Author">
                  <w:rPr>
                    <w:rFonts w:cs="Arial"/>
                    <w:color w:val="000000" w:themeColor="text1"/>
                    <w:sz w:val="18"/>
                    <w:szCs w:val="18"/>
                    <w:lang w:val="en-US"/>
                  </w:rPr>
                </w:rPrChange>
              </w:rPr>
              <w:t>ignore the step</w:t>
            </w:r>
            <w:ins w:id="1724" w:author="Author">
              <w:r w:rsidR="00B1090C" w:rsidRPr="00881E12">
                <w:rPr>
                  <w:rFonts w:ascii="Verdana" w:hAnsi="Verdana" w:cs="Arial"/>
                  <w:color w:val="000000" w:themeColor="text1"/>
                  <w:sz w:val="18"/>
                  <w:szCs w:val="18"/>
                  <w:lang w:val="en-GB"/>
                  <w:rPrChange w:id="1725" w:author="Author">
                    <w:rPr>
                      <w:rFonts w:cs="Arial"/>
                      <w:color w:val="000000" w:themeColor="text1"/>
                      <w:sz w:val="18"/>
                      <w:szCs w:val="18"/>
                      <w:lang w:val="en-US"/>
                    </w:rPr>
                  </w:rPrChange>
                </w:rPr>
                <w:t xml:space="preserve"> and move to the next one</w:t>
              </w:r>
            </w:ins>
          </w:p>
        </w:tc>
        <w:tc>
          <w:tcPr>
            <w:tcW w:w="10938" w:type="dxa"/>
          </w:tcPr>
          <w:p w14:paraId="1AB117B0" w14:textId="77777777" w:rsidR="00C55020" w:rsidRDefault="007A3D72" w:rsidP="00DA4947">
            <w:pPr>
              <w:rPr>
                <w:noProof/>
              </w:rPr>
            </w:pPr>
            <w:r>
              <w:rPr>
                <w:noProof/>
                <w:lang w:val="en-US"/>
              </w:rPr>
              <w:drawing>
                <wp:inline distT="0" distB="0" distL="0" distR="0" wp14:anchorId="7453CB4E" wp14:editId="4DAB7349">
                  <wp:extent cx="1345343" cy="1703774"/>
                  <wp:effectExtent l="0" t="0" r="762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367099" cy="1731326"/>
                          </a:xfrm>
                          <a:prstGeom prst="rect">
                            <a:avLst/>
                          </a:prstGeom>
                        </pic:spPr>
                      </pic:pic>
                    </a:graphicData>
                  </a:graphic>
                </wp:inline>
              </w:drawing>
            </w:r>
          </w:p>
        </w:tc>
      </w:tr>
      <w:tr w:rsidR="00C55020" w:rsidRPr="005335B1" w14:paraId="58A1BDD3" w14:textId="77777777" w:rsidTr="00FA4F51">
        <w:trPr>
          <w:cantSplit/>
          <w:trHeight w:val="20"/>
        </w:trPr>
        <w:tc>
          <w:tcPr>
            <w:tcW w:w="1843" w:type="dxa"/>
          </w:tcPr>
          <w:p w14:paraId="238DCE82" w14:textId="77777777" w:rsidR="00C378B1" w:rsidRDefault="009626DA"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t>3.1.57</w:t>
            </w:r>
            <w:r w:rsidR="00C55020">
              <w:rPr>
                <w:rFonts w:ascii="Verdana" w:eastAsiaTheme="minorHAnsi" w:hAnsi="Verdana" w:cs="Arial"/>
                <w:b/>
                <w:color w:val="000000" w:themeColor="text1"/>
                <w:sz w:val="18"/>
                <w:szCs w:val="18"/>
              </w:rPr>
              <w:t xml:space="preserve"> </w:t>
            </w:r>
            <w:r w:rsidR="00C55020" w:rsidRPr="00293F54">
              <w:rPr>
                <w:rFonts w:ascii="Verdana" w:eastAsiaTheme="minorHAnsi" w:hAnsi="Verdana" w:cs="Arial"/>
                <w:color w:val="000000" w:themeColor="text1"/>
                <w:sz w:val="18"/>
                <w:szCs w:val="18"/>
              </w:rPr>
              <w:t xml:space="preserve">Preparation of </w:t>
            </w:r>
            <w:r w:rsidR="00C55020">
              <w:rPr>
                <w:rFonts w:ascii="Verdana" w:eastAsiaTheme="minorHAnsi" w:hAnsi="Verdana" w:cs="Arial"/>
                <w:color w:val="000000" w:themeColor="text1"/>
                <w:sz w:val="18"/>
                <w:szCs w:val="18"/>
              </w:rPr>
              <w:t xml:space="preserve">SWEDEN </w:t>
            </w:r>
            <w:r w:rsidR="00C55020" w:rsidRPr="00293F54">
              <w:rPr>
                <w:rFonts w:ascii="Verdana" w:eastAsiaTheme="minorHAnsi" w:hAnsi="Verdana" w:cs="Arial"/>
                <w:color w:val="000000" w:themeColor="text1"/>
                <w:sz w:val="18"/>
                <w:szCs w:val="18"/>
              </w:rPr>
              <w:t>CSR report</w:t>
            </w:r>
            <w:r w:rsidR="00C55020">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123804B5"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0A193F11" w14:textId="77777777" w:rsidR="002D2CC8" w:rsidRPr="00BF7E91" w:rsidRDefault="002D2CC8" w:rsidP="002D2CC8">
            <w:pPr>
              <w:pStyle w:val="steptext"/>
              <w:rPr>
                <w:rFonts w:ascii="Verdana" w:eastAsiaTheme="minorHAnsi" w:hAnsi="Verdana" w:cs="Arial"/>
                <w:color w:val="000000" w:themeColor="text1"/>
                <w:sz w:val="18"/>
                <w:szCs w:val="18"/>
                <w:rPrChange w:id="1726" w:author="Author">
                  <w:rPr>
                    <w:rFonts w:ascii="Verdana" w:eastAsiaTheme="minorHAnsi" w:hAnsi="Verdana" w:cs="Arial"/>
                    <w:i/>
                    <w:color w:val="000000" w:themeColor="text1"/>
                    <w:sz w:val="18"/>
                    <w:szCs w:val="18"/>
                  </w:rPr>
                </w:rPrChange>
              </w:rPr>
            </w:pPr>
            <w:r w:rsidRPr="00BF7E91">
              <w:rPr>
                <w:rFonts w:ascii="Verdana" w:eastAsiaTheme="minorHAnsi" w:hAnsi="Verdana" w:cs="Arial"/>
                <w:b/>
                <w:color w:val="000000" w:themeColor="text1"/>
                <w:sz w:val="18"/>
                <w:szCs w:val="18"/>
                <w:rPrChange w:id="1727" w:author="Author">
                  <w:rPr>
                    <w:rFonts w:ascii="Verdana" w:eastAsiaTheme="minorHAnsi" w:hAnsi="Verdana" w:cs="Arial"/>
                    <w:b/>
                    <w:i/>
                    <w:color w:val="000000" w:themeColor="text1"/>
                    <w:sz w:val="18"/>
                    <w:szCs w:val="18"/>
                  </w:rPr>
                </w:rPrChange>
              </w:rPr>
              <w:t>Populate Global Template column REFERENCE NUMBER</w:t>
            </w:r>
            <w:r w:rsidRPr="00BF7E91">
              <w:rPr>
                <w:rFonts w:ascii="Verdana" w:eastAsiaTheme="minorHAnsi" w:hAnsi="Verdana" w:cs="Arial"/>
                <w:color w:val="000000" w:themeColor="text1"/>
                <w:sz w:val="18"/>
                <w:szCs w:val="18"/>
                <w:rPrChange w:id="1728" w:author="Author">
                  <w:rPr>
                    <w:rFonts w:ascii="Verdana" w:eastAsiaTheme="minorHAnsi" w:hAnsi="Verdana" w:cs="Arial"/>
                    <w:i/>
                    <w:color w:val="000000" w:themeColor="text1"/>
                    <w:sz w:val="18"/>
                    <w:szCs w:val="18"/>
                  </w:rPr>
                </w:rPrChange>
              </w:rPr>
              <w:t>:</w:t>
            </w:r>
          </w:p>
          <w:p w14:paraId="05952235" w14:textId="77777777" w:rsidR="00C55020" w:rsidRPr="002D2CC8" w:rsidRDefault="00C55020" w:rsidP="00C55020">
            <w:pPr>
              <w:pStyle w:val="steptext"/>
              <w:rPr>
                <w:rFonts w:ascii="Verdana" w:eastAsiaTheme="minorHAnsi" w:hAnsi="Verdana" w:cs="Arial"/>
                <w:b/>
                <w:color w:val="000000" w:themeColor="text1"/>
                <w:sz w:val="18"/>
                <w:szCs w:val="18"/>
              </w:rPr>
            </w:pPr>
          </w:p>
          <w:p w14:paraId="25670369" w14:textId="77777777" w:rsidR="002D2CC8" w:rsidRDefault="002D2CC8" w:rsidP="00C55020">
            <w:pPr>
              <w:pStyle w:val="steptext"/>
              <w:numPr>
                <w:ilvl w:val="0"/>
                <w:numId w:val="71"/>
              </w:numPr>
              <w:rPr>
                <w:ins w:id="1729" w:author="Autho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Concatenate CSR Fields: Invoice Line Item &amp; Document Number &amp; Company Code &amp; Fiscal Year</w:t>
            </w:r>
          </w:p>
          <w:p w14:paraId="60C4C8C8" w14:textId="77777777" w:rsidR="000F7A49" w:rsidRDefault="000F7A49">
            <w:pPr>
              <w:pStyle w:val="steptext"/>
              <w:rPr>
                <w:ins w:id="1730" w:author="Author"/>
                <w:rFonts w:ascii="Verdana" w:eastAsiaTheme="minorHAnsi" w:hAnsi="Verdana" w:cs="Arial"/>
                <w:b/>
                <w:color w:val="000000" w:themeColor="text1"/>
                <w:sz w:val="18"/>
                <w:szCs w:val="18"/>
              </w:rPr>
              <w:pPrChange w:id="1731" w:author="Author">
                <w:pPr>
                  <w:pStyle w:val="steptext"/>
                  <w:numPr>
                    <w:numId w:val="71"/>
                  </w:numPr>
                  <w:ind w:left="720" w:hanging="360"/>
                </w:pPr>
              </w:pPrChange>
            </w:pPr>
          </w:p>
          <w:p w14:paraId="4FA53079" w14:textId="77777777" w:rsidR="0057603F" w:rsidRDefault="0057603F">
            <w:pPr>
              <w:pStyle w:val="steptext"/>
              <w:rPr>
                <w:ins w:id="1732" w:author="Author"/>
                <w:rFonts w:ascii="Verdana" w:eastAsiaTheme="minorHAnsi" w:hAnsi="Verdana" w:cs="Arial"/>
                <w:color w:val="000000" w:themeColor="text1"/>
                <w:sz w:val="18"/>
                <w:szCs w:val="18"/>
              </w:rPr>
              <w:pPrChange w:id="1733" w:author="Author">
                <w:pPr>
                  <w:pStyle w:val="steptext"/>
                  <w:numPr>
                    <w:numId w:val="71"/>
                  </w:numPr>
                  <w:ind w:left="720" w:hanging="360"/>
                </w:pPr>
              </w:pPrChange>
            </w:pPr>
            <w:ins w:id="1734" w:author="Author">
              <w:r w:rsidRPr="00BF7E91">
                <w:rPr>
                  <w:rFonts w:ascii="Verdana" w:eastAsiaTheme="minorHAnsi" w:hAnsi="Verdana" w:cs="Arial"/>
                  <w:b/>
                  <w:color w:val="000000" w:themeColor="text1"/>
                  <w:sz w:val="18"/>
                  <w:szCs w:val="18"/>
                  <w:rPrChange w:id="1735" w:author="Author">
                    <w:rPr>
                      <w:rFonts w:ascii="Verdana" w:eastAsiaTheme="minorHAnsi" w:hAnsi="Verdana" w:cs="Arial"/>
                      <w:color w:val="000000" w:themeColor="text1"/>
                      <w:sz w:val="18"/>
                      <w:szCs w:val="18"/>
                    </w:rPr>
                  </w:rPrChange>
                </w:rPr>
                <w:t>Note:</w:t>
              </w:r>
              <w:r>
                <w:rPr>
                  <w:rFonts w:ascii="Verdana" w:eastAsiaTheme="minorHAnsi" w:hAnsi="Verdana" w:cs="Arial"/>
                  <w:color w:val="000000" w:themeColor="text1"/>
                  <w:sz w:val="18"/>
                  <w:szCs w:val="18"/>
                </w:rPr>
                <w:t xml:space="preserve">  Will need to change format of Document Number to Number to ensure no leading zero!</w:t>
              </w:r>
            </w:ins>
          </w:p>
          <w:p w14:paraId="5AB1CFB6" w14:textId="77777777" w:rsidR="008D2D48" w:rsidRDefault="008D2D48">
            <w:pPr>
              <w:pStyle w:val="steptext"/>
              <w:rPr>
                <w:ins w:id="1736" w:author="Author"/>
                <w:rFonts w:ascii="Verdana" w:eastAsiaTheme="minorHAnsi" w:hAnsi="Verdana" w:cs="Arial"/>
                <w:color w:val="000000" w:themeColor="text1"/>
                <w:sz w:val="18"/>
                <w:szCs w:val="18"/>
              </w:rPr>
              <w:pPrChange w:id="1737" w:author="Author">
                <w:pPr>
                  <w:pStyle w:val="steptext"/>
                  <w:numPr>
                    <w:numId w:val="71"/>
                  </w:numPr>
                  <w:ind w:left="720" w:hanging="360"/>
                </w:pPr>
              </w:pPrChange>
            </w:pPr>
          </w:p>
          <w:p w14:paraId="454DF31E" w14:textId="727A6EFA" w:rsidR="008D2D48" w:rsidRPr="002D2CC8" w:rsidRDefault="008D2D48">
            <w:pPr>
              <w:pStyle w:val="steptext"/>
              <w:rPr>
                <w:rFonts w:ascii="Verdana" w:eastAsiaTheme="minorHAnsi" w:hAnsi="Verdana" w:cs="Arial"/>
                <w:color w:val="000000" w:themeColor="text1"/>
                <w:sz w:val="18"/>
                <w:szCs w:val="18"/>
              </w:rPr>
              <w:pPrChange w:id="1738" w:author="Author">
                <w:pPr>
                  <w:pStyle w:val="steptext"/>
                  <w:numPr>
                    <w:numId w:val="71"/>
                  </w:numPr>
                  <w:ind w:left="720" w:hanging="360"/>
                </w:pPr>
              </w:pPrChange>
            </w:pPr>
            <w:ins w:id="1739" w:author="Author">
              <w:r>
                <w:rPr>
                  <w:rFonts w:ascii="Verdana" w:hAnsi="Verdana" w:cs="Arial"/>
                  <w:color w:val="FF0000"/>
                  <w:sz w:val="18"/>
                  <w:szCs w:val="18"/>
                </w:rPr>
                <w:t>NOTE: Do not convert the ‘Invoice Line Item’ fields to number – added in 16.07.2019</w:t>
              </w:r>
            </w:ins>
          </w:p>
        </w:tc>
        <w:tc>
          <w:tcPr>
            <w:tcW w:w="1418" w:type="dxa"/>
          </w:tcPr>
          <w:p w14:paraId="5A7491A6" w14:textId="77777777" w:rsidR="00C55020" w:rsidRPr="000F672E" w:rsidRDefault="00C55020" w:rsidP="000F672E">
            <w:pPr>
              <w:rPr>
                <w:rFonts w:cs="Arial"/>
                <w:b/>
                <w:color w:val="000000" w:themeColor="text1"/>
                <w:sz w:val="18"/>
                <w:szCs w:val="18"/>
                <w:lang w:val="en-US"/>
              </w:rPr>
            </w:pPr>
          </w:p>
        </w:tc>
        <w:tc>
          <w:tcPr>
            <w:tcW w:w="10938" w:type="dxa"/>
          </w:tcPr>
          <w:p w14:paraId="45047FA5" w14:textId="77777777" w:rsidR="00C55020" w:rsidRDefault="00384722" w:rsidP="00DA4947">
            <w:pPr>
              <w:rPr>
                <w:noProof/>
              </w:rPr>
            </w:pPr>
            <w:r>
              <w:rPr>
                <w:noProof/>
                <w:lang w:val="en-US"/>
              </w:rPr>
              <w:drawing>
                <wp:inline distT="0" distB="0" distL="0" distR="0" wp14:anchorId="45728C6A" wp14:editId="568190A1">
                  <wp:extent cx="3387256" cy="1457325"/>
                  <wp:effectExtent l="0" t="0" r="381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402966" cy="1464084"/>
                          </a:xfrm>
                          <a:prstGeom prst="rect">
                            <a:avLst/>
                          </a:prstGeom>
                        </pic:spPr>
                      </pic:pic>
                    </a:graphicData>
                  </a:graphic>
                </wp:inline>
              </w:drawing>
            </w:r>
          </w:p>
        </w:tc>
      </w:tr>
      <w:tr w:rsidR="00C55020" w:rsidRPr="005335B1" w14:paraId="17DC6A61" w14:textId="77777777" w:rsidTr="00FA4F51">
        <w:trPr>
          <w:cantSplit/>
          <w:trHeight w:val="20"/>
        </w:trPr>
        <w:tc>
          <w:tcPr>
            <w:tcW w:w="1843" w:type="dxa"/>
          </w:tcPr>
          <w:p w14:paraId="4FFC1C2C" w14:textId="598682CE" w:rsidR="00C378B1" w:rsidRDefault="00415165"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w:t>
            </w:r>
            <w:r w:rsidR="009626DA">
              <w:rPr>
                <w:rFonts w:ascii="Verdana" w:eastAsiaTheme="minorHAnsi" w:hAnsi="Verdana" w:cs="Arial"/>
                <w:b/>
                <w:color w:val="000000" w:themeColor="text1"/>
                <w:sz w:val="18"/>
                <w:szCs w:val="18"/>
              </w:rPr>
              <w:t>.58</w:t>
            </w:r>
            <w:r w:rsidR="002D2CC8">
              <w:rPr>
                <w:rFonts w:ascii="Verdana" w:eastAsiaTheme="minorHAnsi" w:hAnsi="Verdana" w:cs="Arial"/>
                <w:b/>
                <w:color w:val="000000" w:themeColor="text1"/>
                <w:sz w:val="18"/>
                <w:szCs w:val="18"/>
              </w:rPr>
              <w:t xml:space="preserve"> </w:t>
            </w:r>
            <w:r w:rsidR="002D2CC8" w:rsidRPr="00293F54">
              <w:rPr>
                <w:rFonts w:ascii="Verdana" w:eastAsiaTheme="minorHAnsi" w:hAnsi="Verdana" w:cs="Arial"/>
                <w:color w:val="000000" w:themeColor="text1"/>
                <w:sz w:val="18"/>
                <w:szCs w:val="18"/>
              </w:rPr>
              <w:t xml:space="preserve">Preparation of </w:t>
            </w:r>
            <w:r w:rsidR="002D2CC8">
              <w:rPr>
                <w:rFonts w:ascii="Verdana" w:eastAsiaTheme="minorHAnsi" w:hAnsi="Verdana" w:cs="Arial"/>
                <w:color w:val="000000" w:themeColor="text1"/>
                <w:sz w:val="18"/>
                <w:szCs w:val="18"/>
              </w:rPr>
              <w:t xml:space="preserve">SWEDEN </w:t>
            </w:r>
            <w:r w:rsidR="002D2CC8" w:rsidRPr="00293F54">
              <w:rPr>
                <w:rFonts w:ascii="Verdana" w:eastAsiaTheme="minorHAnsi" w:hAnsi="Verdana" w:cs="Arial"/>
                <w:color w:val="000000" w:themeColor="text1"/>
                <w:sz w:val="18"/>
                <w:szCs w:val="18"/>
              </w:rPr>
              <w:t>CSR report</w:t>
            </w:r>
            <w:r w:rsidR="002D2CC8">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 xml:space="preserve">*Step applicable for </w:t>
            </w:r>
            <w:del w:id="1740" w:author="Author">
              <w:r w:rsidR="00C378B1" w:rsidDel="0038171D">
                <w:rPr>
                  <w:rFonts w:ascii="Verdana" w:eastAsiaTheme="minorHAnsi" w:hAnsi="Verdana" w:cs="Arial"/>
                  <w:b/>
                  <w:i/>
                  <w:color w:val="000000" w:themeColor="text1"/>
                  <w:sz w:val="18"/>
                  <w:szCs w:val="18"/>
                </w:rPr>
                <w:delText>all I</w:delText>
              </w:r>
            </w:del>
            <w:ins w:id="1741" w:author="Author">
              <w:r w:rsidR="0038171D">
                <w:rPr>
                  <w:rFonts w:ascii="Verdana" w:eastAsiaTheme="minorHAnsi" w:hAnsi="Verdana" w:cs="Arial"/>
                  <w:b/>
                  <w:i/>
                  <w:color w:val="000000" w:themeColor="text1"/>
                  <w:sz w:val="18"/>
                  <w:szCs w:val="18"/>
                </w:rPr>
                <w:t>I</w:t>
              </w:r>
            </w:ins>
            <w:r w:rsidR="00C378B1">
              <w:rPr>
                <w:rFonts w:ascii="Verdana" w:eastAsiaTheme="minorHAnsi" w:hAnsi="Verdana" w:cs="Arial"/>
                <w:b/>
                <w:i/>
                <w:color w:val="000000" w:themeColor="text1"/>
                <w:sz w:val="18"/>
                <w:szCs w:val="18"/>
              </w:rPr>
              <w:t>teration</w:t>
            </w:r>
            <w:ins w:id="1742" w:author="Author">
              <w:r w:rsidR="0038171D">
                <w:rPr>
                  <w:rFonts w:ascii="Verdana" w:eastAsiaTheme="minorHAnsi" w:hAnsi="Verdana" w:cs="Arial"/>
                  <w:b/>
                  <w:i/>
                  <w:color w:val="000000" w:themeColor="text1"/>
                  <w:sz w:val="18"/>
                  <w:szCs w:val="18"/>
                </w:rPr>
                <w:t xml:space="preserve"> 2 ONLY</w:t>
              </w:r>
            </w:ins>
            <w:del w:id="1743" w:author="Author">
              <w:r w:rsidR="00C378B1" w:rsidDel="0038171D">
                <w:rPr>
                  <w:rFonts w:ascii="Verdana" w:eastAsiaTheme="minorHAnsi" w:hAnsi="Verdana" w:cs="Arial"/>
                  <w:b/>
                  <w:i/>
                  <w:color w:val="000000" w:themeColor="text1"/>
                  <w:sz w:val="18"/>
                  <w:szCs w:val="18"/>
                </w:rPr>
                <w:delText>s (1,2,3)</w:delText>
              </w:r>
            </w:del>
          </w:p>
          <w:p w14:paraId="15D199A1"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24FF8092" w14:textId="77777777" w:rsidR="002D2CC8" w:rsidRPr="000C734C" w:rsidRDefault="002D2CC8" w:rsidP="002D2CC8">
            <w:pPr>
              <w:pStyle w:val="steptext"/>
              <w:rPr>
                <w:rFonts w:ascii="Verdana" w:eastAsiaTheme="minorHAnsi" w:hAnsi="Verdana" w:cs="Arial"/>
                <w:b/>
                <w:color w:val="2E74B5" w:themeColor="accent1" w:themeShade="BF"/>
                <w:sz w:val="18"/>
                <w:szCs w:val="18"/>
                <w:rPrChange w:id="1744" w:author="Author">
                  <w:rPr>
                    <w:rFonts w:ascii="Verdana" w:eastAsiaTheme="minorHAnsi" w:hAnsi="Verdana" w:cs="Arial"/>
                    <w:b/>
                    <w:color w:val="000000" w:themeColor="text1"/>
                    <w:sz w:val="18"/>
                    <w:szCs w:val="18"/>
                  </w:rPr>
                </w:rPrChange>
              </w:rPr>
            </w:pPr>
            <w:r w:rsidRPr="000C734C">
              <w:rPr>
                <w:rFonts w:ascii="Verdana" w:eastAsiaTheme="minorHAnsi" w:hAnsi="Verdana" w:cs="Arial"/>
                <w:b/>
                <w:color w:val="2E74B5" w:themeColor="accent1" w:themeShade="BF"/>
                <w:sz w:val="18"/>
                <w:szCs w:val="18"/>
                <w:rPrChange w:id="1745" w:author="Author">
                  <w:rPr>
                    <w:rFonts w:ascii="Verdana" w:eastAsiaTheme="minorHAnsi" w:hAnsi="Verdana" w:cs="Arial"/>
                    <w:b/>
                    <w:color w:val="000000" w:themeColor="text1"/>
                    <w:sz w:val="18"/>
                    <w:szCs w:val="18"/>
                  </w:rPr>
                </w:rPrChange>
              </w:rPr>
              <w:t>Populate Global Template column ‘Loaded in ASPEN</w:t>
            </w:r>
            <w:r w:rsidR="005457B9" w:rsidRPr="000C734C">
              <w:rPr>
                <w:rFonts w:ascii="Verdana" w:eastAsiaTheme="minorHAnsi" w:hAnsi="Verdana" w:cs="Arial"/>
                <w:b/>
                <w:color w:val="2E74B5" w:themeColor="accent1" w:themeShade="BF"/>
                <w:sz w:val="18"/>
                <w:szCs w:val="18"/>
                <w:rPrChange w:id="1746" w:author="Author">
                  <w:rPr>
                    <w:rFonts w:ascii="Verdana" w:eastAsiaTheme="minorHAnsi" w:hAnsi="Verdana" w:cs="Arial"/>
                    <w:b/>
                    <w:color w:val="000000" w:themeColor="text1"/>
                    <w:sz w:val="18"/>
                    <w:szCs w:val="18"/>
                  </w:rPr>
                </w:rPrChange>
              </w:rPr>
              <w:t>?</w:t>
            </w:r>
            <w:r w:rsidRPr="000C734C">
              <w:rPr>
                <w:rFonts w:ascii="Verdana" w:eastAsiaTheme="minorHAnsi" w:hAnsi="Verdana" w:cs="Arial"/>
                <w:b/>
                <w:color w:val="2E74B5" w:themeColor="accent1" w:themeShade="BF"/>
                <w:sz w:val="18"/>
                <w:szCs w:val="18"/>
                <w:rPrChange w:id="1747" w:author="Author">
                  <w:rPr>
                    <w:rFonts w:ascii="Verdana" w:eastAsiaTheme="minorHAnsi" w:hAnsi="Verdana" w:cs="Arial"/>
                    <w:b/>
                    <w:color w:val="000000" w:themeColor="text1"/>
                    <w:sz w:val="18"/>
                    <w:szCs w:val="18"/>
                  </w:rPr>
                </w:rPrChange>
              </w:rPr>
              <w:t>’:</w:t>
            </w:r>
          </w:p>
          <w:p w14:paraId="78F414A9" w14:textId="77777777" w:rsidR="00C55020" w:rsidRDefault="00C55020" w:rsidP="00C55020">
            <w:pPr>
              <w:pStyle w:val="steptext"/>
              <w:rPr>
                <w:rFonts w:ascii="Verdana" w:eastAsiaTheme="minorHAnsi" w:hAnsi="Verdana" w:cs="Arial"/>
                <w:b/>
                <w:color w:val="000000" w:themeColor="text1"/>
                <w:sz w:val="18"/>
                <w:szCs w:val="18"/>
              </w:rPr>
            </w:pPr>
          </w:p>
          <w:p w14:paraId="46C99D5E" w14:textId="5CCFE83F" w:rsidR="002D2CC8" w:rsidRPr="000C734C" w:rsidRDefault="002D2CC8" w:rsidP="004C3BA8">
            <w:pPr>
              <w:pStyle w:val="steptext"/>
              <w:numPr>
                <w:ilvl w:val="0"/>
                <w:numId w:val="72"/>
              </w:numPr>
              <w:rPr>
                <w:rFonts w:ascii="Verdana" w:eastAsiaTheme="minorHAnsi" w:hAnsi="Verdana" w:cs="Arial"/>
                <w:color w:val="2E74B5" w:themeColor="accent1" w:themeShade="BF"/>
                <w:sz w:val="18"/>
                <w:szCs w:val="18"/>
                <w:rPrChange w:id="1748" w:author="Author">
                  <w:rPr>
                    <w:rFonts w:ascii="Verdana" w:eastAsiaTheme="minorHAnsi" w:hAnsi="Verdana" w:cs="Arial"/>
                    <w:color w:val="000000" w:themeColor="text1"/>
                    <w:sz w:val="18"/>
                    <w:szCs w:val="18"/>
                  </w:rPr>
                </w:rPrChange>
              </w:rPr>
            </w:pPr>
            <w:r w:rsidRPr="000C734C">
              <w:rPr>
                <w:rFonts w:ascii="Verdana" w:eastAsiaTheme="minorHAnsi" w:hAnsi="Verdana" w:cs="Arial"/>
                <w:color w:val="2E74B5" w:themeColor="accent1" w:themeShade="BF"/>
                <w:sz w:val="18"/>
                <w:szCs w:val="18"/>
                <w:rPrChange w:id="1749" w:author="Author">
                  <w:rPr>
                    <w:rFonts w:ascii="Verdana" w:eastAsiaTheme="minorHAnsi" w:hAnsi="Verdana" w:cs="Arial"/>
                    <w:color w:val="000000" w:themeColor="text1"/>
                    <w:sz w:val="18"/>
                    <w:szCs w:val="18"/>
                  </w:rPr>
                </w:rPrChange>
              </w:rPr>
              <w:t xml:space="preserve">Go to the Shared Path folder </w:t>
            </w:r>
            <w:ins w:id="1750" w:author="Author">
              <w:r w:rsidR="004C3BA8" w:rsidRPr="000C734C">
                <w:rPr>
                  <w:rFonts w:ascii="Verdana" w:eastAsiaTheme="minorHAnsi" w:hAnsi="Verdana" w:cs="Arial"/>
                  <w:color w:val="2E74B5" w:themeColor="accent1" w:themeShade="BF"/>
                  <w:sz w:val="18"/>
                  <w:szCs w:val="18"/>
                  <w:rPrChange w:id="1751" w:author="Author">
                    <w:rPr>
                      <w:rFonts w:ascii="Verdana" w:eastAsiaTheme="minorHAnsi" w:hAnsi="Verdana" w:cs="Arial"/>
                      <w:color w:val="000000" w:themeColor="text1"/>
                      <w:sz w:val="18"/>
                      <w:szCs w:val="18"/>
                    </w:rPr>
                  </w:rPrChange>
                </w:rPr>
                <w:fldChar w:fldCharType="begin"/>
              </w:r>
              <w:r w:rsidR="004C3BA8" w:rsidRPr="000C734C">
                <w:rPr>
                  <w:rFonts w:ascii="Verdana" w:eastAsiaTheme="minorHAnsi" w:hAnsi="Verdana" w:cs="Arial"/>
                  <w:color w:val="2E74B5" w:themeColor="accent1" w:themeShade="BF"/>
                  <w:sz w:val="18"/>
                  <w:szCs w:val="18"/>
                  <w:rPrChange w:id="1752" w:author="Author">
                    <w:rPr>
                      <w:rFonts w:ascii="Verdana" w:eastAsiaTheme="minorHAnsi" w:hAnsi="Verdana" w:cs="Arial"/>
                      <w:color w:val="000000" w:themeColor="text1"/>
                      <w:sz w:val="18"/>
                      <w:szCs w:val="18"/>
                    </w:rPr>
                  </w:rPrChange>
                </w:rPr>
                <w:instrText xml:space="preserve"> HYPERLINK "\\\\seskcifssvm01\\GPT_RPA\\Dictionaries" </w:instrText>
              </w:r>
              <w:r w:rsidR="004C3BA8" w:rsidRPr="000C734C">
                <w:rPr>
                  <w:rFonts w:ascii="Verdana" w:eastAsiaTheme="minorHAnsi" w:hAnsi="Verdana" w:cs="Arial"/>
                  <w:color w:val="2E74B5" w:themeColor="accent1" w:themeShade="BF"/>
                  <w:sz w:val="18"/>
                  <w:szCs w:val="18"/>
                  <w:rPrChange w:id="1753" w:author="Author">
                    <w:rPr>
                      <w:rFonts w:ascii="Verdana" w:eastAsiaTheme="minorHAnsi" w:hAnsi="Verdana" w:cs="Arial"/>
                      <w:color w:val="000000" w:themeColor="text1"/>
                      <w:sz w:val="18"/>
                      <w:szCs w:val="18"/>
                    </w:rPr>
                  </w:rPrChange>
                </w:rPr>
                <w:fldChar w:fldCharType="separate"/>
              </w:r>
              <w:r w:rsidR="004C3BA8" w:rsidRPr="000C734C">
                <w:rPr>
                  <w:rStyle w:val="Hyperlink"/>
                  <w:rFonts w:ascii="Verdana" w:eastAsiaTheme="minorHAnsi" w:hAnsi="Verdana" w:cs="Arial"/>
                  <w:color w:val="2E74B5" w:themeColor="accent1" w:themeShade="BF"/>
                  <w:sz w:val="18"/>
                  <w:szCs w:val="18"/>
                  <w:rPrChange w:id="1754" w:author="Author">
                    <w:rPr>
                      <w:rStyle w:val="Hyperlink"/>
                      <w:rFonts w:ascii="Verdana" w:eastAsiaTheme="minorHAnsi" w:hAnsi="Verdana" w:cs="Arial"/>
                      <w:sz w:val="18"/>
                      <w:szCs w:val="18"/>
                    </w:rPr>
                  </w:rPrChange>
                </w:rPr>
                <w:t>\\seskcifssvm01\GPT_RPA\Dictionaries</w:t>
              </w:r>
              <w:r w:rsidR="004C3BA8" w:rsidRPr="000C734C">
                <w:rPr>
                  <w:rFonts w:ascii="Verdana" w:eastAsiaTheme="minorHAnsi" w:hAnsi="Verdana" w:cs="Arial"/>
                  <w:color w:val="2E74B5" w:themeColor="accent1" w:themeShade="BF"/>
                  <w:sz w:val="18"/>
                  <w:szCs w:val="18"/>
                  <w:rPrChange w:id="1755" w:author="Author">
                    <w:rPr>
                      <w:rFonts w:ascii="Verdana" w:eastAsiaTheme="minorHAnsi" w:hAnsi="Verdana" w:cs="Arial"/>
                      <w:color w:val="000000" w:themeColor="text1"/>
                      <w:sz w:val="18"/>
                      <w:szCs w:val="18"/>
                    </w:rPr>
                  </w:rPrChange>
                </w:rPr>
                <w:fldChar w:fldCharType="end"/>
              </w:r>
              <w:r w:rsidR="004C3BA8" w:rsidRPr="000C734C">
                <w:rPr>
                  <w:rFonts w:ascii="Verdana" w:eastAsiaTheme="minorHAnsi" w:hAnsi="Verdana" w:cs="Arial"/>
                  <w:color w:val="2E74B5" w:themeColor="accent1" w:themeShade="BF"/>
                  <w:sz w:val="18"/>
                  <w:szCs w:val="18"/>
                  <w:rPrChange w:id="1756" w:author="Author">
                    <w:rPr>
                      <w:rFonts w:ascii="Verdana" w:eastAsiaTheme="minorHAnsi" w:hAnsi="Verdana" w:cs="Arial"/>
                      <w:color w:val="000000" w:themeColor="text1"/>
                      <w:sz w:val="18"/>
                      <w:szCs w:val="18"/>
                    </w:rPr>
                  </w:rPrChange>
                </w:rPr>
                <w:t xml:space="preserve"> </w:t>
              </w:r>
            </w:ins>
            <w:r w:rsidRPr="000C734C">
              <w:rPr>
                <w:rFonts w:ascii="Verdana" w:eastAsiaTheme="minorHAnsi" w:hAnsi="Verdana" w:cs="Arial"/>
                <w:color w:val="2E74B5" w:themeColor="accent1" w:themeShade="BF"/>
                <w:sz w:val="18"/>
                <w:szCs w:val="18"/>
                <w:rPrChange w:id="1757" w:author="Author">
                  <w:rPr>
                    <w:rFonts w:ascii="Verdana" w:eastAsiaTheme="minorHAnsi" w:hAnsi="Verdana" w:cs="Arial"/>
                    <w:color w:val="000000" w:themeColor="text1"/>
                    <w:sz w:val="18"/>
                    <w:szCs w:val="18"/>
                  </w:rPr>
                </w:rPrChange>
              </w:rPr>
              <w:t>and open the ASPEN Dictionary</w:t>
            </w:r>
            <w:ins w:id="1758" w:author="Author">
              <w:r w:rsidR="0057603F" w:rsidRPr="000C734C">
                <w:rPr>
                  <w:rFonts w:ascii="Verdana" w:eastAsiaTheme="minorHAnsi" w:hAnsi="Verdana" w:cs="Arial"/>
                  <w:color w:val="2E74B5" w:themeColor="accent1" w:themeShade="BF"/>
                  <w:sz w:val="18"/>
                  <w:szCs w:val="18"/>
                  <w:rPrChange w:id="1759" w:author="Author">
                    <w:rPr>
                      <w:rFonts w:ascii="Verdana" w:eastAsiaTheme="minorHAnsi" w:hAnsi="Verdana" w:cs="Arial"/>
                      <w:color w:val="000000" w:themeColor="text1"/>
                      <w:sz w:val="18"/>
                      <w:szCs w:val="18"/>
                    </w:rPr>
                  </w:rPrChange>
                </w:rPr>
                <w:t xml:space="preserve"> </w:t>
              </w:r>
              <w:del w:id="1760" w:author="Author">
                <w:r w:rsidR="0057603F" w:rsidRPr="000C734C" w:rsidDel="00ED5544">
                  <w:rPr>
                    <w:rFonts w:ascii="Verdana" w:eastAsiaTheme="minorHAnsi" w:hAnsi="Verdana" w:cs="Arial"/>
                    <w:color w:val="2E74B5" w:themeColor="accent1" w:themeShade="BF"/>
                    <w:sz w:val="18"/>
                    <w:szCs w:val="18"/>
                    <w:rPrChange w:id="1761" w:author="Author">
                      <w:rPr>
                        <w:rFonts w:ascii="Verdana" w:eastAsiaTheme="minorHAnsi" w:hAnsi="Verdana" w:cs="Arial"/>
                        <w:color w:val="000000" w:themeColor="text1"/>
                        <w:sz w:val="18"/>
                        <w:szCs w:val="18"/>
                      </w:rPr>
                    </w:rPrChange>
                  </w:rPr>
                  <w:delText>-</w:delText>
                </w:r>
              </w:del>
              <w:r w:rsidR="00ED5544">
                <w:rPr>
                  <w:rFonts w:ascii="Verdana" w:eastAsiaTheme="minorHAnsi" w:hAnsi="Verdana" w:cs="Arial"/>
                  <w:color w:val="2E74B5" w:themeColor="accent1" w:themeShade="BF"/>
                  <w:sz w:val="18"/>
                  <w:szCs w:val="18"/>
                </w:rPr>
                <w:t>–</w:t>
              </w:r>
              <w:r w:rsidR="0057603F" w:rsidRPr="000C734C">
                <w:rPr>
                  <w:rFonts w:ascii="Verdana" w:eastAsiaTheme="minorHAnsi" w:hAnsi="Verdana" w:cs="Arial"/>
                  <w:color w:val="2E74B5" w:themeColor="accent1" w:themeShade="BF"/>
                  <w:sz w:val="18"/>
                  <w:szCs w:val="18"/>
                  <w:rPrChange w:id="1762" w:author="Author">
                    <w:rPr>
                      <w:rFonts w:ascii="Verdana" w:eastAsiaTheme="minorHAnsi" w:hAnsi="Verdana" w:cs="Arial"/>
                      <w:color w:val="000000" w:themeColor="text1"/>
                      <w:sz w:val="18"/>
                      <w:szCs w:val="18"/>
                    </w:rPr>
                  </w:rPrChange>
                </w:rPr>
                <w:t xml:space="preserve"> </w:t>
              </w:r>
              <w:r w:rsidR="00ED5544">
                <w:rPr>
                  <w:rFonts w:ascii="Verdana" w:eastAsiaTheme="minorHAnsi" w:hAnsi="Verdana" w:cs="Arial"/>
                  <w:color w:val="2E74B5" w:themeColor="accent1" w:themeShade="BF"/>
                  <w:sz w:val="18"/>
                  <w:szCs w:val="18"/>
                </w:rPr>
                <w:t>‘</w:t>
              </w:r>
              <w:r w:rsidR="0057603F" w:rsidRPr="000C734C">
                <w:rPr>
                  <w:rFonts w:ascii="Verdana" w:eastAsiaTheme="minorHAnsi" w:hAnsi="Verdana" w:cs="Arial"/>
                  <w:color w:val="2E74B5" w:themeColor="accent1" w:themeShade="BF"/>
                  <w:sz w:val="18"/>
                  <w:szCs w:val="18"/>
                  <w:rPrChange w:id="1763" w:author="Author">
                    <w:rPr>
                      <w:rFonts w:ascii="Verdana" w:hAnsi="Verdana" w:cs="Arial"/>
                    </w:rPr>
                  </w:rPrChange>
                </w:rPr>
                <w:t>Adhoc Report-Cube_SWE_SOAR_MonthYear</w:t>
              </w:r>
              <w:r w:rsidR="00ED5544">
                <w:rPr>
                  <w:rFonts w:ascii="Verdana" w:eastAsiaTheme="minorHAnsi" w:hAnsi="Verdana" w:cs="Arial"/>
                  <w:color w:val="2E74B5" w:themeColor="accent1" w:themeShade="BF"/>
                  <w:sz w:val="18"/>
                  <w:szCs w:val="18"/>
                </w:rPr>
                <w:t>’</w:t>
              </w:r>
            </w:ins>
          </w:p>
          <w:p w14:paraId="3FA6F04C" w14:textId="77777777" w:rsidR="002D2CC8" w:rsidRPr="002D2CC8" w:rsidRDefault="002D2CC8" w:rsidP="002D2CC8">
            <w:pPr>
              <w:pStyle w:val="steptext"/>
              <w:rPr>
                <w:rFonts w:ascii="Verdana" w:eastAsiaTheme="minorHAnsi" w:hAnsi="Verdana" w:cs="Arial"/>
                <w:color w:val="000000" w:themeColor="text1"/>
                <w:sz w:val="18"/>
                <w:szCs w:val="18"/>
              </w:rPr>
            </w:pPr>
          </w:p>
          <w:p w14:paraId="025D6296" w14:textId="3611C853" w:rsidR="002D2CC8" w:rsidRPr="000C734C" w:rsidRDefault="002D2CC8" w:rsidP="002D2CC8">
            <w:pPr>
              <w:pStyle w:val="steptext"/>
              <w:numPr>
                <w:ilvl w:val="0"/>
                <w:numId w:val="72"/>
              </w:numPr>
              <w:rPr>
                <w:rFonts w:ascii="Verdana" w:eastAsiaTheme="minorHAnsi" w:hAnsi="Verdana" w:cs="Arial"/>
                <w:color w:val="2E74B5" w:themeColor="accent1" w:themeShade="BF"/>
                <w:sz w:val="18"/>
                <w:szCs w:val="18"/>
                <w:rPrChange w:id="1764" w:author="Author">
                  <w:rPr>
                    <w:rFonts w:ascii="Verdana" w:eastAsiaTheme="minorHAnsi" w:hAnsi="Verdana" w:cs="Arial"/>
                    <w:color w:val="000000" w:themeColor="text1"/>
                    <w:sz w:val="18"/>
                    <w:szCs w:val="18"/>
                  </w:rPr>
                </w:rPrChange>
              </w:rPr>
            </w:pPr>
            <w:r w:rsidRPr="000C734C">
              <w:rPr>
                <w:rFonts w:ascii="Verdana" w:eastAsiaTheme="minorHAnsi" w:hAnsi="Verdana" w:cs="Arial"/>
                <w:color w:val="2E74B5" w:themeColor="accent1" w:themeShade="BF"/>
                <w:sz w:val="18"/>
                <w:szCs w:val="18"/>
                <w:rPrChange w:id="1765" w:author="Author">
                  <w:rPr>
                    <w:rFonts w:ascii="Verdana" w:eastAsiaTheme="minorHAnsi" w:hAnsi="Verdana" w:cs="Arial"/>
                    <w:color w:val="000000" w:themeColor="text1"/>
                    <w:sz w:val="18"/>
                    <w:szCs w:val="18"/>
                  </w:rPr>
                </w:rPrChange>
              </w:rPr>
              <w:t xml:space="preserve">VLOOKUP the </w:t>
            </w:r>
            <w:ins w:id="1766" w:author="Author">
              <w:r w:rsidR="00116AEB" w:rsidRPr="000C734C">
                <w:rPr>
                  <w:rFonts w:ascii="Verdana" w:eastAsiaTheme="minorHAnsi" w:hAnsi="Verdana" w:cs="Arial"/>
                  <w:color w:val="2E74B5" w:themeColor="accent1" w:themeShade="BF"/>
                  <w:sz w:val="18"/>
                  <w:szCs w:val="18"/>
                  <w:rPrChange w:id="1767" w:author="Author">
                    <w:rPr>
                      <w:rFonts w:ascii="Verdana" w:eastAsiaTheme="minorHAnsi" w:hAnsi="Verdana" w:cs="Arial"/>
                      <w:color w:val="000000" w:themeColor="text1"/>
                      <w:sz w:val="18"/>
                      <w:szCs w:val="18"/>
                    </w:rPr>
                  </w:rPrChange>
                </w:rPr>
                <w:t>U</w:t>
              </w:r>
            </w:ins>
            <w:del w:id="1768" w:author="Author">
              <w:r w:rsidRPr="000C734C" w:rsidDel="00116AEB">
                <w:rPr>
                  <w:rFonts w:ascii="Verdana" w:eastAsiaTheme="minorHAnsi" w:hAnsi="Verdana" w:cs="Arial"/>
                  <w:color w:val="2E74B5" w:themeColor="accent1" w:themeShade="BF"/>
                  <w:sz w:val="18"/>
                  <w:szCs w:val="18"/>
                  <w:rPrChange w:id="1769" w:author="Author">
                    <w:rPr>
                      <w:rFonts w:ascii="Verdana" w:eastAsiaTheme="minorHAnsi" w:hAnsi="Verdana" w:cs="Arial"/>
                      <w:color w:val="000000" w:themeColor="text1"/>
                      <w:sz w:val="18"/>
                      <w:szCs w:val="18"/>
                    </w:rPr>
                  </w:rPrChange>
                </w:rPr>
                <w:delText>u</w:delText>
              </w:r>
            </w:del>
            <w:r w:rsidRPr="000C734C">
              <w:rPr>
                <w:rFonts w:ascii="Verdana" w:eastAsiaTheme="minorHAnsi" w:hAnsi="Verdana" w:cs="Arial"/>
                <w:color w:val="2E74B5" w:themeColor="accent1" w:themeShade="BF"/>
                <w:sz w:val="18"/>
                <w:szCs w:val="18"/>
                <w:rPrChange w:id="1770" w:author="Author">
                  <w:rPr>
                    <w:rFonts w:ascii="Verdana" w:eastAsiaTheme="minorHAnsi" w:hAnsi="Verdana" w:cs="Arial"/>
                    <w:color w:val="000000" w:themeColor="text1"/>
                    <w:sz w:val="18"/>
                    <w:szCs w:val="18"/>
                  </w:rPr>
                </w:rPrChange>
              </w:rPr>
              <w:t>nique id from column REFERENCE NUMBER from Global Template in ASPEN dictionary ‘</w:t>
            </w:r>
            <w:del w:id="1771" w:author="Author">
              <w:r w:rsidRPr="000C734C" w:rsidDel="0057603F">
                <w:rPr>
                  <w:rFonts w:ascii="Verdana" w:eastAsiaTheme="minorHAnsi" w:hAnsi="Verdana" w:cs="Arial"/>
                  <w:color w:val="2E74B5" w:themeColor="accent1" w:themeShade="BF"/>
                  <w:sz w:val="18"/>
                  <w:szCs w:val="18"/>
                  <w:rPrChange w:id="1772" w:author="Author">
                    <w:rPr>
                      <w:rFonts w:ascii="Verdana" w:eastAsiaTheme="minorHAnsi" w:hAnsi="Verdana" w:cs="Arial"/>
                      <w:color w:val="000000" w:themeColor="text1"/>
                      <w:sz w:val="18"/>
                      <w:szCs w:val="18"/>
                    </w:rPr>
                  </w:rPrChange>
                </w:rPr>
                <w:delText xml:space="preserve">SE10 Adhoc / </w:delText>
              </w:r>
            </w:del>
            <w:r w:rsidRPr="000C734C">
              <w:rPr>
                <w:rFonts w:ascii="Verdana" w:eastAsiaTheme="minorHAnsi" w:hAnsi="Verdana" w:cs="Arial"/>
                <w:color w:val="2E74B5" w:themeColor="accent1" w:themeShade="BF"/>
                <w:sz w:val="18"/>
                <w:szCs w:val="18"/>
                <w:rPrChange w:id="1773" w:author="Author">
                  <w:rPr>
                    <w:rFonts w:ascii="Verdana" w:eastAsiaTheme="minorHAnsi" w:hAnsi="Verdana" w:cs="Arial"/>
                    <w:color w:val="000000" w:themeColor="text1"/>
                    <w:sz w:val="18"/>
                    <w:szCs w:val="18"/>
                  </w:rPr>
                </w:rPrChange>
              </w:rPr>
              <w:t>Source System Activity ID Field’</w:t>
            </w:r>
            <w:ins w:id="1774" w:author="Author">
              <w:r w:rsidR="0057603F" w:rsidRPr="000C734C">
                <w:rPr>
                  <w:rFonts w:ascii="Verdana" w:eastAsiaTheme="minorHAnsi" w:hAnsi="Verdana" w:cs="Arial"/>
                  <w:color w:val="2E74B5" w:themeColor="accent1" w:themeShade="BF"/>
                  <w:sz w:val="18"/>
                  <w:szCs w:val="18"/>
                  <w:rPrChange w:id="1775" w:author="Author">
                    <w:rPr>
                      <w:rFonts w:ascii="Verdana" w:eastAsiaTheme="minorHAnsi" w:hAnsi="Verdana" w:cs="Arial"/>
                      <w:color w:val="000000" w:themeColor="text1"/>
                      <w:sz w:val="18"/>
                      <w:szCs w:val="18"/>
                    </w:rPr>
                  </w:rPrChange>
                </w:rPr>
                <w:t xml:space="preserve"> and pull back </w:t>
              </w:r>
              <w:r w:rsidR="004D22D9" w:rsidRPr="000C734C">
                <w:rPr>
                  <w:rFonts w:ascii="Verdana" w:eastAsiaTheme="minorHAnsi" w:hAnsi="Verdana" w:cs="Arial"/>
                  <w:color w:val="2E74B5" w:themeColor="accent1" w:themeShade="BF"/>
                  <w:sz w:val="18"/>
                  <w:szCs w:val="18"/>
                  <w:rPrChange w:id="1776" w:author="Author">
                    <w:rPr>
                      <w:rFonts w:ascii="Verdana" w:eastAsiaTheme="minorHAnsi" w:hAnsi="Verdana" w:cs="Arial"/>
                      <w:color w:val="000000" w:themeColor="text1"/>
                      <w:sz w:val="18"/>
                      <w:szCs w:val="18"/>
                    </w:rPr>
                  </w:rPrChange>
                </w:rPr>
                <w:t>‘</w:t>
              </w:r>
              <w:r w:rsidR="0057603F" w:rsidRPr="000C734C">
                <w:rPr>
                  <w:rFonts w:ascii="Verdana" w:eastAsiaTheme="minorHAnsi" w:hAnsi="Verdana" w:cs="Arial"/>
                  <w:color w:val="2E74B5" w:themeColor="accent1" w:themeShade="BF"/>
                  <w:sz w:val="18"/>
                  <w:szCs w:val="18"/>
                  <w:rPrChange w:id="1777" w:author="Author">
                    <w:rPr>
                      <w:rFonts w:ascii="Verdana" w:eastAsiaTheme="minorHAnsi" w:hAnsi="Verdana" w:cs="Arial"/>
                      <w:color w:val="000000" w:themeColor="text1"/>
                      <w:sz w:val="18"/>
                      <w:szCs w:val="18"/>
                    </w:rPr>
                  </w:rPrChange>
                </w:rPr>
                <w:t>Reportability Indicator</w:t>
              </w:r>
              <w:r w:rsidR="004D22D9" w:rsidRPr="000C734C">
                <w:rPr>
                  <w:rFonts w:ascii="Verdana" w:eastAsiaTheme="minorHAnsi" w:hAnsi="Verdana" w:cs="Arial"/>
                  <w:color w:val="2E74B5" w:themeColor="accent1" w:themeShade="BF"/>
                  <w:sz w:val="18"/>
                  <w:szCs w:val="18"/>
                  <w:rPrChange w:id="1778" w:author="Author">
                    <w:rPr>
                      <w:rFonts w:ascii="Verdana" w:eastAsiaTheme="minorHAnsi" w:hAnsi="Verdana" w:cs="Arial"/>
                      <w:color w:val="000000" w:themeColor="text1"/>
                      <w:sz w:val="18"/>
                      <w:szCs w:val="18"/>
                    </w:rPr>
                  </w:rPrChange>
                </w:rPr>
                <w:t>’</w:t>
              </w:r>
            </w:ins>
          </w:p>
          <w:p w14:paraId="539BD933" w14:textId="77777777" w:rsidR="002D2CC8" w:rsidRPr="00C55020" w:rsidRDefault="002D2CC8" w:rsidP="00C55020">
            <w:pPr>
              <w:pStyle w:val="steptext"/>
              <w:rPr>
                <w:rFonts w:ascii="Verdana" w:eastAsiaTheme="minorHAnsi" w:hAnsi="Verdana" w:cs="Arial"/>
                <w:b/>
                <w:color w:val="000000" w:themeColor="text1"/>
                <w:sz w:val="18"/>
                <w:szCs w:val="18"/>
              </w:rPr>
            </w:pPr>
          </w:p>
        </w:tc>
        <w:tc>
          <w:tcPr>
            <w:tcW w:w="1418" w:type="dxa"/>
          </w:tcPr>
          <w:p w14:paraId="1CE86907" w14:textId="77777777" w:rsidR="00C55020" w:rsidRPr="000F672E" w:rsidRDefault="00C55020" w:rsidP="000F672E">
            <w:pPr>
              <w:rPr>
                <w:rFonts w:cs="Arial"/>
                <w:b/>
                <w:color w:val="000000" w:themeColor="text1"/>
                <w:sz w:val="18"/>
                <w:szCs w:val="18"/>
                <w:lang w:val="en-US"/>
              </w:rPr>
            </w:pPr>
          </w:p>
        </w:tc>
        <w:tc>
          <w:tcPr>
            <w:tcW w:w="10938" w:type="dxa"/>
          </w:tcPr>
          <w:p w14:paraId="1B11E073" w14:textId="44EFFF27" w:rsidR="00C55020" w:rsidRDefault="0057603F" w:rsidP="00DA4947">
            <w:pPr>
              <w:rPr>
                <w:noProof/>
              </w:rPr>
            </w:pPr>
            <w:ins w:id="1779" w:author="Author">
              <w:r>
                <w:rPr>
                  <w:noProof/>
                  <w:lang w:val="en-US"/>
                </w:rPr>
                <w:drawing>
                  <wp:inline distT="0" distB="0" distL="0" distR="0" wp14:anchorId="70811F41" wp14:editId="5280B007">
                    <wp:extent cx="2370451" cy="1939813"/>
                    <wp:effectExtent l="0" t="0" r="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399266" cy="1963393"/>
                            </a:xfrm>
                            <a:prstGeom prst="rect">
                              <a:avLst/>
                            </a:prstGeom>
                          </pic:spPr>
                        </pic:pic>
                      </a:graphicData>
                    </a:graphic>
                  </wp:inline>
                </w:drawing>
              </w:r>
              <w:r>
                <w:rPr>
                  <w:noProof/>
                </w:rPr>
                <w:t xml:space="preserve"> </w:t>
              </w:r>
              <w:r>
                <w:rPr>
                  <w:noProof/>
                  <w:lang w:val="en-US"/>
                </w:rPr>
                <w:drawing>
                  <wp:inline distT="0" distB="0" distL="0" distR="0" wp14:anchorId="32627280" wp14:editId="09CA72D9">
                    <wp:extent cx="1496820" cy="2040281"/>
                    <wp:effectExtent l="0" t="0" r="825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507455" cy="2054777"/>
                            </a:xfrm>
                            <a:prstGeom prst="rect">
                              <a:avLst/>
                            </a:prstGeom>
                          </pic:spPr>
                        </pic:pic>
                      </a:graphicData>
                    </a:graphic>
                  </wp:inline>
                </w:drawing>
              </w:r>
              <w:r w:rsidDel="0057603F">
                <w:rPr>
                  <w:noProof/>
                  <w:color w:val="FF0000"/>
                </w:rPr>
                <w:t xml:space="preserve"> </w:t>
              </w:r>
            </w:ins>
            <w:del w:id="1780" w:author="Author">
              <w:r w:rsidR="00A308B5" w:rsidDel="0057603F">
                <w:rPr>
                  <w:noProof/>
                  <w:color w:val="FF0000"/>
                </w:rPr>
                <w:delText>Dictionary is not availab</w:delText>
              </w:r>
              <w:r w:rsidR="00A308B5" w:rsidRPr="00A308B5" w:rsidDel="0057603F">
                <w:rPr>
                  <w:noProof/>
                  <w:color w:val="FF0000"/>
                </w:rPr>
                <w:delText xml:space="preserve">le </w:delText>
              </w:r>
            </w:del>
          </w:p>
        </w:tc>
      </w:tr>
      <w:tr w:rsidR="00C55020" w:rsidRPr="005335B1" w14:paraId="631823D3" w14:textId="77777777" w:rsidTr="00FA4F51">
        <w:trPr>
          <w:cantSplit/>
          <w:trHeight w:val="20"/>
        </w:trPr>
        <w:tc>
          <w:tcPr>
            <w:tcW w:w="1843" w:type="dxa"/>
          </w:tcPr>
          <w:p w14:paraId="7DE9D377" w14:textId="77777777" w:rsidR="00C378B1" w:rsidRDefault="009626DA"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t>3.1.59</w:t>
            </w:r>
            <w:r w:rsidR="002D2CC8">
              <w:rPr>
                <w:rFonts w:ascii="Verdana" w:eastAsiaTheme="minorHAnsi" w:hAnsi="Verdana" w:cs="Arial"/>
                <w:b/>
                <w:color w:val="000000" w:themeColor="text1"/>
                <w:sz w:val="18"/>
                <w:szCs w:val="18"/>
              </w:rPr>
              <w:t xml:space="preserve"> </w:t>
            </w:r>
            <w:r w:rsidR="002D2CC8" w:rsidRPr="00293F54">
              <w:rPr>
                <w:rFonts w:ascii="Verdana" w:eastAsiaTheme="minorHAnsi" w:hAnsi="Verdana" w:cs="Arial"/>
                <w:color w:val="000000" w:themeColor="text1"/>
                <w:sz w:val="18"/>
                <w:szCs w:val="18"/>
              </w:rPr>
              <w:t xml:space="preserve">Preparation of </w:t>
            </w:r>
            <w:r w:rsidR="002D2CC8">
              <w:rPr>
                <w:rFonts w:ascii="Verdana" w:eastAsiaTheme="minorHAnsi" w:hAnsi="Verdana" w:cs="Arial"/>
                <w:color w:val="000000" w:themeColor="text1"/>
                <w:sz w:val="18"/>
                <w:szCs w:val="18"/>
              </w:rPr>
              <w:t xml:space="preserve">SWEDEN </w:t>
            </w:r>
            <w:r w:rsidR="002D2CC8" w:rsidRPr="00293F54">
              <w:rPr>
                <w:rFonts w:ascii="Verdana" w:eastAsiaTheme="minorHAnsi" w:hAnsi="Verdana" w:cs="Arial"/>
                <w:color w:val="000000" w:themeColor="text1"/>
                <w:sz w:val="18"/>
                <w:szCs w:val="18"/>
              </w:rPr>
              <w:t>CSR report</w:t>
            </w:r>
            <w:r w:rsidR="002D2CC8">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0E628055"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73E1F958" w14:textId="77777777" w:rsidR="002D2CC8" w:rsidRPr="002D2CC8" w:rsidRDefault="002D2CC8" w:rsidP="002D2CC8">
            <w:pPr>
              <w:rPr>
                <w:rFonts w:ascii="Verdana" w:hAnsi="Verdana" w:cs="Arial"/>
                <w:b/>
                <w:color w:val="000000" w:themeColor="text1"/>
                <w:sz w:val="18"/>
                <w:szCs w:val="18"/>
              </w:rPr>
            </w:pPr>
            <w:r w:rsidRPr="002D2CC8">
              <w:rPr>
                <w:rFonts w:ascii="Verdana" w:hAnsi="Verdana" w:cs="Arial"/>
                <w:b/>
                <w:color w:val="000000" w:themeColor="text1"/>
                <w:sz w:val="18"/>
                <w:szCs w:val="18"/>
              </w:rPr>
              <w:t xml:space="preserve">Populate column </w:t>
            </w:r>
            <w:r w:rsidR="00C4424C">
              <w:rPr>
                <w:rFonts w:ascii="Verdana" w:hAnsi="Verdana" w:cs="Arial"/>
                <w:b/>
                <w:color w:val="000000" w:themeColor="text1"/>
                <w:sz w:val="18"/>
                <w:szCs w:val="18"/>
              </w:rPr>
              <w:t>‘</w:t>
            </w:r>
            <w:r w:rsidRPr="002D2CC8">
              <w:rPr>
                <w:rFonts w:ascii="Verdana" w:hAnsi="Verdana" w:cs="Arial"/>
                <w:b/>
                <w:color w:val="000000" w:themeColor="text1"/>
                <w:sz w:val="18"/>
                <w:szCs w:val="18"/>
              </w:rPr>
              <w:t>PO Reportability</w:t>
            </w:r>
            <w:r w:rsidR="00C4424C">
              <w:rPr>
                <w:rFonts w:ascii="Verdana" w:hAnsi="Verdana" w:cs="Arial"/>
                <w:b/>
                <w:color w:val="000000" w:themeColor="text1"/>
                <w:sz w:val="18"/>
                <w:szCs w:val="18"/>
              </w:rPr>
              <w:t>’</w:t>
            </w:r>
            <w:r w:rsidRPr="002D2CC8">
              <w:rPr>
                <w:rFonts w:ascii="Verdana" w:hAnsi="Verdana" w:cs="Arial"/>
                <w:b/>
                <w:color w:val="000000" w:themeColor="text1"/>
                <w:sz w:val="18"/>
                <w:szCs w:val="18"/>
              </w:rPr>
              <w:t xml:space="preserve"> from Global Template:</w:t>
            </w:r>
          </w:p>
          <w:p w14:paraId="3F279536" w14:textId="77777777" w:rsidR="00C55020" w:rsidDel="008F6D51" w:rsidRDefault="00C55020" w:rsidP="00C55020">
            <w:pPr>
              <w:pStyle w:val="steptext"/>
              <w:rPr>
                <w:del w:id="1781" w:author="Author"/>
                <w:rFonts w:ascii="Verdana" w:eastAsiaTheme="minorHAnsi" w:hAnsi="Verdana" w:cs="Arial"/>
                <w:b/>
                <w:color w:val="000000" w:themeColor="text1"/>
                <w:sz w:val="18"/>
                <w:szCs w:val="18"/>
              </w:rPr>
            </w:pPr>
          </w:p>
          <w:p w14:paraId="6C94165A" w14:textId="020F04D3" w:rsidR="002D2CC8" w:rsidRPr="002D2CC8" w:rsidDel="008F6D51" w:rsidRDefault="002D2CC8" w:rsidP="002D2CC8">
            <w:pPr>
              <w:pStyle w:val="steptext"/>
              <w:numPr>
                <w:ilvl w:val="0"/>
                <w:numId w:val="74"/>
              </w:numPr>
              <w:rPr>
                <w:del w:id="1782" w:author="Author"/>
                <w:rFonts w:ascii="Verdana" w:eastAsiaTheme="minorHAnsi" w:hAnsi="Verdana" w:cs="Arial"/>
                <w:color w:val="000000" w:themeColor="text1"/>
                <w:sz w:val="18"/>
                <w:szCs w:val="18"/>
              </w:rPr>
            </w:pPr>
            <w:del w:id="1783" w:author="Author">
              <w:r w:rsidRPr="002D2CC8" w:rsidDel="008F6D51">
                <w:rPr>
                  <w:rFonts w:ascii="Verdana" w:eastAsiaTheme="minorHAnsi" w:hAnsi="Verdana" w:cs="Arial"/>
                  <w:color w:val="000000" w:themeColor="text1"/>
                  <w:sz w:val="18"/>
                  <w:szCs w:val="18"/>
                </w:rPr>
                <w:delText>Go to CSR column ‘Purchasing Document Number’ and convert it to number</w:delText>
              </w:r>
            </w:del>
          </w:p>
          <w:p w14:paraId="082A5D74" w14:textId="77777777" w:rsidR="002D2CC8" w:rsidRPr="002D2CC8" w:rsidRDefault="002D2CC8" w:rsidP="002D2CC8">
            <w:pPr>
              <w:rPr>
                <w:rFonts w:ascii="Verdana" w:hAnsi="Verdana" w:cs="Arial"/>
                <w:color w:val="000000" w:themeColor="text1"/>
                <w:sz w:val="18"/>
                <w:szCs w:val="18"/>
                <w:lang w:val="en-US"/>
              </w:rPr>
            </w:pPr>
          </w:p>
          <w:p w14:paraId="5C4FEE33" w14:textId="77777777" w:rsidR="002D2CC8" w:rsidRPr="002D2CC8" w:rsidRDefault="002D2CC8" w:rsidP="002D2CC8">
            <w:pPr>
              <w:rPr>
                <w:rFonts w:ascii="Verdana" w:hAnsi="Verdana" w:cs="Arial"/>
                <w:color w:val="000000" w:themeColor="text1"/>
                <w:sz w:val="18"/>
                <w:szCs w:val="18"/>
              </w:rPr>
            </w:pPr>
          </w:p>
          <w:p w14:paraId="01720A2D" w14:textId="38CAAF6E" w:rsidR="002D2CC8" w:rsidRPr="002D2CC8" w:rsidRDefault="002D2CC8" w:rsidP="004D22D9">
            <w:pPr>
              <w:pStyle w:val="steptext"/>
              <w:numPr>
                <w:ilvl w:val="0"/>
                <w:numId w:val="73"/>
              </w:numPr>
              <w:rP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Go to shared path folder using link</w:t>
            </w:r>
            <w:ins w:id="1784" w:author="Author">
              <w:r w:rsidR="004D22D9">
                <w:rPr>
                  <w:rFonts w:ascii="Verdana" w:eastAsiaTheme="minorHAnsi" w:hAnsi="Verdana" w:cs="Arial"/>
                  <w:color w:val="000000" w:themeColor="text1"/>
                  <w:sz w:val="18"/>
                  <w:szCs w:val="18"/>
                </w:rPr>
                <w:t xml:space="preserve"> </w:t>
              </w:r>
              <w:r w:rsidR="004D22D9">
                <w:rPr>
                  <w:rFonts w:ascii="Verdana" w:eastAsiaTheme="minorHAnsi" w:hAnsi="Verdana" w:cs="Arial"/>
                  <w:color w:val="000000" w:themeColor="text1"/>
                  <w:sz w:val="18"/>
                  <w:szCs w:val="18"/>
                </w:rPr>
                <w:fldChar w:fldCharType="begin"/>
              </w:r>
              <w:r w:rsidR="004D22D9">
                <w:rPr>
                  <w:rFonts w:ascii="Verdana" w:eastAsiaTheme="minorHAnsi" w:hAnsi="Verdana" w:cs="Arial"/>
                  <w:color w:val="000000" w:themeColor="text1"/>
                  <w:sz w:val="18"/>
                  <w:szCs w:val="18"/>
                </w:rPr>
                <w:instrText xml:space="preserve"> HYPERLINK "</w:instrText>
              </w:r>
              <w:r w:rsidR="004D22D9" w:rsidRPr="004D22D9">
                <w:rPr>
                  <w:rFonts w:ascii="Verdana" w:eastAsiaTheme="minorHAnsi" w:hAnsi="Verdana" w:cs="Arial"/>
                  <w:color w:val="000000" w:themeColor="text1"/>
                  <w:sz w:val="18"/>
                  <w:szCs w:val="18"/>
                </w:rPr>
                <w:instrText>\\\\seskcifssvm01\\GPT_RPA\\Dictionaries</w:instrText>
              </w:r>
              <w:r w:rsidR="004D22D9">
                <w:rPr>
                  <w:rFonts w:ascii="Verdana" w:eastAsiaTheme="minorHAnsi" w:hAnsi="Verdana" w:cs="Arial"/>
                  <w:color w:val="000000" w:themeColor="text1"/>
                  <w:sz w:val="18"/>
                  <w:szCs w:val="18"/>
                </w:rPr>
                <w:instrText xml:space="preserve">" </w:instrText>
              </w:r>
              <w:r w:rsidR="004D22D9">
                <w:rPr>
                  <w:rFonts w:ascii="Verdana" w:eastAsiaTheme="minorHAnsi" w:hAnsi="Verdana" w:cs="Arial"/>
                  <w:color w:val="000000" w:themeColor="text1"/>
                  <w:sz w:val="18"/>
                  <w:szCs w:val="18"/>
                </w:rPr>
                <w:fldChar w:fldCharType="separate"/>
              </w:r>
              <w:r w:rsidR="004D22D9" w:rsidRPr="00A845B7">
                <w:rPr>
                  <w:rStyle w:val="Hyperlink"/>
                  <w:rFonts w:ascii="Verdana" w:eastAsiaTheme="minorHAnsi" w:hAnsi="Verdana" w:cs="Arial"/>
                  <w:sz w:val="18"/>
                  <w:szCs w:val="18"/>
                </w:rPr>
                <w:t>\\seskcifssvm01\GPT_RPA\Dictionaries</w:t>
              </w:r>
              <w:r w:rsidR="004D22D9">
                <w:rPr>
                  <w:rFonts w:ascii="Verdana" w:eastAsiaTheme="minorHAnsi" w:hAnsi="Verdana" w:cs="Arial"/>
                  <w:color w:val="000000" w:themeColor="text1"/>
                  <w:sz w:val="18"/>
                  <w:szCs w:val="18"/>
                </w:rPr>
                <w:fldChar w:fldCharType="end"/>
              </w:r>
              <w:r w:rsidR="004D22D9">
                <w:rPr>
                  <w:rFonts w:ascii="Verdana" w:eastAsiaTheme="minorHAnsi" w:hAnsi="Verdana" w:cs="Arial"/>
                  <w:color w:val="000000" w:themeColor="text1"/>
                  <w:sz w:val="18"/>
                  <w:szCs w:val="18"/>
                </w:rPr>
                <w:t xml:space="preserve"> </w:t>
              </w:r>
            </w:ins>
            <w:del w:id="1785" w:author="Author">
              <w:r w:rsidRPr="002D2CC8" w:rsidDel="004D22D9">
                <w:rPr>
                  <w:rFonts w:ascii="Verdana" w:eastAsiaTheme="minorHAnsi" w:hAnsi="Verdana" w:cs="Arial"/>
                  <w:color w:val="000000" w:themeColor="text1"/>
                  <w:sz w:val="18"/>
                  <w:szCs w:val="18"/>
                </w:rPr>
                <w:delText xml:space="preserve"> </w:delText>
              </w:r>
            </w:del>
            <w:r w:rsidRPr="002D2CC8">
              <w:rPr>
                <w:rFonts w:ascii="Verdana" w:eastAsiaTheme="minorHAnsi" w:hAnsi="Verdana" w:cs="Arial"/>
                <w:color w:val="000000" w:themeColor="text1"/>
                <w:sz w:val="18"/>
                <w:szCs w:val="18"/>
              </w:rPr>
              <w:t>to download and open the ‘PO Dictionary_MASTER’</w:t>
            </w:r>
          </w:p>
          <w:p w14:paraId="0EFD0631" w14:textId="77777777" w:rsidR="002D2CC8" w:rsidRPr="002D2CC8" w:rsidRDefault="002D2CC8" w:rsidP="002D2CC8">
            <w:pPr>
              <w:pStyle w:val="steptext"/>
              <w:ind w:left="720"/>
              <w:rPr>
                <w:rFonts w:ascii="Verdana" w:eastAsiaTheme="minorHAnsi" w:hAnsi="Verdana" w:cs="Arial"/>
                <w:color w:val="000000" w:themeColor="text1"/>
                <w:sz w:val="18"/>
                <w:szCs w:val="18"/>
              </w:rPr>
            </w:pPr>
          </w:p>
          <w:p w14:paraId="1BE32EDD" w14:textId="77777777" w:rsidR="002D2CC8" w:rsidRPr="002D2CC8" w:rsidRDefault="002D2CC8" w:rsidP="002D2CC8">
            <w:pPr>
              <w:pStyle w:val="steptext"/>
              <w:numPr>
                <w:ilvl w:val="0"/>
                <w:numId w:val="73"/>
              </w:numPr>
              <w:rP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 xml:space="preserve">Go back to </w:t>
            </w:r>
            <w:r w:rsidRPr="002D2CC8">
              <w:rPr>
                <w:rFonts w:ascii="Verdana" w:eastAsiaTheme="minorHAnsi" w:hAnsi="Verdana" w:cs="Arial"/>
                <w:color w:val="000000" w:themeColor="text1"/>
                <w:sz w:val="18"/>
                <w:szCs w:val="18"/>
                <w:lang w:val="en-AU"/>
              </w:rPr>
              <w:t xml:space="preserve">the Global Template data </w:t>
            </w:r>
            <w:r w:rsidRPr="002D2CC8">
              <w:rPr>
                <w:rFonts w:ascii="Verdana" w:eastAsiaTheme="minorHAnsi" w:hAnsi="Verdana" w:cs="Arial"/>
                <w:color w:val="000000" w:themeColor="text1"/>
                <w:sz w:val="18"/>
                <w:szCs w:val="18"/>
              </w:rPr>
              <w:t>column ‘</w:t>
            </w:r>
            <w:r w:rsidRPr="002D2CC8">
              <w:rPr>
                <w:rFonts w:ascii="Verdana" w:hAnsi="Verdana" w:cs="Arial"/>
                <w:color w:val="000000" w:themeColor="text1"/>
                <w:sz w:val="18"/>
                <w:szCs w:val="18"/>
              </w:rPr>
              <w:t>PO Reportability’</w:t>
            </w:r>
            <w:r w:rsidRPr="002D2CC8">
              <w:rPr>
                <w:rFonts w:ascii="Verdana" w:eastAsiaTheme="minorHAnsi" w:hAnsi="Verdana" w:cs="Arial"/>
                <w:color w:val="000000" w:themeColor="text1"/>
                <w:sz w:val="18"/>
                <w:szCs w:val="18"/>
              </w:rPr>
              <w:t xml:space="preserve"> and vlookup the ‘Purchasing Document Number’ column from CSR report content  in the file ‘PO Dictionary_MASTER’</w:t>
            </w:r>
            <w:r w:rsidR="00C4424C">
              <w:rPr>
                <w:rFonts w:ascii="Verdana" w:eastAsiaTheme="minorHAnsi" w:hAnsi="Verdana" w:cs="Arial"/>
                <w:color w:val="000000" w:themeColor="text1"/>
                <w:sz w:val="18"/>
                <w:szCs w:val="18"/>
              </w:rPr>
              <w:t xml:space="preserve"> </w:t>
            </w:r>
            <w:r w:rsidRPr="002D2CC8">
              <w:rPr>
                <w:rFonts w:ascii="Verdana" w:eastAsiaTheme="minorHAnsi" w:hAnsi="Verdana" w:cs="Arial"/>
                <w:color w:val="000000" w:themeColor="text1"/>
                <w:sz w:val="18"/>
                <w:szCs w:val="18"/>
              </w:rPr>
              <w:t>in column B ( ‘Reportability’)</w:t>
            </w:r>
          </w:p>
          <w:p w14:paraId="7589A7F1" w14:textId="77777777" w:rsidR="002D2CC8" w:rsidRDefault="002D2CC8" w:rsidP="00C55020">
            <w:pPr>
              <w:pStyle w:val="steptext"/>
              <w:rPr>
                <w:rFonts w:ascii="Verdana" w:eastAsiaTheme="minorHAnsi" w:hAnsi="Verdana" w:cs="Arial"/>
                <w:b/>
                <w:color w:val="000000" w:themeColor="text1"/>
                <w:sz w:val="18"/>
                <w:szCs w:val="18"/>
              </w:rPr>
            </w:pPr>
          </w:p>
          <w:p w14:paraId="3CFCADF7" w14:textId="72FE2824" w:rsidR="00C4424C" w:rsidRPr="00C55020" w:rsidRDefault="00C4424C" w:rsidP="00C55020">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 xml:space="preserve">NOTE: </w:t>
            </w:r>
            <w:r>
              <w:rPr>
                <w:rFonts w:ascii="Verdana" w:eastAsiaTheme="minorHAnsi" w:hAnsi="Verdana" w:cs="Arial"/>
                <w:color w:val="000000" w:themeColor="text1"/>
                <w:sz w:val="18"/>
                <w:szCs w:val="18"/>
              </w:rPr>
              <w:t>Do not remove the #N/A returns</w:t>
            </w:r>
            <w:ins w:id="1786" w:author="Author">
              <w:r w:rsidR="00F734BD">
                <w:rPr>
                  <w:rFonts w:ascii="Verdana" w:eastAsiaTheme="minorHAnsi" w:hAnsi="Verdana" w:cs="Arial"/>
                  <w:color w:val="000000" w:themeColor="text1"/>
                  <w:sz w:val="18"/>
                  <w:szCs w:val="18"/>
                </w:rPr>
                <w:t>.</w:t>
              </w:r>
            </w:ins>
          </w:p>
        </w:tc>
        <w:tc>
          <w:tcPr>
            <w:tcW w:w="1418" w:type="dxa"/>
          </w:tcPr>
          <w:p w14:paraId="44AAC40E" w14:textId="77777777" w:rsidR="00C55020" w:rsidRPr="000F672E" w:rsidRDefault="00C55020" w:rsidP="000F672E">
            <w:pPr>
              <w:rPr>
                <w:rFonts w:cs="Arial"/>
                <w:b/>
                <w:color w:val="000000" w:themeColor="text1"/>
                <w:sz w:val="18"/>
                <w:szCs w:val="18"/>
                <w:lang w:val="en-US"/>
              </w:rPr>
            </w:pPr>
          </w:p>
        </w:tc>
        <w:tc>
          <w:tcPr>
            <w:tcW w:w="10938" w:type="dxa"/>
          </w:tcPr>
          <w:p w14:paraId="6630396E" w14:textId="77777777" w:rsidR="00C55020" w:rsidRDefault="00D60D8B" w:rsidP="00DA4947">
            <w:pPr>
              <w:rPr>
                <w:noProof/>
              </w:rPr>
            </w:pPr>
            <w:r>
              <w:rPr>
                <w:noProof/>
                <w:lang w:val="en-US"/>
              </w:rPr>
              <w:drawing>
                <wp:inline distT="0" distB="0" distL="0" distR="0" wp14:anchorId="43964D53" wp14:editId="78214503">
                  <wp:extent cx="2218267" cy="24955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31728" cy="2510694"/>
                          </a:xfrm>
                          <a:prstGeom prst="rect">
                            <a:avLst/>
                          </a:prstGeom>
                        </pic:spPr>
                      </pic:pic>
                    </a:graphicData>
                  </a:graphic>
                </wp:inline>
              </w:drawing>
            </w:r>
            <w:r>
              <w:rPr>
                <w:noProof/>
                <w:lang w:val="en-US"/>
              </w:rPr>
              <w:drawing>
                <wp:anchor distT="0" distB="0" distL="114300" distR="114300" simplePos="0" relativeHeight="251684864" behindDoc="0" locked="0" layoutInCell="1" allowOverlap="1" wp14:anchorId="2F617874" wp14:editId="4956D76D">
                  <wp:simplePos x="0" y="0"/>
                  <wp:positionH relativeFrom="column">
                    <wp:posOffset>-2402</wp:posOffset>
                  </wp:positionH>
                  <wp:positionV relativeFrom="paragraph">
                    <wp:posOffset>276</wp:posOffset>
                  </wp:positionV>
                  <wp:extent cx="2362200" cy="2371725"/>
                  <wp:effectExtent l="0" t="0" r="0" b="9525"/>
                  <wp:wrapThrough wrapText="bothSides">
                    <wp:wrapPolygon edited="0">
                      <wp:start x="0" y="0"/>
                      <wp:lineTo x="0" y="21513"/>
                      <wp:lineTo x="21426" y="21513"/>
                      <wp:lineTo x="21426"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2362200" cy="2371725"/>
                          </a:xfrm>
                          <a:prstGeom prst="rect">
                            <a:avLst/>
                          </a:prstGeom>
                        </pic:spPr>
                      </pic:pic>
                    </a:graphicData>
                  </a:graphic>
                </wp:anchor>
              </w:drawing>
            </w:r>
          </w:p>
        </w:tc>
      </w:tr>
      <w:tr w:rsidR="00C55020" w:rsidRPr="005335B1" w14:paraId="2AA61C3A" w14:textId="77777777" w:rsidTr="00FA4F51">
        <w:trPr>
          <w:cantSplit/>
          <w:trHeight w:val="20"/>
        </w:trPr>
        <w:tc>
          <w:tcPr>
            <w:tcW w:w="1843" w:type="dxa"/>
          </w:tcPr>
          <w:p w14:paraId="302340F3" w14:textId="77777777" w:rsidR="00C378B1" w:rsidRDefault="009626DA"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3.1.60</w:t>
            </w:r>
            <w:r w:rsidR="002D2CC8">
              <w:rPr>
                <w:rFonts w:ascii="Verdana" w:eastAsiaTheme="minorHAnsi" w:hAnsi="Verdana" w:cs="Arial"/>
                <w:b/>
                <w:color w:val="000000" w:themeColor="text1"/>
                <w:sz w:val="18"/>
                <w:szCs w:val="18"/>
              </w:rPr>
              <w:t xml:space="preserve"> </w:t>
            </w:r>
            <w:r w:rsidR="002D2CC8" w:rsidRPr="00293F54">
              <w:rPr>
                <w:rFonts w:ascii="Verdana" w:eastAsiaTheme="minorHAnsi" w:hAnsi="Verdana" w:cs="Arial"/>
                <w:color w:val="000000" w:themeColor="text1"/>
                <w:sz w:val="18"/>
                <w:szCs w:val="18"/>
              </w:rPr>
              <w:t xml:space="preserve">Preparation of </w:t>
            </w:r>
            <w:r w:rsidR="002D2CC8">
              <w:rPr>
                <w:rFonts w:ascii="Verdana" w:eastAsiaTheme="minorHAnsi" w:hAnsi="Verdana" w:cs="Arial"/>
                <w:color w:val="000000" w:themeColor="text1"/>
                <w:sz w:val="18"/>
                <w:szCs w:val="18"/>
              </w:rPr>
              <w:t xml:space="preserve">SWEDEN </w:t>
            </w:r>
            <w:r w:rsidR="002D2CC8" w:rsidRPr="00293F54">
              <w:rPr>
                <w:rFonts w:ascii="Verdana" w:eastAsiaTheme="minorHAnsi" w:hAnsi="Verdana" w:cs="Arial"/>
                <w:color w:val="000000" w:themeColor="text1"/>
                <w:sz w:val="18"/>
                <w:szCs w:val="18"/>
              </w:rPr>
              <w:t>CSR report</w:t>
            </w:r>
            <w:r w:rsidR="002D2CC8">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537F8850"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5E9D3D54" w14:textId="53A54F56" w:rsidR="00C55020" w:rsidRDefault="002D2CC8" w:rsidP="00C55020">
            <w:pPr>
              <w:pStyle w:val="steptext"/>
              <w:rPr>
                <w:rFonts w:ascii="Verdana" w:hAnsi="Verdana" w:cs="Arial"/>
                <w:b/>
                <w:color w:val="000000" w:themeColor="text1"/>
                <w:sz w:val="18"/>
                <w:szCs w:val="18"/>
              </w:rPr>
            </w:pPr>
            <w:r w:rsidRPr="002D2CC8">
              <w:rPr>
                <w:rFonts w:ascii="Verdana" w:hAnsi="Verdana" w:cs="Arial"/>
                <w:b/>
                <w:color w:val="000000" w:themeColor="text1"/>
                <w:sz w:val="18"/>
                <w:szCs w:val="18"/>
              </w:rPr>
              <w:t>Populate column ‘</w:t>
            </w:r>
            <w:ins w:id="1787" w:author="Author">
              <w:r w:rsidR="008F1984">
                <w:rPr>
                  <w:rFonts w:ascii="Verdana" w:hAnsi="Verdana" w:cs="Arial"/>
                  <w:b/>
                  <w:color w:val="000000" w:themeColor="text1"/>
                  <w:sz w:val="18"/>
                  <w:szCs w:val="18"/>
                </w:rPr>
                <w:t xml:space="preserve">PO </w:t>
              </w:r>
            </w:ins>
            <w:r w:rsidRPr="002D2CC8">
              <w:rPr>
                <w:rFonts w:ascii="Verdana" w:hAnsi="Verdana" w:cs="Arial"/>
                <w:b/>
                <w:color w:val="000000" w:themeColor="text1"/>
                <w:sz w:val="18"/>
                <w:szCs w:val="18"/>
              </w:rPr>
              <w:t>Reason’ from Global Template:</w:t>
            </w:r>
          </w:p>
          <w:p w14:paraId="5146984E" w14:textId="77777777" w:rsidR="002D2CC8" w:rsidDel="00AF3A7E" w:rsidRDefault="002D2CC8" w:rsidP="00C55020">
            <w:pPr>
              <w:pStyle w:val="steptext"/>
              <w:rPr>
                <w:del w:id="1788" w:author="Author"/>
                <w:rFonts w:ascii="Verdana" w:hAnsi="Verdana" w:cs="Arial"/>
                <w:b/>
                <w:color w:val="000000" w:themeColor="text1"/>
                <w:sz w:val="18"/>
                <w:szCs w:val="18"/>
              </w:rPr>
            </w:pPr>
          </w:p>
          <w:p w14:paraId="1C4DCB8B" w14:textId="77777777" w:rsidR="002D2CC8" w:rsidRPr="00930531" w:rsidRDefault="002D2CC8" w:rsidP="002D2CC8">
            <w:pPr>
              <w:rPr>
                <w:rFonts w:ascii="Verdana" w:hAnsi="Verdana" w:cs="Arial"/>
                <w:i/>
                <w:color w:val="000000" w:themeColor="text1"/>
                <w:sz w:val="18"/>
                <w:szCs w:val="18"/>
              </w:rPr>
            </w:pPr>
          </w:p>
          <w:p w14:paraId="6F8659DA" w14:textId="72C2B9AB" w:rsidR="002D2CC8" w:rsidRPr="002D2CC8" w:rsidDel="001B6365" w:rsidRDefault="002D2CC8" w:rsidP="002D2CC8">
            <w:pPr>
              <w:pStyle w:val="steptext"/>
              <w:numPr>
                <w:ilvl w:val="0"/>
                <w:numId w:val="75"/>
              </w:numPr>
              <w:rPr>
                <w:del w:id="1789" w:author="Author"/>
                <w:rFonts w:ascii="Verdana" w:eastAsiaTheme="minorHAnsi" w:hAnsi="Verdana" w:cs="Arial"/>
                <w:color w:val="000000" w:themeColor="text1"/>
                <w:sz w:val="18"/>
                <w:szCs w:val="18"/>
              </w:rPr>
            </w:pPr>
            <w:del w:id="1790" w:author="Author">
              <w:r w:rsidRPr="002D2CC8" w:rsidDel="001B6365">
                <w:rPr>
                  <w:rFonts w:ascii="Verdana" w:eastAsiaTheme="minorHAnsi" w:hAnsi="Verdana" w:cs="Arial"/>
                  <w:color w:val="000000" w:themeColor="text1"/>
                  <w:sz w:val="18"/>
                  <w:szCs w:val="18"/>
                </w:rPr>
                <w:delText xml:space="preserve">Go to column ‘PO Reportability’ from Global Template and filter </w:delText>
              </w:r>
              <w:r w:rsidR="007A7F35" w:rsidDel="001B6365">
                <w:rPr>
                  <w:rFonts w:ascii="Verdana" w:eastAsiaTheme="minorHAnsi" w:hAnsi="Verdana" w:cs="Arial"/>
                  <w:color w:val="000000" w:themeColor="text1"/>
                  <w:sz w:val="18"/>
                  <w:szCs w:val="18"/>
                </w:rPr>
                <w:delText>on</w:delText>
              </w:r>
              <w:r w:rsidRPr="002D2CC8" w:rsidDel="001B6365">
                <w:rPr>
                  <w:rFonts w:ascii="Verdana" w:eastAsiaTheme="minorHAnsi" w:hAnsi="Verdana" w:cs="Arial"/>
                  <w:color w:val="000000" w:themeColor="text1"/>
                  <w:sz w:val="18"/>
                  <w:szCs w:val="18"/>
                </w:rPr>
                <w:delText xml:space="preserve"> ‘Yes’ </w:delText>
              </w:r>
            </w:del>
          </w:p>
          <w:p w14:paraId="1031EF8B" w14:textId="77777777" w:rsidR="002D2CC8" w:rsidRPr="002D2CC8" w:rsidRDefault="002D2CC8" w:rsidP="002D2CC8">
            <w:pPr>
              <w:pStyle w:val="steptext"/>
              <w:ind w:left="720"/>
              <w:rPr>
                <w:rFonts w:ascii="Verdana" w:eastAsiaTheme="minorHAnsi" w:hAnsi="Verdana" w:cs="Arial"/>
                <w:color w:val="000000" w:themeColor="text1"/>
                <w:sz w:val="18"/>
                <w:szCs w:val="18"/>
              </w:rPr>
            </w:pPr>
          </w:p>
          <w:p w14:paraId="66BF57F9" w14:textId="12BAD738" w:rsidR="002D2CC8" w:rsidRPr="002D2CC8" w:rsidRDefault="002D2CC8" w:rsidP="002D2CC8">
            <w:pPr>
              <w:pStyle w:val="steptext"/>
              <w:numPr>
                <w:ilvl w:val="0"/>
                <w:numId w:val="75"/>
              </w:numPr>
              <w:rPr>
                <w:rFonts w:ascii="Verdana" w:eastAsiaTheme="minorHAnsi" w:hAnsi="Verdana" w:cs="Arial"/>
                <w:color w:val="000000" w:themeColor="text1"/>
                <w:sz w:val="18"/>
                <w:szCs w:val="18"/>
              </w:rPr>
            </w:pPr>
            <w:del w:id="1791" w:author="Author">
              <w:r w:rsidRPr="002D2CC8" w:rsidDel="001B6365">
                <w:rPr>
                  <w:rFonts w:ascii="Verdana" w:eastAsiaTheme="minorHAnsi" w:hAnsi="Verdana" w:cs="Arial"/>
                  <w:color w:val="000000" w:themeColor="text1"/>
                  <w:sz w:val="18"/>
                  <w:szCs w:val="18"/>
                </w:rPr>
                <w:delText xml:space="preserve">Then </w:delText>
              </w:r>
              <w:r w:rsidRPr="002D2CC8" w:rsidDel="00B1090C">
                <w:rPr>
                  <w:rFonts w:ascii="Verdana" w:eastAsiaTheme="minorHAnsi" w:hAnsi="Verdana" w:cs="Arial"/>
                  <w:color w:val="000000" w:themeColor="text1"/>
                  <w:sz w:val="18"/>
                  <w:szCs w:val="18"/>
                </w:rPr>
                <w:delText>vlookup</w:delText>
              </w:r>
            </w:del>
            <w:ins w:id="1792" w:author="Author">
              <w:r w:rsidR="00B1090C" w:rsidRPr="002D2CC8">
                <w:rPr>
                  <w:rFonts w:ascii="Verdana" w:eastAsiaTheme="minorHAnsi" w:hAnsi="Verdana" w:cs="Arial"/>
                  <w:color w:val="000000" w:themeColor="text1"/>
                  <w:sz w:val="18"/>
                  <w:szCs w:val="18"/>
                </w:rPr>
                <w:t>VLOOKUP</w:t>
              </w:r>
            </w:ins>
            <w:r w:rsidRPr="002D2CC8">
              <w:rPr>
                <w:rFonts w:ascii="Verdana" w:eastAsiaTheme="minorHAnsi" w:hAnsi="Verdana" w:cs="Arial"/>
                <w:color w:val="000000" w:themeColor="text1"/>
                <w:sz w:val="18"/>
                <w:szCs w:val="18"/>
              </w:rPr>
              <w:t xml:space="preserve"> the ‘Purchasing Document Number’ from CSR report column in the ‘PO Dictionary_MASTER’ in column C ( ‘Reason’)</w:t>
            </w:r>
          </w:p>
          <w:p w14:paraId="17969E02" w14:textId="77777777" w:rsidR="00AF3A7E" w:rsidRDefault="00AF3A7E" w:rsidP="00C55020">
            <w:pPr>
              <w:pStyle w:val="steptext"/>
              <w:rPr>
                <w:ins w:id="1793" w:author="Author"/>
                <w:rFonts w:ascii="Verdana" w:eastAsiaTheme="minorHAnsi" w:hAnsi="Verdana" w:cs="Arial"/>
                <w:color w:val="FF0000"/>
                <w:sz w:val="18"/>
                <w:szCs w:val="18"/>
              </w:rPr>
            </w:pPr>
          </w:p>
          <w:p w14:paraId="559ED94D" w14:textId="58FDB1B0" w:rsidR="002D2CC8" w:rsidRPr="003D5BE3" w:rsidRDefault="001B6365" w:rsidP="00C55020">
            <w:pPr>
              <w:pStyle w:val="steptext"/>
              <w:rPr>
                <w:rFonts w:ascii="Verdana" w:eastAsiaTheme="minorHAnsi" w:hAnsi="Verdana" w:cs="Arial"/>
                <w:color w:val="000000" w:themeColor="text1"/>
                <w:sz w:val="18"/>
                <w:szCs w:val="18"/>
                <w:rPrChange w:id="1794" w:author="Author">
                  <w:rPr>
                    <w:rFonts w:ascii="Verdana" w:eastAsiaTheme="minorHAnsi" w:hAnsi="Verdana" w:cs="Arial"/>
                    <w:b/>
                    <w:color w:val="000000" w:themeColor="text1"/>
                    <w:sz w:val="18"/>
                    <w:szCs w:val="18"/>
                  </w:rPr>
                </w:rPrChange>
              </w:rPr>
            </w:pPr>
            <w:ins w:id="1795" w:author="Author">
              <w:r w:rsidRPr="003D5BE3">
                <w:rPr>
                  <w:rFonts w:ascii="Verdana" w:eastAsiaTheme="minorHAnsi" w:hAnsi="Verdana" w:cs="Arial"/>
                  <w:color w:val="FF0000"/>
                  <w:sz w:val="18"/>
                  <w:szCs w:val="18"/>
                  <w:rPrChange w:id="1796" w:author="Author">
                    <w:rPr>
                      <w:rFonts w:ascii="Verdana" w:eastAsiaTheme="minorHAnsi" w:hAnsi="Verdana" w:cs="Arial"/>
                      <w:b/>
                      <w:color w:val="000000" w:themeColor="text1"/>
                      <w:sz w:val="18"/>
                      <w:szCs w:val="18"/>
                    </w:rPr>
                  </w:rPrChange>
                </w:rPr>
                <w:t>Updated in 09.07.2019</w:t>
              </w:r>
            </w:ins>
          </w:p>
        </w:tc>
        <w:tc>
          <w:tcPr>
            <w:tcW w:w="1418" w:type="dxa"/>
          </w:tcPr>
          <w:p w14:paraId="4A0343C0" w14:textId="77777777" w:rsidR="00C55020" w:rsidRPr="000F672E" w:rsidRDefault="00C55020" w:rsidP="000F672E">
            <w:pPr>
              <w:rPr>
                <w:rFonts w:cs="Arial"/>
                <w:b/>
                <w:color w:val="000000" w:themeColor="text1"/>
                <w:sz w:val="18"/>
                <w:szCs w:val="18"/>
                <w:lang w:val="en-US"/>
              </w:rPr>
            </w:pPr>
          </w:p>
        </w:tc>
        <w:tc>
          <w:tcPr>
            <w:tcW w:w="10938" w:type="dxa"/>
          </w:tcPr>
          <w:p w14:paraId="7A4B0259" w14:textId="77777777" w:rsidR="00C55020" w:rsidRDefault="0046426A" w:rsidP="00DA4947">
            <w:pPr>
              <w:rPr>
                <w:noProof/>
              </w:rPr>
            </w:pPr>
            <w:r>
              <w:rPr>
                <w:noProof/>
                <w:lang w:val="en-US"/>
              </w:rPr>
              <w:drawing>
                <wp:inline distT="0" distB="0" distL="0" distR="0" wp14:anchorId="23934FE9" wp14:editId="656D52EB">
                  <wp:extent cx="2114550" cy="169865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41779" cy="1720528"/>
                          </a:xfrm>
                          <a:prstGeom prst="rect">
                            <a:avLst/>
                          </a:prstGeom>
                        </pic:spPr>
                      </pic:pic>
                    </a:graphicData>
                  </a:graphic>
                </wp:inline>
              </w:drawing>
            </w:r>
            <w:r>
              <w:rPr>
                <w:noProof/>
                <w:lang w:val="en-US"/>
              </w:rPr>
              <w:drawing>
                <wp:anchor distT="0" distB="0" distL="114300" distR="114300" simplePos="0" relativeHeight="251685888" behindDoc="0" locked="0" layoutInCell="1" allowOverlap="1" wp14:anchorId="2E12E0D5" wp14:editId="25480E97">
                  <wp:simplePos x="0" y="0"/>
                  <wp:positionH relativeFrom="column">
                    <wp:posOffset>-2402</wp:posOffset>
                  </wp:positionH>
                  <wp:positionV relativeFrom="paragraph">
                    <wp:posOffset>28</wp:posOffset>
                  </wp:positionV>
                  <wp:extent cx="1879572" cy="1688429"/>
                  <wp:effectExtent l="0" t="0" r="6985" b="7620"/>
                  <wp:wrapThrough wrapText="bothSides">
                    <wp:wrapPolygon edited="0">
                      <wp:start x="0" y="0"/>
                      <wp:lineTo x="0" y="21454"/>
                      <wp:lineTo x="21461" y="21454"/>
                      <wp:lineTo x="21461" y="0"/>
                      <wp:lineTo x="0" y="0"/>
                    </wp:wrapPolygon>
                  </wp:wrapThrough>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1879572" cy="1688429"/>
                          </a:xfrm>
                          <a:prstGeom prst="rect">
                            <a:avLst/>
                          </a:prstGeom>
                        </pic:spPr>
                      </pic:pic>
                    </a:graphicData>
                  </a:graphic>
                </wp:anchor>
              </w:drawing>
            </w:r>
          </w:p>
        </w:tc>
      </w:tr>
      <w:tr w:rsidR="00C55020" w:rsidRPr="005335B1" w14:paraId="159C6651" w14:textId="77777777" w:rsidTr="00FA4F51">
        <w:trPr>
          <w:cantSplit/>
          <w:trHeight w:val="20"/>
        </w:trPr>
        <w:tc>
          <w:tcPr>
            <w:tcW w:w="1843" w:type="dxa"/>
          </w:tcPr>
          <w:p w14:paraId="41959557" w14:textId="77777777" w:rsidR="00C378B1" w:rsidRDefault="009626DA"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t>3.1.61</w:t>
            </w:r>
            <w:r w:rsidR="002D2CC8">
              <w:rPr>
                <w:rFonts w:ascii="Verdana" w:eastAsiaTheme="minorHAnsi" w:hAnsi="Verdana" w:cs="Arial"/>
                <w:b/>
                <w:color w:val="000000" w:themeColor="text1"/>
                <w:sz w:val="18"/>
                <w:szCs w:val="18"/>
              </w:rPr>
              <w:t xml:space="preserve"> </w:t>
            </w:r>
            <w:r w:rsidR="002D2CC8" w:rsidRPr="00293F54">
              <w:rPr>
                <w:rFonts w:ascii="Verdana" w:eastAsiaTheme="minorHAnsi" w:hAnsi="Verdana" w:cs="Arial"/>
                <w:color w:val="000000" w:themeColor="text1"/>
                <w:sz w:val="18"/>
                <w:szCs w:val="18"/>
              </w:rPr>
              <w:t xml:space="preserve">Preparation of </w:t>
            </w:r>
            <w:r w:rsidR="002D2CC8">
              <w:rPr>
                <w:rFonts w:ascii="Verdana" w:eastAsiaTheme="minorHAnsi" w:hAnsi="Verdana" w:cs="Arial"/>
                <w:color w:val="000000" w:themeColor="text1"/>
                <w:sz w:val="18"/>
                <w:szCs w:val="18"/>
              </w:rPr>
              <w:t xml:space="preserve">SWEDEN </w:t>
            </w:r>
            <w:r w:rsidR="002D2CC8" w:rsidRPr="00293F54">
              <w:rPr>
                <w:rFonts w:ascii="Verdana" w:eastAsiaTheme="minorHAnsi" w:hAnsi="Verdana" w:cs="Arial"/>
                <w:color w:val="000000" w:themeColor="text1"/>
                <w:sz w:val="18"/>
                <w:szCs w:val="18"/>
              </w:rPr>
              <w:t>CSR report</w:t>
            </w:r>
            <w:r w:rsidR="002D2CC8">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228F1442"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6608DFCC" w14:textId="77777777" w:rsidR="00C55020" w:rsidRDefault="002D2CC8" w:rsidP="00C55020">
            <w:pPr>
              <w:pStyle w:val="steptext"/>
              <w:rPr>
                <w:rFonts w:ascii="Verdana" w:hAnsi="Verdana" w:cs="Arial"/>
                <w:b/>
                <w:color w:val="000000" w:themeColor="text1"/>
                <w:sz w:val="18"/>
                <w:szCs w:val="18"/>
              </w:rPr>
            </w:pPr>
            <w:r w:rsidRPr="002D2CC8">
              <w:rPr>
                <w:rFonts w:ascii="Verdana" w:hAnsi="Verdana" w:cs="Arial"/>
                <w:b/>
                <w:color w:val="000000" w:themeColor="text1"/>
                <w:sz w:val="18"/>
                <w:szCs w:val="18"/>
              </w:rPr>
              <w:t>Populate column ‘Spend Category’ from Global Template:</w:t>
            </w:r>
          </w:p>
          <w:p w14:paraId="7D7E7B4F" w14:textId="77777777" w:rsidR="002D2CC8" w:rsidRDefault="002D2CC8" w:rsidP="00C55020">
            <w:pPr>
              <w:pStyle w:val="steptext"/>
              <w:rPr>
                <w:rFonts w:ascii="Verdana" w:hAnsi="Verdana" w:cs="Arial"/>
                <w:b/>
                <w:color w:val="000000" w:themeColor="text1"/>
                <w:sz w:val="18"/>
                <w:szCs w:val="18"/>
              </w:rPr>
            </w:pPr>
          </w:p>
          <w:p w14:paraId="3CBAE25C" w14:textId="22A1B9FF" w:rsidR="001B6365" w:rsidRPr="003D5BE3" w:rsidRDefault="001B6365" w:rsidP="001B6365">
            <w:pPr>
              <w:pStyle w:val="steptext"/>
              <w:numPr>
                <w:ilvl w:val="0"/>
                <w:numId w:val="133"/>
              </w:numPr>
              <w:rPr>
                <w:ins w:id="1797" w:author="Author"/>
                <w:rFonts w:ascii="Verdana" w:eastAsiaTheme="minorHAnsi" w:hAnsi="Verdana" w:cs="Arial"/>
                <w:color w:val="FF0000"/>
                <w:sz w:val="18"/>
                <w:szCs w:val="18"/>
                <w:rPrChange w:id="1798" w:author="Author">
                  <w:rPr>
                    <w:ins w:id="1799" w:author="Author"/>
                    <w:rFonts w:ascii="Verdana" w:eastAsiaTheme="minorHAnsi" w:hAnsi="Verdana" w:cs="Arial"/>
                    <w:color w:val="000000" w:themeColor="text1"/>
                    <w:sz w:val="18"/>
                    <w:szCs w:val="18"/>
                  </w:rPr>
                </w:rPrChange>
              </w:rPr>
            </w:pPr>
            <w:ins w:id="1800" w:author="Author">
              <w:r w:rsidRPr="002D2CC8">
                <w:rPr>
                  <w:rFonts w:ascii="Verdana" w:eastAsiaTheme="minorHAnsi" w:hAnsi="Verdana" w:cs="Arial"/>
                  <w:color w:val="000000" w:themeColor="text1"/>
                  <w:sz w:val="18"/>
                  <w:szCs w:val="18"/>
                </w:rPr>
                <w:t xml:space="preserve">Go to column ‘PO Reportability’ from Global Template and filter </w:t>
              </w:r>
              <w:r>
                <w:rPr>
                  <w:rFonts w:ascii="Verdana" w:eastAsiaTheme="minorHAnsi" w:hAnsi="Verdana" w:cs="Arial"/>
                  <w:color w:val="000000" w:themeColor="text1"/>
                  <w:sz w:val="18"/>
                  <w:szCs w:val="18"/>
                </w:rPr>
                <w:t>on</w:t>
              </w:r>
              <w:r w:rsidRPr="002D2CC8">
                <w:rPr>
                  <w:rFonts w:ascii="Verdana" w:eastAsiaTheme="minorHAnsi" w:hAnsi="Verdana" w:cs="Arial"/>
                  <w:color w:val="000000" w:themeColor="text1"/>
                  <w:sz w:val="18"/>
                  <w:szCs w:val="18"/>
                </w:rPr>
                <w:t xml:space="preserve"> ‘Yes’ </w:t>
              </w:r>
              <w:r>
                <w:rPr>
                  <w:rFonts w:ascii="Verdana" w:eastAsiaTheme="minorHAnsi" w:hAnsi="Verdana" w:cs="Arial"/>
                  <w:color w:val="000000" w:themeColor="text1"/>
                  <w:sz w:val="18"/>
                  <w:szCs w:val="18"/>
                </w:rPr>
                <w:t xml:space="preserve">– </w:t>
              </w:r>
              <w:r w:rsidRPr="003D5BE3">
                <w:rPr>
                  <w:rFonts w:ascii="Verdana" w:eastAsiaTheme="minorHAnsi" w:hAnsi="Verdana" w:cs="Arial"/>
                  <w:color w:val="FF0000"/>
                  <w:sz w:val="18"/>
                  <w:szCs w:val="18"/>
                  <w:rPrChange w:id="1801" w:author="Author">
                    <w:rPr>
                      <w:rFonts w:ascii="Verdana" w:eastAsiaTheme="minorHAnsi" w:hAnsi="Verdana" w:cs="Arial"/>
                      <w:color w:val="000000" w:themeColor="text1"/>
                      <w:sz w:val="18"/>
                      <w:szCs w:val="18"/>
                    </w:rPr>
                  </w:rPrChange>
                </w:rPr>
                <w:t>added in 09.07.2019</w:t>
              </w:r>
            </w:ins>
          </w:p>
          <w:p w14:paraId="784D7C9B" w14:textId="132CE787" w:rsidR="002D2CC8" w:rsidDel="001B6365" w:rsidRDefault="00581661" w:rsidP="00C55020">
            <w:pPr>
              <w:pStyle w:val="steptext"/>
              <w:rPr>
                <w:del w:id="1802" w:author="Author"/>
                <w:rFonts w:ascii="Verdana" w:eastAsiaTheme="minorHAnsi" w:hAnsi="Verdana" w:cs="Arial"/>
                <w:color w:val="000000" w:themeColor="text1"/>
                <w:sz w:val="18"/>
                <w:szCs w:val="18"/>
              </w:rPr>
            </w:pPr>
            <w:del w:id="1803" w:author="Author">
              <w:r w:rsidDel="001B6365">
                <w:rPr>
                  <w:rFonts w:ascii="Verdana" w:eastAsiaTheme="minorHAnsi" w:hAnsi="Verdana" w:cs="Arial"/>
                  <w:b/>
                  <w:color w:val="000000" w:themeColor="text1"/>
                  <w:sz w:val="18"/>
                  <w:szCs w:val="18"/>
                </w:rPr>
                <w:delText xml:space="preserve">NOTE: </w:delText>
              </w:r>
              <w:r w:rsidRPr="00581661" w:rsidDel="001B6365">
                <w:rPr>
                  <w:rFonts w:ascii="Verdana" w:eastAsiaTheme="minorHAnsi" w:hAnsi="Verdana" w:cs="Arial"/>
                  <w:color w:val="000000" w:themeColor="text1"/>
                  <w:sz w:val="18"/>
                  <w:szCs w:val="18"/>
                </w:rPr>
                <w:delText>Do not remove the filter from ‘PO Reportability’</w:delText>
              </w:r>
            </w:del>
          </w:p>
          <w:p w14:paraId="4FB250B3" w14:textId="77777777" w:rsidR="00581661" w:rsidRDefault="00581661" w:rsidP="00C55020">
            <w:pPr>
              <w:pStyle w:val="steptext"/>
              <w:rPr>
                <w:rFonts w:ascii="Verdana" w:eastAsiaTheme="minorHAnsi" w:hAnsi="Verdana" w:cs="Arial"/>
                <w:color w:val="000000" w:themeColor="text1"/>
                <w:sz w:val="18"/>
                <w:szCs w:val="18"/>
              </w:rPr>
            </w:pPr>
          </w:p>
          <w:p w14:paraId="06CECFC1" w14:textId="5D9734B3" w:rsidR="00581661" w:rsidRPr="00581661" w:rsidRDefault="00581661">
            <w:pPr>
              <w:pStyle w:val="steptext"/>
              <w:numPr>
                <w:ilvl w:val="0"/>
                <w:numId w:val="133"/>
              </w:numPr>
              <w:rPr>
                <w:rFonts w:ascii="Verdana" w:eastAsiaTheme="minorHAnsi" w:hAnsi="Verdana" w:cs="Arial"/>
                <w:color w:val="000000" w:themeColor="text1"/>
                <w:sz w:val="18"/>
                <w:szCs w:val="18"/>
              </w:rPr>
              <w:pPrChange w:id="1804" w:author="Author">
                <w:pPr>
                  <w:pStyle w:val="steptext"/>
                  <w:numPr>
                    <w:numId w:val="76"/>
                  </w:numPr>
                  <w:ind w:left="720" w:hanging="360"/>
                </w:pPr>
              </w:pPrChange>
            </w:pPr>
            <w:r w:rsidRPr="00581661">
              <w:rPr>
                <w:rFonts w:ascii="Verdana" w:eastAsiaTheme="minorHAnsi" w:hAnsi="Verdana" w:cs="Arial"/>
                <w:color w:val="000000" w:themeColor="text1"/>
                <w:sz w:val="18"/>
                <w:szCs w:val="18"/>
                <w:lang w:val="en-AU"/>
              </w:rPr>
              <w:t>V</w:t>
            </w:r>
            <w:r w:rsidRPr="00581661">
              <w:rPr>
                <w:rFonts w:ascii="Verdana" w:eastAsiaTheme="minorHAnsi" w:hAnsi="Verdana" w:cs="Arial"/>
                <w:color w:val="000000" w:themeColor="text1"/>
                <w:sz w:val="18"/>
                <w:szCs w:val="18"/>
              </w:rPr>
              <w:t>lookup the ‘Purchasing Document Number’ column from CSR report  in the file ‘PO D</w:t>
            </w:r>
            <w:r w:rsidR="00BF6ACE">
              <w:rPr>
                <w:rFonts w:ascii="Verdana" w:eastAsiaTheme="minorHAnsi" w:hAnsi="Verdana" w:cs="Arial"/>
                <w:color w:val="000000" w:themeColor="text1"/>
                <w:sz w:val="18"/>
                <w:szCs w:val="18"/>
              </w:rPr>
              <w:t>ictionary_MASTER’ in column D (</w:t>
            </w:r>
            <w:r w:rsidRPr="00581661">
              <w:rPr>
                <w:rFonts w:ascii="Verdana" w:eastAsiaTheme="minorHAnsi" w:hAnsi="Verdana" w:cs="Arial"/>
                <w:color w:val="000000" w:themeColor="text1"/>
                <w:sz w:val="18"/>
                <w:szCs w:val="18"/>
              </w:rPr>
              <w:t>‘</w:t>
            </w:r>
            <w:r w:rsidRPr="00581661">
              <w:rPr>
                <w:rFonts w:ascii="Verdana" w:hAnsi="Verdana" w:cs="Arial"/>
                <w:color w:val="000000" w:themeColor="text1"/>
                <w:sz w:val="18"/>
                <w:szCs w:val="18"/>
              </w:rPr>
              <w:t>Spend Category</w:t>
            </w:r>
            <w:r w:rsidRPr="00581661">
              <w:rPr>
                <w:rFonts w:ascii="Verdana" w:eastAsiaTheme="minorHAnsi" w:hAnsi="Verdana" w:cs="Arial"/>
                <w:color w:val="000000" w:themeColor="text1"/>
                <w:sz w:val="18"/>
                <w:szCs w:val="18"/>
              </w:rPr>
              <w:t>’)</w:t>
            </w:r>
          </w:p>
          <w:p w14:paraId="4704C1BB" w14:textId="77777777" w:rsidR="00BF6ACE" w:rsidRDefault="00BF6ACE" w:rsidP="00C55020">
            <w:pPr>
              <w:pStyle w:val="steptext"/>
              <w:rPr>
                <w:rFonts w:ascii="Verdana" w:eastAsiaTheme="minorHAnsi" w:hAnsi="Verdana" w:cs="Arial"/>
                <w:b/>
                <w:color w:val="000000" w:themeColor="text1"/>
                <w:sz w:val="18"/>
                <w:szCs w:val="18"/>
              </w:rPr>
            </w:pPr>
          </w:p>
          <w:p w14:paraId="1C88F9A1" w14:textId="77777777" w:rsidR="00FD4911" w:rsidRDefault="00EC21D3" w:rsidP="00C55020">
            <w:pPr>
              <w:pStyle w:val="steptext"/>
              <w:rPr>
                <w:rFonts w:ascii="Verdana" w:hAnsi="Verdana" w:cs="Arial"/>
                <w:color w:val="000000" w:themeColor="text1"/>
                <w:sz w:val="18"/>
                <w:szCs w:val="18"/>
              </w:rPr>
            </w:pPr>
            <w:r w:rsidRPr="00EC21D3">
              <w:rPr>
                <w:rFonts w:ascii="Verdana" w:eastAsiaTheme="minorHAnsi" w:hAnsi="Verdana" w:cs="Arial"/>
                <w:color w:val="000000" w:themeColor="text1"/>
                <w:sz w:val="18"/>
                <w:szCs w:val="18"/>
              </w:rPr>
              <w:t xml:space="preserve">Repeat the Vlookup process using ‘Purchasing Document Number’ </w:t>
            </w:r>
            <w:r>
              <w:rPr>
                <w:rFonts w:ascii="Verdana" w:eastAsiaTheme="minorHAnsi" w:hAnsi="Verdana" w:cs="Arial"/>
                <w:color w:val="000000" w:themeColor="text1"/>
                <w:sz w:val="18"/>
                <w:szCs w:val="18"/>
              </w:rPr>
              <w:t xml:space="preserve">and </w:t>
            </w:r>
            <w:r w:rsidRPr="00581661">
              <w:rPr>
                <w:rFonts w:ascii="Verdana" w:eastAsiaTheme="minorHAnsi" w:hAnsi="Verdana" w:cs="Arial"/>
                <w:color w:val="000000" w:themeColor="text1"/>
                <w:sz w:val="18"/>
                <w:szCs w:val="18"/>
              </w:rPr>
              <w:t>‘PO D</w:t>
            </w:r>
            <w:r>
              <w:rPr>
                <w:rFonts w:ascii="Verdana" w:eastAsiaTheme="minorHAnsi" w:hAnsi="Verdana" w:cs="Arial"/>
                <w:color w:val="000000" w:themeColor="text1"/>
                <w:sz w:val="18"/>
                <w:szCs w:val="18"/>
              </w:rPr>
              <w:t xml:space="preserve">ictionary_MASTER’ </w:t>
            </w:r>
            <w:r w:rsidRPr="00EC21D3">
              <w:rPr>
                <w:rFonts w:ascii="Verdana" w:eastAsiaTheme="minorHAnsi" w:hAnsi="Verdana" w:cs="Arial"/>
                <w:color w:val="000000" w:themeColor="text1"/>
                <w:sz w:val="18"/>
                <w:szCs w:val="18"/>
              </w:rPr>
              <w:t xml:space="preserve">for columns </w:t>
            </w:r>
            <w:r w:rsidRPr="00EC21D3">
              <w:rPr>
                <w:rFonts w:ascii="Verdana" w:hAnsi="Verdana" w:cs="Arial"/>
                <w:color w:val="000000" w:themeColor="text1"/>
                <w:sz w:val="18"/>
                <w:szCs w:val="18"/>
              </w:rPr>
              <w:t>‘Spend Subcategory’, Nature of Payment’, ‘Product’, ‘Recipient’, ‘Recipient identification Type’, ‘Recipient ID’, ‘Recipient Name’, ‘PI Identification Type’, ‘PI Identifier’, ‘PI Name’, ‘Description of meeting/event’, ‘Event City’, ‘Event State’, ‘Event Country’, ‘AstraZeneca Engagement Owner’, ‘Study Code’, ‘Comments’</w:t>
            </w:r>
            <w:r>
              <w:rPr>
                <w:rFonts w:ascii="Verdana" w:hAnsi="Verdana" w:cs="Arial"/>
                <w:color w:val="000000" w:themeColor="text1"/>
                <w:sz w:val="18"/>
                <w:szCs w:val="18"/>
              </w:rPr>
              <w:t xml:space="preserve">. </w:t>
            </w:r>
          </w:p>
          <w:p w14:paraId="4DDD4F08" w14:textId="77777777" w:rsidR="00FD4911" w:rsidRDefault="00FD4911" w:rsidP="00C55020">
            <w:pPr>
              <w:pStyle w:val="steptext"/>
              <w:rPr>
                <w:rFonts w:ascii="Verdana" w:hAnsi="Verdana" w:cs="Arial"/>
                <w:color w:val="000000" w:themeColor="text1"/>
                <w:sz w:val="18"/>
                <w:szCs w:val="18"/>
              </w:rPr>
            </w:pPr>
          </w:p>
          <w:p w14:paraId="3E2DD2ED" w14:textId="77777777" w:rsidR="00581661" w:rsidRPr="00EC21D3" w:rsidRDefault="00FD4911" w:rsidP="00C55020">
            <w:pPr>
              <w:pStyle w:val="steptext"/>
              <w:rPr>
                <w:rFonts w:ascii="Verdana" w:eastAsiaTheme="minorHAnsi" w:hAnsi="Verdana" w:cs="Arial"/>
                <w:color w:val="000000" w:themeColor="text1"/>
                <w:sz w:val="18"/>
                <w:szCs w:val="18"/>
              </w:rPr>
            </w:pPr>
            <w:r w:rsidRPr="00FD4911">
              <w:rPr>
                <w:rFonts w:ascii="Verdana" w:hAnsi="Verdana" w:cs="Arial"/>
                <w:b/>
                <w:color w:val="000000" w:themeColor="text1"/>
                <w:sz w:val="18"/>
                <w:szCs w:val="18"/>
              </w:rPr>
              <w:t>NOTE:</w:t>
            </w:r>
            <w:r>
              <w:rPr>
                <w:rFonts w:ascii="Verdana" w:hAnsi="Verdana" w:cs="Arial"/>
                <w:color w:val="000000" w:themeColor="text1"/>
                <w:sz w:val="18"/>
                <w:szCs w:val="18"/>
              </w:rPr>
              <w:t xml:space="preserve"> </w:t>
            </w:r>
            <w:r w:rsidR="00EC21D3">
              <w:rPr>
                <w:rFonts w:ascii="Verdana" w:hAnsi="Verdana" w:cs="Arial"/>
                <w:color w:val="000000" w:themeColor="text1"/>
                <w:sz w:val="18"/>
                <w:szCs w:val="18"/>
              </w:rPr>
              <w:t xml:space="preserve">Process steps </w:t>
            </w:r>
            <w:r>
              <w:rPr>
                <w:rFonts w:ascii="Verdana" w:hAnsi="Verdana" w:cs="Arial"/>
                <w:color w:val="000000" w:themeColor="text1"/>
                <w:sz w:val="18"/>
                <w:szCs w:val="18"/>
              </w:rPr>
              <w:t xml:space="preserve">captured </w:t>
            </w:r>
            <w:r w:rsidR="003C78B5">
              <w:rPr>
                <w:rFonts w:ascii="Verdana" w:hAnsi="Verdana" w:cs="Arial"/>
                <w:color w:val="000000" w:themeColor="text1"/>
                <w:sz w:val="18"/>
                <w:szCs w:val="18"/>
              </w:rPr>
              <w:t xml:space="preserve">already in the Design Document </w:t>
            </w:r>
            <w:r>
              <w:rPr>
                <w:rFonts w:ascii="Verdana" w:hAnsi="Verdana" w:cs="Arial"/>
                <w:color w:val="000000" w:themeColor="text1"/>
                <w:sz w:val="18"/>
                <w:szCs w:val="18"/>
              </w:rPr>
              <w:t xml:space="preserve">for NAM report </w:t>
            </w:r>
            <w:r w:rsidR="00C532D7" w:rsidRPr="00C532D7">
              <w:rPr>
                <w:rFonts w:ascii="Verdana" w:hAnsi="Verdana" w:cs="Arial"/>
                <w:sz w:val="18"/>
                <w:szCs w:val="18"/>
              </w:rPr>
              <w:t>3.1.11 – 3.1.27</w:t>
            </w:r>
          </w:p>
        </w:tc>
        <w:tc>
          <w:tcPr>
            <w:tcW w:w="1418" w:type="dxa"/>
          </w:tcPr>
          <w:p w14:paraId="7F01B2F3" w14:textId="77777777" w:rsidR="00C55020" w:rsidRPr="000F672E" w:rsidRDefault="00C55020" w:rsidP="000F672E">
            <w:pPr>
              <w:rPr>
                <w:rFonts w:cs="Arial"/>
                <w:b/>
                <w:color w:val="000000" w:themeColor="text1"/>
                <w:sz w:val="18"/>
                <w:szCs w:val="18"/>
                <w:lang w:val="en-US"/>
              </w:rPr>
            </w:pPr>
          </w:p>
        </w:tc>
        <w:tc>
          <w:tcPr>
            <w:tcW w:w="10938" w:type="dxa"/>
          </w:tcPr>
          <w:p w14:paraId="7F3B00D8" w14:textId="77777777" w:rsidR="00C55020" w:rsidRDefault="0046426A" w:rsidP="00DA4947">
            <w:pPr>
              <w:rPr>
                <w:noProof/>
              </w:rPr>
            </w:pPr>
            <w:r>
              <w:rPr>
                <w:noProof/>
                <w:lang w:val="en-US"/>
              </w:rPr>
              <w:drawing>
                <wp:inline distT="0" distB="0" distL="0" distR="0" wp14:anchorId="58648E12" wp14:editId="24AB32DD">
                  <wp:extent cx="3045515" cy="1596045"/>
                  <wp:effectExtent l="0" t="0" r="2540" b="4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055155" cy="1601097"/>
                          </a:xfrm>
                          <a:prstGeom prst="rect">
                            <a:avLst/>
                          </a:prstGeom>
                        </pic:spPr>
                      </pic:pic>
                    </a:graphicData>
                  </a:graphic>
                </wp:inline>
              </w:drawing>
            </w:r>
          </w:p>
        </w:tc>
      </w:tr>
      <w:tr w:rsidR="00C55020" w:rsidRPr="005335B1" w14:paraId="4530C17D" w14:textId="77777777" w:rsidTr="00FA4F51">
        <w:trPr>
          <w:cantSplit/>
          <w:trHeight w:val="20"/>
        </w:trPr>
        <w:tc>
          <w:tcPr>
            <w:tcW w:w="1843" w:type="dxa"/>
          </w:tcPr>
          <w:p w14:paraId="2C0DF10B" w14:textId="77777777" w:rsidR="00C378B1" w:rsidRDefault="00C80968"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3.1.62</w:t>
            </w:r>
            <w:r w:rsidR="00FD4911">
              <w:rPr>
                <w:rFonts w:ascii="Verdana" w:eastAsiaTheme="minorHAnsi" w:hAnsi="Verdana" w:cs="Arial"/>
                <w:b/>
                <w:color w:val="000000" w:themeColor="text1"/>
                <w:sz w:val="18"/>
                <w:szCs w:val="18"/>
              </w:rPr>
              <w:t xml:space="preserve"> </w:t>
            </w:r>
            <w:r w:rsidR="00FD4911" w:rsidRPr="00293F54">
              <w:rPr>
                <w:rFonts w:ascii="Verdana" w:eastAsiaTheme="minorHAnsi" w:hAnsi="Verdana" w:cs="Arial"/>
                <w:color w:val="000000" w:themeColor="text1"/>
                <w:sz w:val="18"/>
                <w:szCs w:val="18"/>
              </w:rPr>
              <w:t xml:space="preserve">Preparation of </w:t>
            </w:r>
            <w:r w:rsidR="00FD4911">
              <w:rPr>
                <w:rFonts w:ascii="Verdana" w:eastAsiaTheme="minorHAnsi" w:hAnsi="Verdana" w:cs="Arial"/>
                <w:color w:val="000000" w:themeColor="text1"/>
                <w:sz w:val="18"/>
                <w:szCs w:val="18"/>
              </w:rPr>
              <w:t xml:space="preserve">SWEDEN </w:t>
            </w:r>
            <w:r w:rsidR="00FD4911" w:rsidRPr="00293F54">
              <w:rPr>
                <w:rFonts w:ascii="Verdana" w:eastAsiaTheme="minorHAnsi" w:hAnsi="Verdana" w:cs="Arial"/>
                <w:color w:val="000000" w:themeColor="text1"/>
                <w:sz w:val="18"/>
                <w:szCs w:val="18"/>
              </w:rPr>
              <w:t>CSR report</w:t>
            </w:r>
            <w:r w:rsidR="00FD4911">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2DE4EEA4"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42A3D388" w14:textId="77777777" w:rsidR="00FD4911" w:rsidRPr="00FD4911" w:rsidRDefault="00FD4911" w:rsidP="00FD4911">
            <w:pPr>
              <w:rPr>
                <w:rFonts w:ascii="Verdana" w:hAnsi="Verdana" w:cs="Arial"/>
                <w:b/>
                <w:color w:val="000000" w:themeColor="text1"/>
                <w:sz w:val="18"/>
                <w:szCs w:val="18"/>
              </w:rPr>
            </w:pPr>
            <w:r w:rsidRPr="00FD4911">
              <w:rPr>
                <w:rFonts w:ascii="Verdana" w:hAnsi="Verdana" w:cs="Arial"/>
                <w:b/>
                <w:color w:val="000000" w:themeColor="text1"/>
                <w:sz w:val="18"/>
                <w:szCs w:val="18"/>
              </w:rPr>
              <w:t>Populate column ‘GL Reportability’ from Global Template:</w:t>
            </w:r>
          </w:p>
          <w:p w14:paraId="21F6ECF6" w14:textId="77777777" w:rsidR="00FD4911" w:rsidRPr="00D21718" w:rsidRDefault="00FD4911" w:rsidP="00C55020">
            <w:pPr>
              <w:pStyle w:val="steptext"/>
              <w:rPr>
                <w:rFonts w:ascii="Verdana" w:eastAsiaTheme="minorHAnsi" w:hAnsi="Verdana" w:cs="Arial"/>
                <w:b/>
                <w:color w:val="000000" w:themeColor="text1"/>
                <w:sz w:val="18"/>
                <w:szCs w:val="18"/>
                <w:lang w:val="en-AU"/>
              </w:rPr>
            </w:pPr>
          </w:p>
          <w:p w14:paraId="18ED6A11" w14:textId="77777777" w:rsidR="00FD4911" w:rsidRPr="00D21718" w:rsidRDefault="00FD4911" w:rsidP="00FD4911">
            <w:pPr>
              <w:pStyle w:val="ListParagraph"/>
              <w:numPr>
                <w:ilvl w:val="0"/>
                <w:numId w:val="77"/>
              </w:numPr>
              <w:rPr>
                <w:rFonts w:ascii="Verdana" w:hAnsi="Verdana" w:cs="Arial"/>
                <w:color w:val="000000" w:themeColor="text1"/>
                <w:sz w:val="18"/>
                <w:szCs w:val="18"/>
              </w:rPr>
            </w:pPr>
            <w:r w:rsidRPr="00D21718">
              <w:rPr>
                <w:rFonts w:ascii="Verdana" w:hAnsi="Verdana" w:cs="Arial"/>
                <w:color w:val="000000" w:themeColor="text1"/>
                <w:sz w:val="18"/>
                <w:szCs w:val="18"/>
              </w:rPr>
              <w:t>Covert the ‘GL Account number’ column from CSR report to number</w:t>
            </w:r>
          </w:p>
          <w:p w14:paraId="670AD9B4" w14:textId="77777777" w:rsidR="00FD4911" w:rsidRPr="00D21718" w:rsidRDefault="00FD4911" w:rsidP="00FD4911">
            <w:pPr>
              <w:pStyle w:val="steptext"/>
              <w:rPr>
                <w:rFonts w:ascii="Verdana" w:eastAsiaTheme="minorHAnsi" w:hAnsi="Verdana" w:cs="Arial"/>
                <w:color w:val="000000" w:themeColor="text1"/>
                <w:sz w:val="18"/>
                <w:szCs w:val="18"/>
              </w:rPr>
            </w:pPr>
          </w:p>
          <w:p w14:paraId="264EABD4" w14:textId="79C3DBB6" w:rsidR="00FD4911" w:rsidRPr="00D21718" w:rsidRDefault="00FD4911" w:rsidP="00CB2D28">
            <w:pPr>
              <w:pStyle w:val="steptext"/>
              <w:numPr>
                <w:ilvl w:val="0"/>
                <w:numId w:val="77"/>
              </w:numPr>
              <w:rPr>
                <w:rFonts w:ascii="Verdana" w:eastAsiaTheme="minorHAnsi" w:hAnsi="Verdana" w:cs="Arial"/>
                <w:color w:val="000000" w:themeColor="text1"/>
                <w:sz w:val="18"/>
                <w:szCs w:val="18"/>
              </w:rPr>
            </w:pPr>
            <w:r w:rsidRPr="00D21718">
              <w:rPr>
                <w:rFonts w:ascii="Verdana" w:eastAsiaTheme="minorHAnsi" w:hAnsi="Verdana" w:cs="Arial"/>
                <w:color w:val="000000" w:themeColor="text1"/>
                <w:sz w:val="18"/>
                <w:szCs w:val="18"/>
                <w:lang w:val="en-AU"/>
              </w:rPr>
              <w:t xml:space="preserve">Go to </w:t>
            </w:r>
            <w:r w:rsidRPr="00D21718">
              <w:rPr>
                <w:rFonts w:ascii="Verdana" w:eastAsiaTheme="minorHAnsi" w:hAnsi="Verdana" w:cs="Arial"/>
                <w:color w:val="000000" w:themeColor="text1"/>
                <w:sz w:val="18"/>
                <w:szCs w:val="18"/>
              </w:rPr>
              <w:t xml:space="preserve">shared path folder using link </w:t>
            </w:r>
            <w:ins w:id="1805" w:author="Author">
              <w:r w:rsidR="00BF7D8F">
                <w:rPr>
                  <w:rFonts w:ascii="Verdana" w:eastAsiaTheme="minorHAnsi" w:hAnsi="Verdana" w:cs="Arial"/>
                  <w:color w:val="000000" w:themeColor="text1"/>
                  <w:sz w:val="18"/>
                  <w:szCs w:val="18"/>
                </w:rPr>
                <w:fldChar w:fldCharType="begin"/>
              </w:r>
              <w:r w:rsidR="00BF7D8F">
                <w:rPr>
                  <w:rFonts w:ascii="Verdana" w:eastAsiaTheme="minorHAnsi" w:hAnsi="Verdana" w:cs="Arial"/>
                  <w:color w:val="000000" w:themeColor="text1"/>
                  <w:sz w:val="18"/>
                  <w:szCs w:val="18"/>
                </w:rPr>
                <w:instrText xml:space="preserve"> HYPERLINK "</w:instrText>
              </w:r>
              <w:r w:rsidR="00BF7D8F" w:rsidRPr="00BF7D8F">
                <w:rPr>
                  <w:rFonts w:ascii="Verdana" w:eastAsiaTheme="minorHAnsi" w:hAnsi="Verdana" w:cs="Arial"/>
                  <w:color w:val="000000" w:themeColor="text1"/>
                  <w:sz w:val="18"/>
                  <w:szCs w:val="18"/>
                </w:rPr>
                <w:instrText>\\\\seskcifssvm01\\GPT_RPA\\Dictionaries</w:instrText>
              </w:r>
              <w:r w:rsidR="00BF7D8F">
                <w:rPr>
                  <w:rFonts w:ascii="Verdana" w:eastAsiaTheme="minorHAnsi" w:hAnsi="Verdana" w:cs="Arial"/>
                  <w:color w:val="000000" w:themeColor="text1"/>
                  <w:sz w:val="18"/>
                  <w:szCs w:val="18"/>
                </w:rPr>
                <w:instrText xml:space="preserve">" </w:instrText>
              </w:r>
              <w:r w:rsidR="00BF7D8F">
                <w:rPr>
                  <w:rFonts w:ascii="Verdana" w:eastAsiaTheme="minorHAnsi" w:hAnsi="Verdana" w:cs="Arial"/>
                  <w:color w:val="000000" w:themeColor="text1"/>
                  <w:sz w:val="18"/>
                  <w:szCs w:val="18"/>
                </w:rPr>
                <w:fldChar w:fldCharType="separate"/>
              </w:r>
              <w:r w:rsidR="00BF7D8F" w:rsidRPr="00A845B7">
                <w:rPr>
                  <w:rStyle w:val="Hyperlink"/>
                  <w:rFonts w:ascii="Verdana" w:eastAsiaTheme="minorHAnsi" w:hAnsi="Verdana" w:cs="Arial"/>
                  <w:sz w:val="18"/>
                  <w:szCs w:val="18"/>
                </w:rPr>
                <w:t>\\seskcifssvm01\GPT_RPA\Dictionaries</w:t>
              </w:r>
              <w:r w:rsidR="00BF7D8F">
                <w:rPr>
                  <w:rFonts w:ascii="Verdana" w:eastAsiaTheme="minorHAnsi" w:hAnsi="Verdana" w:cs="Arial"/>
                  <w:color w:val="000000" w:themeColor="text1"/>
                  <w:sz w:val="18"/>
                  <w:szCs w:val="18"/>
                </w:rPr>
                <w:fldChar w:fldCharType="end"/>
              </w:r>
              <w:r w:rsidR="00BF7D8F">
                <w:rPr>
                  <w:rFonts w:ascii="Verdana" w:eastAsiaTheme="minorHAnsi" w:hAnsi="Verdana" w:cs="Arial"/>
                  <w:color w:val="000000" w:themeColor="text1"/>
                  <w:sz w:val="18"/>
                  <w:szCs w:val="18"/>
                </w:rPr>
                <w:t xml:space="preserve"> </w:t>
              </w:r>
            </w:ins>
            <w:r w:rsidRPr="00D21718">
              <w:rPr>
                <w:rFonts w:ascii="Verdana" w:eastAsiaTheme="minorHAnsi" w:hAnsi="Verdana" w:cs="Arial"/>
                <w:color w:val="000000" w:themeColor="text1"/>
                <w:sz w:val="18"/>
                <w:szCs w:val="18"/>
              </w:rPr>
              <w:t>to download and open the ‘</w:t>
            </w:r>
            <w:ins w:id="1806" w:author="Author">
              <w:r w:rsidR="00CB2D28" w:rsidRPr="00CB2D28">
                <w:rPr>
                  <w:rFonts w:ascii="Verdana" w:eastAsiaTheme="minorHAnsi" w:hAnsi="Verdana" w:cs="Arial"/>
                  <w:color w:val="000000" w:themeColor="text1"/>
                  <w:sz w:val="18"/>
                  <w:szCs w:val="18"/>
                </w:rPr>
                <w:t>GL Dictionary_MASTER</w:t>
              </w:r>
            </w:ins>
            <w:del w:id="1807" w:author="Author">
              <w:r w:rsidRPr="00D21718" w:rsidDel="00CB2D28">
                <w:rPr>
                  <w:rFonts w:ascii="Verdana" w:eastAsiaTheme="minorHAnsi" w:hAnsi="Verdana" w:cs="Arial"/>
                  <w:color w:val="000000" w:themeColor="text1"/>
                  <w:sz w:val="18"/>
                  <w:szCs w:val="18"/>
                </w:rPr>
                <w:delText xml:space="preserve">GL Dictionary’ </w:delText>
              </w:r>
            </w:del>
            <w:ins w:id="1808" w:author="Author">
              <w:r w:rsidR="00CB2D28">
                <w:rPr>
                  <w:rFonts w:ascii="Verdana" w:eastAsiaTheme="minorHAnsi" w:hAnsi="Verdana" w:cs="Arial"/>
                  <w:color w:val="000000" w:themeColor="text1"/>
                  <w:sz w:val="18"/>
                  <w:szCs w:val="18"/>
                </w:rPr>
                <w:t xml:space="preserve">’ </w:t>
              </w:r>
            </w:ins>
            <w:r w:rsidRPr="00D21718">
              <w:rPr>
                <w:rFonts w:ascii="Verdana" w:eastAsiaTheme="minorHAnsi" w:hAnsi="Verdana" w:cs="Arial"/>
                <w:color w:val="000000" w:themeColor="text1"/>
                <w:sz w:val="18"/>
                <w:szCs w:val="18"/>
              </w:rPr>
              <w:t>file</w:t>
            </w:r>
          </w:p>
          <w:p w14:paraId="3322AAE6" w14:textId="77777777" w:rsidR="00FD4911" w:rsidRPr="00D21718" w:rsidRDefault="00FD4911" w:rsidP="00FD4911">
            <w:pPr>
              <w:pStyle w:val="steptext"/>
              <w:ind w:left="720"/>
              <w:rPr>
                <w:rFonts w:ascii="Verdana" w:eastAsiaTheme="minorHAnsi" w:hAnsi="Verdana" w:cs="Arial"/>
                <w:color w:val="000000" w:themeColor="text1"/>
                <w:sz w:val="18"/>
                <w:szCs w:val="18"/>
              </w:rPr>
            </w:pPr>
          </w:p>
          <w:p w14:paraId="3C0C638B" w14:textId="77777777" w:rsidR="00B56699" w:rsidRPr="00564811" w:rsidRDefault="00B56699" w:rsidP="00B56699">
            <w:pPr>
              <w:pStyle w:val="steptext"/>
              <w:ind w:left="720"/>
              <w:rPr>
                <w:ins w:id="1809" w:author="Author"/>
                <w:rFonts w:ascii="Verdana" w:hAnsi="Verdana" w:cs="Arial"/>
                <w:b/>
                <w:sz w:val="18"/>
                <w:szCs w:val="18"/>
              </w:rPr>
            </w:pPr>
            <w:ins w:id="1810" w:author="Author">
              <w:r w:rsidRPr="00564811">
                <w:rPr>
                  <w:rFonts w:ascii="Verdana" w:hAnsi="Verdana" w:cs="Arial"/>
                  <w:b/>
                  <w:sz w:val="18"/>
                  <w:szCs w:val="18"/>
                </w:rPr>
                <w:t xml:space="preserve">IF </w:t>
              </w:r>
              <w:r w:rsidRPr="00564811">
                <w:rPr>
                  <w:rFonts w:ascii="Verdana" w:hAnsi="Verdana" w:cs="Arial"/>
                  <w:sz w:val="18"/>
                  <w:szCs w:val="18"/>
                </w:rPr>
                <w:t>file is prepared for Iteration 1(AMERICAS)</w:t>
              </w:r>
            </w:ins>
          </w:p>
          <w:p w14:paraId="42538DE2" w14:textId="77777777" w:rsidR="00B56699" w:rsidRPr="00564811" w:rsidRDefault="00B56699" w:rsidP="00B56699">
            <w:pPr>
              <w:pStyle w:val="steptext"/>
              <w:ind w:left="720"/>
              <w:rPr>
                <w:ins w:id="1811" w:author="Author"/>
                <w:rFonts w:ascii="Verdana" w:hAnsi="Verdana" w:cs="Arial"/>
                <w:b/>
                <w:sz w:val="18"/>
                <w:szCs w:val="18"/>
              </w:rPr>
            </w:pPr>
            <w:ins w:id="1812" w:author="Author">
              <w:r w:rsidRPr="00564811">
                <w:rPr>
                  <w:rFonts w:ascii="Verdana" w:hAnsi="Verdana" w:cs="Arial"/>
                  <w:b/>
                  <w:sz w:val="18"/>
                  <w:szCs w:val="18"/>
                </w:rPr>
                <w:t xml:space="preserve">THEN </w:t>
              </w:r>
              <w:r w:rsidRPr="00564811">
                <w:rPr>
                  <w:rFonts w:ascii="Verdana" w:hAnsi="Verdana" w:cs="Arial"/>
                  <w:sz w:val="18"/>
                  <w:szCs w:val="18"/>
                </w:rPr>
                <w:t xml:space="preserve">the vlookup will be performed in column D </w:t>
              </w:r>
              <w:r w:rsidRPr="00BB0D7F">
                <w:rPr>
                  <w:rFonts w:ascii="Verdana" w:hAnsi="Verdana" w:cs="Arial"/>
                  <w:sz w:val="18"/>
                  <w:szCs w:val="18"/>
                </w:rPr>
                <w:t>Iteration 1 - US Recipient</w:t>
              </w:r>
            </w:ins>
          </w:p>
          <w:p w14:paraId="1A76EE65" w14:textId="77777777" w:rsidR="00B56699" w:rsidRPr="00564811" w:rsidRDefault="00B56699" w:rsidP="00B56699">
            <w:pPr>
              <w:pStyle w:val="steptext"/>
              <w:ind w:left="720"/>
              <w:rPr>
                <w:ins w:id="1813" w:author="Author"/>
                <w:rFonts w:ascii="Verdana" w:hAnsi="Verdana" w:cs="Arial"/>
                <w:b/>
                <w:sz w:val="18"/>
                <w:szCs w:val="18"/>
              </w:rPr>
            </w:pPr>
          </w:p>
          <w:p w14:paraId="5FA4639E" w14:textId="77777777" w:rsidR="00B56699" w:rsidRPr="00564811" w:rsidRDefault="00B56699" w:rsidP="00B56699">
            <w:pPr>
              <w:pStyle w:val="steptext"/>
              <w:ind w:left="720"/>
              <w:rPr>
                <w:ins w:id="1814" w:author="Author"/>
                <w:rFonts w:ascii="Verdana" w:hAnsi="Verdana" w:cs="Arial"/>
                <w:b/>
                <w:sz w:val="18"/>
                <w:szCs w:val="18"/>
              </w:rPr>
            </w:pPr>
            <w:ins w:id="1815" w:author="Author">
              <w:r w:rsidRPr="00564811">
                <w:rPr>
                  <w:rFonts w:ascii="Verdana" w:hAnsi="Verdana" w:cs="Arial"/>
                  <w:b/>
                  <w:sz w:val="18"/>
                  <w:szCs w:val="18"/>
                </w:rPr>
                <w:t xml:space="preserve">IF </w:t>
              </w:r>
              <w:r w:rsidRPr="00564811">
                <w:rPr>
                  <w:rFonts w:ascii="Verdana" w:hAnsi="Verdana" w:cs="Arial"/>
                  <w:sz w:val="18"/>
                  <w:szCs w:val="18"/>
                </w:rPr>
                <w:t>file is prepared for Iteration 2 (EMEA)</w:t>
              </w:r>
            </w:ins>
          </w:p>
          <w:p w14:paraId="408E96D0" w14:textId="77777777" w:rsidR="00B56699" w:rsidRPr="00564811" w:rsidRDefault="00B56699" w:rsidP="00B56699">
            <w:pPr>
              <w:pStyle w:val="steptext"/>
              <w:ind w:left="720"/>
              <w:rPr>
                <w:ins w:id="1816" w:author="Author"/>
                <w:rFonts w:ascii="Verdana" w:hAnsi="Verdana" w:cs="Arial"/>
                <w:b/>
                <w:sz w:val="18"/>
                <w:szCs w:val="18"/>
              </w:rPr>
            </w:pPr>
            <w:ins w:id="1817" w:author="Author">
              <w:r w:rsidRPr="00564811">
                <w:rPr>
                  <w:rFonts w:ascii="Verdana" w:hAnsi="Verdana" w:cs="Arial"/>
                  <w:b/>
                  <w:sz w:val="18"/>
                  <w:szCs w:val="18"/>
                </w:rPr>
                <w:t xml:space="preserve">THEN </w:t>
              </w:r>
              <w:r w:rsidRPr="00564811">
                <w:rPr>
                  <w:rFonts w:ascii="Verdana" w:hAnsi="Verdana" w:cs="Arial"/>
                  <w:sz w:val="18"/>
                  <w:szCs w:val="18"/>
                </w:rPr>
                <w:t xml:space="preserve">the vlookup will be performed in column C </w:t>
              </w:r>
              <w:r w:rsidRPr="00BB0D7F">
                <w:rPr>
                  <w:rFonts w:ascii="Verdana" w:hAnsi="Verdana" w:cs="Arial"/>
                  <w:sz w:val="18"/>
                  <w:szCs w:val="18"/>
                </w:rPr>
                <w:t>Iteration 2 - EMEA Recipient</w:t>
              </w:r>
            </w:ins>
          </w:p>
          <w:p w14:paraId="393C916A" w14:textId="77777777" w:rsidR="00B56699" w:rsidRPr="00564811" w:rsidRDefault="00B56699" w:rsidP="00B56699">
            <w:pPr>
              <w:pStyle w:val="steptext"/>
              <w:ind w:left="720"/>
              <w:rPr>
                <w:ins w:id="1818" w:author="Author"/>
                <w:rFonts w:ascii="Verdana" w:hAnsi="Verdana" w:cs="Arial"/>
                <w:b/>
                <w:sz w:val="18"/>
                <w:szCs w:val="18"/>
              </w:rPr>
            </w:pPr>
          </w:p>
          <w:p w14:paraId="63A35FE7" w14:textId="77777777" w:rsidR="00B56699" w:rsidRPr="00564811" w:rsidRDefault="00B56699" w:rsidP="00B56699">
            <w:pPr>
              <w:pStyle w:val="steptext"/>
              <w:ind w:left="720"/>
              <w:rPr>
                <w:ins w:id="1819" w:author="Author"/>
                <w:rFonts w:ascii="Verdana" w:hAnsi="Verdana" w:cs="Arial"/>
                <w:b/>
                <w:sz w:val="18"/>
                <w:szCs w:val="18"/>
              </w:rPr>
            </w:pPr>
            <w:ins w:id="1820" w:author="Author">
              <w:r w:rsidRPr="00564811">
                <w:rPr>
                  <w:rFonts w:ascii="Verdana" w:hAnsi="Verdana" w:cs="Arial"/>
                  <w:b/>
                  <w:sz w:val="18"/>
                  <w:szCs w:val="18"/>
                </w:rPr>
                <w:t xml:space="preserve">IF </w:t>
              </w:r>
              <w:r w:rsidRPr="00564811">
                <w:rPr>
                  <w:rFonts w:ascii="Verdana" w:hAnsi="Verdana" w:cs="Arial"/>
                  <w:sz w:val="18"/>
                  <w:szCs w:val="18"/>
                </w:rPr>
                <w:t>file is prepared for Iteration 3 (ASIAPAC)</w:t>
              </w:r>
            </w:ins>
          </w:p>
          <w:p w14:paraId="0DA31D4D" w14:textId="77777777" w:rsidR="00B56699" w:rsidRPr="00564811" w:rsidRDefault="00B56699" w:rsidP="00B56699">
            <w:pPr>
              <w:pStyle w:val="steptext"/>
              <w:ind w:left="720"/>
              <w:rPr>
                <w:ins w:id="1821" w:author="Author"/>
                <w:rFonts w:ascii="Verdana" w:hAnsi="Verdana" w:cs="Arial"/>
                <w:b/>
                <w:sz w:val="18"/>
                <w:szCs w:val="18"/>
              </w:rPr>
            </w:pPr>
            <w:ins w:id="1822" w:author="Author">
              <w:r w:rsidRPr="00564811">
                <w:rPr>
                  <w:rFonts w:ascii="Verdana" w:hAnsi="Verdana" w:cs="Arial"/>
                  <w:b/>
                  <w:sz w:val="18"/>
                  <w:szCs w:val="18"/>
                </w:rPr>
                <w:t xml:space="preserve">THEN </w:t>
              </w:r>
              <w:r w:rsidRPr="00564811">
                <w:rPr>
                  <w:rFonts w:ascii="Verdana" w:hAnsi="Verdana" w:cs="Arial"/>
                  <w:sz w:val="18"/>
                  <w:szCs w:val="18"/>
                </w:rPr>
                <w:t xml:space="preserve">the vlookup will be performed in column E </w:t>
              </w:r>
              <w:r w:rsidRPr="00BB0D7F">
                <w:rPr>
                  <w:rFonts w:ascii="Verdana" w:hAnsi="Verdana" w:cs="Arial"/>
                  <w:sz w:val="18"/>
                  <w:szCs w:val="18"/>
                </w:rPr>
                <w:t>Iteration 3 - ASP Recipient</w:t>
              </w:r>
            </w:ins>
          </w:p>
          <w:p w14:paraId="45A7DA87" w14:textId="77777777" w:rsidR="00B56699" w:rsidRPr="00A76221" w:rsidRDefault="00B56699" w:rsidP="00B56699">
            <w:pPr>
              <w:pStyle w:val="steptext"/>
              <w:ind w:left="720"/>
              <w:rPr>
                <w:ins w:id="1823" w:author="Author"/>
                <w:rFonts w:ascii="Verdana" w:hAnsi="Verdana" w:cs="Arial"/>
                <w:b/>
                <w:color w:val="000000" w:themeColor="text1"/>
                <w:sz w:val="18"/>
                <w:szCs w:val="18"/>
              </w:rPr>
            </w:pPr>
          </w:p>
          <w:p w14:paraId="537758CA" w14:textId="77777777" w:rsidR="00B56699" w:rsidRDefault="00B56699" w:rsidP="00B56699">
            <w:pPr>
              <w:rPr>
                <w:ins w:id="1824" w:author="Author"/>
                <w:rFonts w:ascii="Verdana" w:hAnsi="Verdana" w:cs="Arial"/>
                <w:color w:val="FF0000"/>
                <w:sz w:val="18"/>
                <w:szCs w:val="18"/>
              </w:rPr>
            </w:pPr>
            <w:ins w:id="1825" w:author="Author">
              <w:r w:rsidRPr="00727A8C">
                <w:rPr>
                  <w:rFonts w:ascii="Verdana" w:hAnsi="Verdana" w:cs="Arial"/>
                  <w:color w:val="FF0000"/>
                  <w:sz w:val="18"/>
                  <w:szCs w:val="18"/>
                </w:rPr>
                <w:t>Updated</w:t>
              </w:r>
              <w:r>
                <w:rPr>
                  <w:rFonts w:ascii="Verdana" w:hAnsi="Verdana" w:cs="Arial"/>
                  <w:color w:val="FF0000"/>
                  <w:sz w:val="18"/>
                  <w:szCs w:val="18"/>
                </w:rPr>
                <w:t xml:space="preserve"> the </w:t>
              </w:r>
              <w:r w:rsidRPr="00727A8C">
                <w:rPr>
                  <w:rFonts w:ascii="Verdana" w:hAnsi="Verdana" w:cs="Arial"/>
                  <w:color w:val="FF0000"/>
                  <w:sz w:val="18"/>
                  <w:szCs w:val="18"/>
                </w:rPr>
                <w:t>columns name</w:t>
              </w:r>
              <w:r>
                <w:rPr>
                  <w:rFonts w:ascii="Verdana" w:hAnsi="Verdana" w:cs="Arial"/>
                  <w:color w:val="FF0000"/>
                  <w:sz w:val="18"/>
                  <w:szCs w:val="18"/>
                </w:rPr>
                <w:t>s as per</w:t>
              </w:r>
              <w:r w:rsidRPr="00727A8C">
                <w:rPr>
                  <w:rFonts w:ascii="Verdana" w:hAnsi="Verdana" w:cs="Arial"/>
                  <w:color w:val="FF0000"/>
                  <w:sz w:val="18"/>
                  <w:szCs w:val="18"/>
                </w:rPr>
                <w:t xml:space="preserve"> the </w:t>
              </w:r>
              <w:r>
                <w:rPr>
                  <w:rFonts w:ascii="Verdana" w:hAnsi="Verdana" w:cs="Arial"/>
                  <w:color w:val="FF0000"/>
                  <w:sz w:val="18"/>
                  <w:szCs w:val="18"/>
                </w:rPr>
                <w:t xml:space="preserve">GL </w:t>
              </w:r>
              <w:r w:rsidRPr="00727A8C">
                <w:rPr>
                  <w:rFonts w:ascii="Verdana" w:hAnsi="Verdana" w:cs="Arial"/>
                  <w:color w:val="FF0000"/>
                  <w:sz w:val="18"/>
                  <w:szCs w:val="18"/>
                </w:rPr>
                <w:t>Dictionary</w:t>
              </w:r>
            </w:ins>
          </w:p>
          <w:p w14:paraId="24961EDE" w14:textId="77777777" w:rsidR="00B56699" w:rsidRDefault="00B56699" w:rsidP="00B56699">
            <w:pPr>
              <w:rPr>
                <w:ins w:id="1826" w:author="Author"/>
                <w:rFonts w:ascii="Verdana" w:hAnsi="Verdana" w:cs="Arial"/>
                <w:color w:val="FF0000"/>
                <w:sz w:val="18"/>
                <w:szCs w:val="18"/>
              </w:rPr>
            </w:pPr>
            <w:ins w:id="1827" w:author="Author">
              <w:r>
                <w:rPr>
                  <w:rFonts w:ascii="Verdana" w:hAnsi="Verdana" w:cs="Arial"/>
                  <w:color w:val="FF0000"/>
                  <w:sz w:val="18"/>
                  <w:szCs w:val="18"/>
                </w:rPr>
                <w:t xml:space="preserve"> in 08/07/2019 </w:t>
              </w:r>
              <w:r w:rsidRPr="00727A8C">
                <w:rPr>
                  <w:rFonts w:ascii="Verdana" w:hAnsi="Verdana" w:cs="Arial"/>
                  <w:color w:val="FF0000"/>
                  <w:sz w:val="18"/>
                  <w:szCs w:val="18"/>
                </w:rPr>
                <w:t xml:space="preserve"> </w:t>
              </w:r>
            </w:ins>
          </w:p>
          <w:p w14:paraId="54030CF3" w14:textId="6AE8F3F7" w:rsidR="008E5323" w:rsidRPr="00564811" w:rsidDel="00B56699" w:rsidRDefault="008E5323" w:rsidP="008E5323">
            <w:pPr>
              <w:pStyle w:val="steptext"/>
              <w:ind w:left="720"/>
              <w:rPr>
                <w:del w:id="1828" w:author="Author"/>
                <w:rFonts w:ascii="Verdana" w:hAnsi="Verdana" w:cs="Arial"/>
                <w:b/>
                <w:sz w:val="18"/>
                <w:szCs w:val="18"/>
              </w:rPr>
            </w:pPr>
            <w:del w:id="1829" w:author="Author">
              <w:r w:rsidRPr="00564811" w:rsidDel="00B56699">
                <w:rPr>
                  <w:rFonts w:ascii="Verdana" w:hAnsi="Verdana" w:cs="Arial"/>
                  <w:b/>
                  <w:sz w:val="18"/>
                  <w:szCs w:val="18"/>
                </w:rPr>
                <w:delText xml:space="preserve">IF </w:delText>
              </w:r>
              <w:r w:rsidRPr="00564811" w:rsidDel="00B56699">
                <w:rPr>
                  <w:rFonts w:ascii="Verdana" w:hAnsi="Verdana" w:cs="Arial"/>
                  <w:sz w:val="18"/>
                  <w:szCs w:val="18"/>
                </w:rPr>
                <w:delText>file is prepared for Iteration 1(AMERICAS)</w:delText>
              </w:r>
            </w:del>
          </w:p>
          <w:p w14:paraId="1414A67D" w14:textId="6B91DCFC" w:rsidR="008E5323" w:rsidRPr="00564811" w:rsidDel="00B56699" w:rsidRDefault="008E5323" w:rsidP="008E5323">
            <w:pPr>
              <w:pStyle w:val="steptext"/>
              <w:ind w:left="720"/>
              <w:rPr>
                <w:del w:id="1830" w:author="Author"/>
                <w:rFonts w:ascii="Verdana" w:hAnsi="Verdana" w:cs="Arial"/>
                <w:b/>
                <w:sz w:val="18"/>
                <w:szCs w:val="18"/>
              </w:rPr>
            </w:pPr>
            <w:del w:id="1831" w:author="Author">
              <w:r w:rsidRPr="00564811" w:rsidDel="00B56699">
                <w:rPr>
                  <w:rFonts w:ascii="Verdana" w:hAnsi="Verdana" w:cs="Arial"/>
                  <w:b/>
                  <w:sz w:val="18"/>
                  <w:szCs w:val="18"/>
                </w:rPr>
                <w:delText xml:space="preserve">THEN </w:delText>
              </w:r>
              <w:r w:rsidRPr="00564811" w:rsidDel="00B56699">
                <w:rPr>
                  <w:rFonts w:ascii="Verdana" w:hAnsi="Verdana" w:cs="Arial"/>
                  <w:sz w:val="18"/>
                  <w:szCs w:val="18"/>
                </w:rPr>
                <w:delText>the vlookup will be performed in column D (‘Iteration 1)</w:delText>
              </w:r>
            </w:del>
          </w:p>
          <w:p w14:paraId="7743C593" w14:textId="55D79EAA" w:rsidR="008E5323" w:rsidRPr="00564811" w:rsidDel="00B56699" w:rsidRDefault="008E5323" w:rsidP="008E5323">
            <w:pPr>
              <w:pStyle w:val="steptext"/>
              <w:ind w:left="720"/>
              <w:rPr>
                <w:del w:id="1832" w:author="Author"/>
                <w:rFonts w:ascii="Verdana" w:hAnsi="Verdana" w:cs="Arial"/>
                <w:b/>
                <w:sz w:val="18"/>
                <w:szCs w:val="18"/>
              </w:rPr>
            </w:pPr>
          </w:p>
          <w:p w14:paraId="7DFF9322" w14:textId="5E40A602" w:rsidR="008E5323" w:rsidRPr="00564811" w:rsidDel="00B56699" w:rsidRDefault="008E5323" w:rsidP="008E5323">
            <w:pPr>
              <w:pStyle w:val="steptext"/>
              <w:ind w:left="720"/>
              <w:rPr>
                <w:del w:id="1833" w:author="Author"/>
                <w:rFonts w:ascii="Verdana" w:hAnsi="Verdana" w:cs="Arial"/>
                <w:b/>
                <w:sz w:val="18"/>
                <w:szCs w:val="18"/>
              </w:rPr>
            </w:pPr>
            <w:del w:id="1834" w:author="Author">
              <w:r w:rsidRPr="00564811" w:rsidDel="00B56699">
                <w:rPr>
                  <w:rFonts w:ascii="Verdana" w:hAnsi="Verdana" w:cs="Arial"/>
                  <w:b/>
                  <w:sz w:val="18"/>
                  <w:szCs w:val="18"/>
                </w:rPr>
                <w:delText xml:space="preserve">IF </w:delText>
              </w:r>
              <w:r w:rsidRPr="00564811" w:rsidDel="00B56699">
                <w:rPr>
                  <w:rFonts w:ascii="Verdana" w:hAnsi="Verdana" w:cs="Arial"/>
                  <w:sz w:val="18"/>
                  <w:szCs w:val="18"/>
                </w:rPr>
                <w:delText>file is prepared for Iteration 2 (EMEA)</w:delText>
              </w:r>
            </w:del>
          </w:p>
          <w:p w14:paraId="50BC6D92" w14:textId="455A51C3" w:rsidR="008E5323" w:rsidRPr="00564811" w:rsidDel="00B56699" w:rsidRDefault="008E5323" w:rsidP="008E5323">
            <w:pPr>
              <w:pStyle w:val="steptext"/>
              <w:ind w:left="720"/>
              <w:rPr>
                <w:del w:id="1835" w:author="Author"/>
                <w:rFonts w:ascii="Verdana" w:hAnsi="Verdana" w:cs="Arial"/>
                <w:b/>
                <w:sz w:val="18"/>
                <w:szCs w:val="18"/>
              </w:rPr>
            </w:pPr>
            <w:del w:id="1836" w:author="Author">
              <w:r w:rsidRPr="00564811" w:rsidDel="00B56699">
                <w:rPr>
                  <w:rFonts w:ascii="Verdana" w:hAnsi="Verdana" w:cs="Arial"/>
                  <w:b/>
                  <w:sz w:val="18"/>
                  <w:szCs w:val="18"/>
                </w:rPr>
                <w:delText xml:space="preserve">THEN </w:delText>
              </w:r>
              <w:r w:rsidRPr="00564811" w:rsidDel="00B56699">
                <w:rPr>
                  <w:rFonts w:ascii="Verdana" w:hAnsi="Verdana" w:cs="Arial"/>
                  <w:sz w:val="18"/>
                  <w:szCs w:val="18"/>
                </w:rPr>
                <w:delText>the vlookup will be performed in column C (‘Iteration 2’)</w:delText>
              </w:r>
            </w:del>
          </w:p>
          <w:p w14:paraId="67C45B5E" w14:textId="34FF75CA" w:rsidR="008E5323" w:rsidRPr="00564811" w:rsidDel="00B56699" w:rsidRDefault="008E5323" w:rsidP="008E5323">
            <w:pPr>
              <w:pStyle w:val="steptext"/>
              <w:ind w:left="720"/>
              <w:rPr>
                <w:del w:id="1837" w:author="Author"/>
                <w:rFonts w:ascii="Verdana" w:hAnsi="Verdana" w:cs="Arial"/>
                <w:b/>
                <w:sz w:val="18"/>
                <w:szCs w:val="18"/>
              </w:rPr>
            </w:pPr>
          </w:p>
          <w:p w14:paraId="72F2237A" w14:textId="2BFB4F3C" w:rsidR="008E5323" w:rsidRPr="00564811" w:rsidDel="00B56699" w:rsidRDefault="008E5323" w:rsidP="008E5323">
            <w:pPr>
              <w:pStyle w:val="steptext"/>
              <w:ind w:left="720"/>
              <w:rPr>
                <w:del w:id="1838" w:author="Author"/>
                <w:rFonts w:ascii="Verdana" w:hAnsi="Verdana" w:cs="Arial"/>
                <w:b/>
                <w:sz w:val="18"/>
                <w:szCs w:val="18"/>
              </w:rPr>
            </w:pPr>
            <w:del w:id="1839" w:author="Author">
              <w:r w:rsidRPr="00564811" w:rsidDel="00B56699">
                <w:rPr>
                  <w:rFonts w:ascii="Verdana" w:hAnsi="Verdana" w:cs="Arial"/>
                  <w:b/>
                  <w:sz w:val="18"/>
                  <w:szCs w:val="18"/>
                </w:rPr>
                <w:delText xml:space="preserve">IF </w:delText>
              </w:r>
              <w:r w:rsidRPr="00564811" w:rsidDel="00B56699">
                <w:rPr>
                  <w:rFonts w:ascii="Verdana" w:hAnsi="Verdana" w:cs="Arial"/>
                  <w:sz w:val="18"/>
                  <w:szCs w:val="18"/>
                </w:rPr>
                <w:delText>file is prepared for Iteration 3 (ASIAPAC)</w:delText>
              </w:r>
            </w:del>
          </w:p>
          <w:p w14:paraId="4E47E29A" w14:textId="0C372ED5" w:rsidR="008E5323" w:rsidRPr="00564811" w:rsidDel="00B56699" w:rsidRDefault="008E5323" w:rsidP="008E5323">
            <w:pPr>
              <w:pStyle w:val="steptext"/>
              <w:ind w:left="720"/>
              <w:rPr>
                <w:del w:id="1840" w:author="Author"/>
                <w:rFonts w:ascii="Verdana" w:hAnsi="Verdana" w:cs="Arial"/>
                <w:b/>
                <w:sz w:val="18"/>
                <w:szCs w:val="18"/>
              </w:rPr>
            </w:pPr>
            <w:del w:id="1841" w:author="Author">
              <w:r w:rsidRPr="00564811" w:rsidDel="00B56699">
                <w:rPr>
                  <w:rFonts w:ascii="Verdana" w:hAnsi="Verdana" w:cs="Arial"/>
                  <w:b/>
                  <w:sz w:val="18"/>
                  <w:szCs w:val="18"/>
                </w:rPr>
                <w:delText xml:space="preserve">THEN </w:delText>
              </w:r>
              <w:r w:rsidRPr="00564811" w:rsidDel="00B56699">
                <w:rPr>
                  <w:rFonts w:ascii="Verdana" w:hAnsi="Verdana" w:cs="Arial"/>
                  <w:sz w:val="18"/>
                  <w:szCs w:val="18"/>
                </w:rPr>
                <w:delText>the vlookup will be performed in column E (‘Iteration 3’)</w:delText>
              </w:r>
            </w:del>
          </w:p>
          <w:p w14:paraId="36CCFB59" w14:textId="77777777" w:rsidR="00FD4911" w:rsidRDefault="00FD4911" w:rsidP="008E5323">
            <w:pPr>
              <w:pStyle w:val="steptext"/>
              <w:rPr>
                <w:rFonts w:ascii="Verdana" w:eastAsiaTheme="minorHAnsi" w:hAnsi="Verdana" w:cs="Arial"/>
                <w:b/>
                <w:color w:val="000000" w:themeColor="text1"/>
                <w:sz w:val="18"/>
                <w:szCs w:val="18"/>
              </w:rPr>
            </w:pPr>
          </w:p>
          <w:p w14:paraId="70D35128" w14:textId="77777777" w:rsidR="00226E0B" w:rsidRPr="00FD4911" w:rsidRDefault="00226E0B" w:rsidP="008E5323">
            <w:pPr>
              <w:pStyle w:val="steptext"/>
              <w:rPr>
                <w:rFonts w:ascii="Verdana" w:eastAsiaTheme="minorHAnsi" w:hAnsi="Verdana" w:cs="Arial"/>
                <w:b/>
                <w:color w:val="000000" w:themeColor="text1"/>
                <w:sz w:val="18"/>
                <w:szCs w:val="18"/>
              </w:rPr>
            </w:pPr>
            <w:r>
              <w:rPr>
                <w:rFonts w:ascii="Verdana" w:hAnsi="Verdana" w:cs="Arial"/>
                <w:b/>
                <w:color w:val="000000" w:themeColor="text1"/>
                <w:sz w:val="18"/>
                <w:szCs w:val="18"/>
              </w:rPr>
              <w:t xml:space="preserve">NOTE: </w:t>
            </w:r>
            <w:r>
              <w:rPr>
                <w:rFonts w:ascii="Verdana" w:hAnsi="Verdana" w:cs="Arial"/>
                <w:color w:val="000000" w:themeColor="text1"/>
                <w:sz w:val="18"/>
                <w:szCs w:val="18"/>
              </w:rPr>
              <w:t>Do not remove the #N/A returns</w:t>
            </w:r>
          </w:p>
        </w:tc>
        <w:tc>
          <w:tcPr>
            <w:tcW w:w="1418" w:type="dxa"/>
          </w:tcPr>
          <w:p w14:paraId="75DD64D6" w14:textId="77777777" w:rsidR="00C55020" w:rsidRPr="000F672E" w:rsidRDefault="00C55020" w:rsidP="000F672E">
            <w:pPr>
              <w:rPr>
                <w:rFonts w:cs="Arial"/>
                <w:b/>
                <w:color w:val="000000" w:themeColor="text1"/>
                <w:sz w:val="18"/>
                <w:szCs w:val="18"/>
                <w:lang w:val="en-US"/>
              </w:rPr>
            </w:pPr>
          </w:p>
        </w:tc>
        <w:tc>
          <w:tcPr>
            <w:tcW w:w="10938" w:type="dxa"/>
          </w:tcPr>
          <w:p w14:paraId="497268F1" w14:textId="1498D35F" w:rsidR="00C55020" w:rsidRDefault="00B56699" w:rsidP="00DA4947">
            <w:pPr>
              <w:rPr>
                <w:noProof/>
              </w:rPr>
            </w:pPr>
            <w:ins w:id="1842" w:author="Author">
              <w:r>
                <w:rPr>
                  <w:noProof/>
                  <w:lang w:val="en-US"/>
                </w:rPr>
                <w:drawing>
                  <wp:inline distT="0" distB="0" distL="0" distR="0" wp14:anchorId="45F1A5C0" wp14:editId="7548662B">
                    <wp:extent cx="4723749" cy="1733550"/>
                    <wp:effectExtent l="0" t="0" r="127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811096" cy="1765605"/>
                            </a:xfrm>
                            <a:prstGeom prst="rect">
                              <a:avLst/>
                            </a:prstGeom>
                          </pic:spPr>
                        </pic:pic>
                      </a:graphicData>
                    </a:graphic>
                  </wp:inline>
                </w:drawing>
              </w:r>
            </w:ins>
            <w:del w:id="1843" w:author="Author">
              <w:r w:rsidR="00226E0B" w:rsidDel="00B56699">
                <w:rPr>
                  <w:noProof/>
                  <w:lang w:val="en-US"/>
                </w:rPr>
                <w:drawing>
                  <wp:inline distT="0" distB="0" distL="0" distR="0" wp14:anchorId="56CB1875" wp14:editId="3F670E7A">
                    <wp:extent cx="3258577" cy="1518699"/>
                    <wp:effectExtent l="0" t="0" r="0"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35618" cy="1554605"/>
                            </a:xfrm>
                            <a:prstGeom prst="rect">
                              <a:avLst/>
                            </a:prstGeom>
                          </pic:spPr>
                        </pic:pic>
                      </a:graphicData>
                    </a:graphic>
                  </wp:inline>
                </w:drawing>
              </w:r>
            </w:del>
            <w:r w:rsidR="00226E0B">
              <w:rPr>
                <w:noProof/>
                <w:lang w:val="en-US"/>
              </w:rPr>
              <w:drawing>
                <wp:anchor distT="0" distB="0" distL="114300" distR="114300" simplePos="0" relativeHeight="251687936" behindDoc="0" locked="0" layoutInCell="1" allowOverlap="1" wp14:anchorId="77E89C1A" wp14:editId="31B97C12">
                  <wp:simplePos x="0" y="0"/>
                  <wp:positionH relativeFrom="column">
                    <wp:posOffset>-635</wp:posOffset>
                  </wp:positionH>
                  <wp:positionV relativeFrom="paragraph">
                    <wp:posOffset>159385</wp:posOffset>
                  </wp:positionV>
                  <wp:extent cx="1965325" cy="1824355"/>
                  <wp:effectExtent l="0" t="0" r="0" b="4445"/>
                  <wp:wrapTopAndBottom/>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965325" cy="1824355"/>
                          </a:xfrm>
                          <a:prstGeom prst="rect">
                            <a:avLst/>
                          </a:prstGeom>
                        </pic:spPr>
                      </pic:pic>
                    </a:graphicData>
                  </a:graphic>
                  <wp14:sizeRelH relativeFrom="margin">
                    <wp14:pctWidth>0</wp14:pctWidth>
                  </wp14:sizeRelH>
                  <wp14:sizeRelV relativeFrom="margin">
                    <wp14:pctHeight>0</wp14:pctHeight>
                  </wp14:sizeRelV>
                </wp:anchor>
              </w:drawing>
            </w:r>
          </w:p>
        </w:tc>
      </w:tr>
      <w:tr w:rsidR="00C55020" w:rsidRPr="005335B1" w14:paraId="4E908B71" w14:textId="77777777" w:rsidTr="00FA4F51">
        <w:trPr>
          <w:cantSplit/>
          <w:trHeight w:val="20"/>
        </w:trPr>
        <w:tc>
          <w:tcPr>
            <w:tcW w:w="1843" w:type="dxa"/>
          </w:tcPr>
          <w:p w14:paraId="7A7BAD60" w14:textId="77777777" w:rsidR="00C378B1" w:rsidRDefault="00C80968"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3.1.63</w:t>
            </w:r>
            <w:r w:rsidR="00FD4911">
              <w:rPr>
                <w:rFonts w:ascii="Verdana" w:eastAsiaTheme="minorHAnsi" w:hAnsi="Verdana" w:cs="Arial"/>
                <w:b/>
                <w:color w:val="000000" w:themeColor="text1"/>
                <w:sz w:val="18"/>
                <w:szCs w:val="18"/>
              </w:rPr>
              <w:t xml:space="preserve"> </w:t>
            </w:r>
            <w:r w:rsidR="00FD4911" w:rsidRPr="00293F54">
              <w:rPr>
                <w:rFonts w:ascii="Verdana" w:eastAsiaTheme="minorHAnsi" w:hAnsi="Verdana" w:cs="Arial"/>
                <w:color w:val="000000" w:themeColor="text1"/>
                <w:sz w:val="18"/>
                <w:szCs w:val="18"/>
              </w:rPr>
              <w:t xml:space="preserve">Preparation of </w:t>
            </w:r>
            <w:r w:rsidR="00FD4911">
              <w:rPr>
                <w:rFonts w:ascii="Verdana" w:eastAsiaTheme="minorHAnsi" w:hAnsi="Verdana" w:cs="Arial"/>
                <w:color w:val="000000" w:themeColor="text1"/>
                <w:sz w:val="18"/>
                <w:szCs w:val="18"/>
              </w:rPr>
              <w:t xml:space="preserve">SWEDEN </w:t>
            </w:r>
            <w:r w:rsidR="00FD4911" w:rsidRPr="00293F54">
              <w:rPr>
                <w:rFonts w:ascii="Verdana" w:eastAsiaTheme="minorHAnsi" w:hAnsi="Verdana" w:cs="Arial"/>
                <w:color w:val="000000" w:themeColor="text1"/>
                <w:sz w:val="18"/>
                <w:szCs w:val="18"/>
              </w:rPr>
              <w:t>CSR report</w:t>
            </w:r>
            <w:r w:rsidR="00FD4911">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75B73B53"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116BDE4F" w14:textId="77777777" w:rsidR="00FD4911" w:rsidRPr="00D21718" w:rsidRDefault="00FD4911" w:rsidP="00FD4911">
            <w:pPr>
              <w:rPr>
                <w:rFonts w:ascii="Verdana" w:hAnsi="Verdana" w:cs="Arial"/>
                <w:b/>
                <w:color w:val="000000" w:themeColor="text1"/>
                <w:sz w:val="18"/>
                <w:szCs w:val="18"/>
              </w:rPr>
            </w:pPr>
            <w:r w:rsidRPr="00D21718">
              <w:rPr>
                <w:rFonts w:ascii="Verdana" w:hAnsi="Verdana" w:cs="Arial"/>
                <w:b/>
                <w:color w:val="000000" w:themeColor="text1"/>
                <w:sz w:val="18"/>
                <w:szCs w:val="18"/>
              </w:rPr>
              <w:t>Populate column ‘Vendor Reportability’ from Global Template:</w:t>
            </w:r>
          </w:p>
          <w:p w14:paraId="723C399D" w14:textId="77777777" w:rsidR="00C55020" w:rsidRPr="00D21718" w:rsidRDefault="00C55020" w:rsidP="00C55020">
            <w:pPr>
              <w:pStyle w:val="steptext"/>
              <w:rPr>
                <w:rFonts w:ascii="Verdana" w:eastAsiaTheme="minorHAnsi" w:hAnsi="Verdana" w:cs="Arial"/>
                <w:b/>
                <w:color w:val="000000" w:themeColor="text1"/>
                <w:sz w:val="18"/>
                <w:szCs w:val="18"/>
              </w:rPr>
            </w:pPr>
          </w:p>
          <w:p w14:paraId="0B7B2FBA" w14:textId="77777777" w:rsidR="00D21718" w:rsidRPr="00D21718" w:rsidRDefault="00D21718" w:rsidP="00965A45">
            <w:pPr>
              <w:pStyle w:val="ListParagraph"/>
              <w:numPr>
                <w:ilvl w:val="0"/>
                <w:numId w:val="111"/>
              </w:numPr>
              <w:rPr>
                <w:rFonts w:ascii="Verdana" w:hAnsi="Verdana" w:cs="Arial"/>
                <w:color w:val="000000" w:themeColor="text1"/>
                <w:sz w:val="18"/>
                <w:szCs w:val="18"/>
              </w:rPr>
            </w:pPr>
            <w:r w:rsidRPr="00D21718">
              <w:rPr>
                <w:rFonts w:ascii="Verdana" w:hAnsi="Verdana" w:cs="Arial"/>
                <w:color w:val="000000" w:themeColor="text1"/>
                <w:sz w:val="18"/>
                <w:szCs w:val="18"/>
              </w:rPr>
              <w:t>Covert the ‘Vendor ID’ column from CSR report to number</w:t>
            </w:r>
          </w:p>
          <w:p w14:paraId="0FE2B76F" w14:textId="77777777" w:rsidR="00D21718" w:rsidRPr="00D21718" w:rsidRDefault="00D21718" w:rsidP="00D21718">
            <w:pPr>
              <w:rPr>
                <w:rFonts w:ascii="Verdana" w:hAnsi="Verdana" w:cs="Arial"/>
                <w:color w:val="000000" w:themeColor="text1"/>
                <w:sz w:val="18"/>
                <w:szCs w:val="18"/>
              </w:rPr>
            </w:pPr>
          </w:p>
          <w:p w14:paraId="5CA527D4" w14:textId="2C4C813B" w:rsidR="00A70663" w:rsidRPr="004D4431" w:rsidRDefault="00A70663">
            <w:pPr>
              <w:pStyle w:val="steptext"/>
              <w:numPr>
                <w:ilvl w:val="0"/>
                <w:numId w:val="111"/>
              </w:numPr>
              <w:rPr>
                <w:ins w:id="1844" w:author="Author"/>
                <w:rFonts w:ascii="Verdana" w:eastAsiaTheme="minorHAnsi" w:hAnsi="Verdana" w:cs="Arial"/>
                <w:color w:val="000000" w:themeColor="text1"/>
                <w:sz w:val="18"/>
                <w:szCs w:val="18"/>
              </w:rPr>
              <w:pPrChange w:id="1845" w:author="Author">
                <w:pPr>
                  <w:pStyle w:val="steptext"/>
                  <w:numPr>
                    <w:numId w:val="55"/>
                  </w:numPr>
                  <w:ind w:left="720" w:hanging="360"/>
                </w:pPr>
              </w:pPrChange>
            </w:pPr>
            <w:ins w:id="1846" w:author="Author">
              <w:r w:rsidRPr="004D4431">
                <w:rPr>
                  <w:rFonts w:ascii="Verdana" w:eastAsiaTheme="minorHAnsi" w:hAnsi="Verdana" w:cs="Arial"/>
                  <w:color w:val="000000" w:themeColor="text1"/>
                  <w:sz w:val="18"/>
                  <w:szCs w:val="18"/>
                </w:rPr>
                <w:t xml:space="preserve">Go to shared path folder using link </w:t>
              </w:r>
              <w:r w:rsidR="0052437D">
                <w:rPr>
                  <w:rFonts w:ascii="Verdana" w:eastAsiaTheme="minorHAnsi" w:hAnsi="Verdana" w:cs="Arial"/>
                  <w:color w:val="000000" w:themeColor="text1"/>
                  <w:sz w:val="18"/>
                  <w:szCs w:val="18"/>
                </w:rPr>
                <w:fldChar w:fldCharType="begin"/>
              </w:r>
              <w:r w:rsidR="0052437D">
                <w:rPr>
                  <w:rFonts w:ascii="Verdana" w:eastAsiaTheme="minorHAnsi" w:hAnsi="Verdana" w:cs="Arial"/>
                  <w:color w:val="000000" w:themeColor="text1"/>
                  <w:sz w:val="18"/>
                  <w:szCs w:val="18"/>
                </w:rPr>
                <w:instrText xml:space="preserve"> HYPERLINK "</w:instrText>
              </w:r>
              <w:r w:rsidR="0052437D" w:rsidRPr="0052437D">
                <w:rPr>
                  <w:rFonts w:ascii="Verdana" w:eastAsiaTheme="minorHAnsi" w:hAnsi="Verdana" w:cs="Arial"/>
                  <w:color w:val="000000" w:themeColor="text1"/>
                  <w:sz w:val="18"/>
                  <w:szCs w:val="18"/>
                </w:rPr>
                <w:instrText>\\\\seskcifssvm01\\GPT_RPA\\Dictionaries</w:instrText>
              </w:r>
              <w:r w:rsidR="0052437D">
                <w:rPr>
                  <w:rFonts w:ascii="Verdana" w:eastAsiaTheme="minorHAnsi" w:hAnsi="Verdana" w:cs="Arial"/>
                  <w:color w:val="000000" w:themeColor="text1"/>
                  <w:sz w:val="18"/>
                  <w:szCs w:val="18"/>
                </w:rPr>
                <w:instrText xml:space="preserve">" </w:instrText>
              </w:r>
              <w:r w:rsidR="0052437D">
                <w:rPr>
                  <w:rFonts w:ascii="Verdana" w:eastAsiaTheme="minorHAnsi" w:hAnsi="Verdana" w:cs="Arial"/>
                  <w:color w:val="000000" w:themeColor="text1"/>
                  <w:sz w:val="18"/>
                  <w:szCs w:val="18"/>
                </w:rPr>
                <w:fldChar w:fldCharType="separate"/>
              </w:r>
              <w:r w:rsidR="0052437D" w:rsidRPr="00791352">
                <w:rPr>
                  <w:rStyle w:val="Hyperlink"/>
                  <w:rFonts w:ascii="Verdana" w:eastAsiaTheme="minorHAnsi" w:hAnsi="Verdana" w:cs="Arial"/>
                  <w:sz w:val="18"/>
                  <w:szCs w:val="18"/>
                </w:rPr>
                <w:t>\\seskcifssvm01\GPT_RPA\Dictionaries</w:t>
              </w:r>
              <w:r w:rsidR="0052437D">
                <w:rPr>
                  <w:rFonts w:ascii="Verdana" w:eastAsiaTheme="minorHAnsi" w:hAnsi="Verdana" w:cs="Arial"/>
                  <w:color w:val="000000" w:themeColor="text1"/>
                  <w:sz w:val="18"/>
                  <w:szCs w:val="18"/>
                </w:rPr>
                <w:fldChar w:fldCharType="end"/>
              </w:r>
              <w:r w:rsidR="0052437D">
                <w:rPr>
                  <w:rFonts w:ascii="Verdana" w:eastAsiaTheme="minorHAnsi" w:hAnsi="Verdana" w:cs="Arial"/>
                  <w:color w:val="000000" w:themeColor="text1"/>
                  <w:sz w:val="18"/>
                  <w:szCs w:val="18"/>
                </w:rPr>
                <w:t xml:space="preserve"> </w:t>
              </w:r>
              <w:r w:rsidR="0052437D" w:rsidRPr="0052437D">
                <w:rPr>
                  <w:rFonts w:ascii="Verdana" w:eastAsiaTheme="minorHAnsi" w:hAnsi="Verdana" w:cs="Arial"/>
                  <w:color w:val="000000" w:themeColor="text1"/>
                  <w:sz w:val="18"/>
                  <w:szCs w:val="18"/>
                </w:rPr>
                <w:t xml:space="preserve"> </w:t>
              </w:r>
              <w:r w:rsidR="0052437D">
                <w:rPr>
                  <w:rFonts w:ascii="Verdana" w:eastAsiaTheme="minorHAnsi" w:hAnsi="Verdana" w:cs="Arial"/>
                  <w:color w:val="000000" w:themeColor="text1"/>
                  <w:sz w:val="18"/>
                  <w:szCs w:val="18"/>
                </w:rPr>
                <w:t xml:space="preserve"> </w:t>
              </w:r>
              <w:r w:rsidRPr="004D4431">
                <w:rPr>
                  <w:rFonts w:ascii="Verdana" w:eastAsiaTheme="minorHAnsi" w:hAnsi="Verdana" w:cs="Arial"/>
                  <w:color w:val="000000" w:themeColor="text1"/>
                  <w:sz w:val="18"/>
                  <w:szCs w:val="18"/>
                </w:rPr>
                <w:t>to download and open the ‘Vendor Dictionary</w:t>
              </w:r>
              <w:r>
                <w:rPr>
                  <w:rFonts w:ascii="Verdana" w:eastAsiaTheme="minorHAnsi" w:hAnsi="Verdana" w:cs="Arial"/>
                  <w:color w:val="000000" w:themeColor="text1"/>
                  <w:sz w:val="18"/>
                  <w:szCs w:val="18"/>
                </w:rPr>
                <w:t>_MASTER</w:t>
              </w:r>
              <w:r w:rsidRPr="004D4431">
                <w:rPr>
                  <w:rFonts w:ascii="Verdana" w:eastAsiaTheme="minorHAnsi" w:hAnsi="Verdana" w:cs="Arial"/>
                  <w:color w:val="000000" w:themeColor="text1"/>
                  <w:sz w:val="18"/>
                  <w:szCs w:val="18"/>
                </w:rPr>
                <w:t>’ file</w:t>
              </w:r>
            </w:ins>
          </w:p>
          <w:p w14:paraId="46F5C97B" w14:textId="77777777" w:rsidR="00A70663" w:rsidRPr="004D4431" w:rsidRDefault="00A70663" w:rsidP="00A70663">
            <w:pPr>
              <w:pStyle w:val="steptext"/>
              <w:ind w:left="720"/>
              <w:rPr>
                <w:ins w:id="1847" w:author="Author"/>
                <w:rFonts w:ascii="Verdana" w:eastAsiaTheme="minorHAnsi" w:hAnsi="Verdana" w:cs="Arial"/>
                <w:color w:val="000000" w:themeColor="text1"/>
                <w:sz w:val="18"/>
                <w:szCs w:val="18"/>
              </w:rPr>
            </w:pPr>
          </w:p>
          <w:p w14:paraId="5E3F48E0" w14:textId="566460CC" w:rsidR="00A70663" w:rsidRPr="00E32003" w:rsidRDefault="00A70663">
            <w:pPr>
              <w:pStyle w:val="steptext"/>
              <w:numPr>
                <w:ilvl w:val="0"/>
                <w:numId w:val="111"/>
              </w:numPr>
              <w:rPr>
                <w:ins w:id="1848" w:author="Author"/>
                <w:rFonts w:ascii="Verdana" w:hAnsi="Verdana" w:cs="Arial"/>
                <w:b/>
                <w:color w:val="000000" w:themeColor="text1"/>
                <w:sz w:val="18"/>
                <w:szCs w:val="18"/>
              </w:rPr>
              <w:pPrChange w:id="1849" w:author="Author">
                <w:pPr>
                  <w:pStyle w:val="steptext"/>
                  <w:numPr>
                    <w:numId w:val="55"/>
                  </w:numPr>
                  <w:ind w:left="720" w:hanging="360"/>
                </w:pPr>
              </w:pPrChange>
            </w:pPr>
            <w:ins w:id="1850" w:author="Author">
              <w:r w:rsidRPr="004D4431">
                <w:rPr>
                  <w:rFonts w:ascii="Verdana" w:eastAsiaTheme="minorHAnsi" w:hAnsi="Verdana" w:cs="Arial"/>
                  <w:color w:val="000000" w:themeColor="text1"/>
                  <w:sz w:val="18"/>
                  <w:szCs w:val="18"/>
                </w:rPr>
                <w:t>Vlookup the ‘Vendor ID’ column from CSR report into the ‘Vendor Dictionary</w:t>
              </w:r>
              <w:r>
                <w:rPr>
                  <w:rFonts w:ascii="Verdana" w:eastAsiaTheme="minorHAnsi" w:hAnsi="Verdana" w:cs="Arial"/>
                  <w:color w:val="000000" w:themeColor="text1"/>
                  <w:sz w:val="18"/>
                  <w:szCs w:val="18"/>
                </w:rPr>
                <w:t>_MASTER</w:t>
              </w:r>
              <w:r w:rsidRPr="004D4431">
                <w:rPr>
                  <w:rFonts w:ascii="Verdana" w:eastAsiaTheme="minorHAnsi" w:hAnsi="Verdana" w:cs="Arial"/>
                  <w:color w:val="000000" w:themeColor="text1"/>
                  <w:sz w:val="18"/>
                  <w:szCs w:val="18"/>
                </w:rPr>
                <w:t>’</w:t>
              </w:r>
              <w:r>
                <w:rPr>
                  <w:rFonts w:ascii="Verdana" w:eastAsiaTheme="minorHAnsi" w:hAnsi="Verdana" w:cs="Arial"/>
                  <w:color w:val="000000" w:themeColor="text1"/>
                  <w:sz w:val="18"/>
                  <w:szCs w:val="18"/>
                </w:rPr>
                <w:t xml:space="preserve"> files using column ‘Vendor Code’</w:t>
              </w:r>
              <w:r w:rsidRPr="004D4431">
                <w:rPr>
                  <w:rFonts w:ascii="Verdana" w:eastAsiaTheme="minorHAnsi" w:hAnsi="Verdana" w:cs="Arial"/>
                  <w:color w:val="000000" w:themeColor="text1"/>
                  <w:sz w:val="18"/>
                  <w:szCs w:val="18"/>
                </w:rPr>
                <w:t xml:space="preserve"> </w:t>
              </w:r>
            </w:ins>
          </w:p>
          <w:p w14:paraId="3CDBA75F" w14:textId="77777777" w:rsidR="00A70663" w:rsidRDefault="00A70663" w:rsidP="00A70663">
            <w:pPr>
              <w:pStyle w:val="ListParagraph"/>
              <w:rPr>
                <w:ins w:id="1851" w:author="Author"/>
                <w:rFonts w:ascii="Verdana" w:hAnsi="Verdana" w:cs="Arial"/>
                <w:b/>
                <w:color w:val="000000" w:themeColor="text1"/>
                <w:sz w:val="18"/>
                <w:szCs w:val="18"/>
              </w:rPr>
            </w:pPr>
          </w:p>
          <w:p w14:paraId="51B0B3DD" w14:textId="77777777" w:rsidR="00A70663" w:rsidRPr="00564811" w:rsidRDefault="00A70663" w:rsidP="00A70663">
            <w:pPr>
              <w:pStyle w:val="steptext"/>
              <w:ind w:left="720"/>
              <w:rPr>
                <w:ins w:id="1852" w:author="Author"/>
                <w:rFonts w:ascii="Verdana" w:hAnsi="Verdana" w:cs="Arial"/>
                <w:b/>
                <w:sz w:val="18"/>
                <w:szCs w:val="18"/>
              </w:rPr>
            </w:pPr>
            <w:ins w:id="1853" w:author="Author">
              <w:r w:rsidRPr="00564811">
                <w:rPr>
                  <w:rFonts w:ascii="Verdana" w:hAnsi="Verdana" w:cs="Arial"/>
                  <w:b/>
                  <w:sz w:val="18"/>
                  <w:szCs w:val="18"/>
                </w:rPr>
                <w:t xml:space="preserve">IF </w:t>
              </w:r>
              <w:r w:rsidRPr="00564811">
                <w:rPr>
                  <w:rFonts w:ascii="Verdana" w:hAnsi="Verdana" w:cs="Arial"/>
                  <w:sz w:val="18"/>
                  <w:szCs w:val="18"/>
                </w:rPr>
                <w:t>file is prepared for Iteration 1(AMERICAS)</w:t>
              </w:r>
            </w:ins>
          </w:p>
          <w:p w14:paraId="02F102A6" w14:textId="77777777" w:rsidR="00A70663" w:rsidRPr="00564811" w:rsidRDefault="00A70663" w:rsidP="00A70663">
            <w:pPr>
              <w:pStyle w:val="steptext"/>
              <w:ind w:left="720"/>
              <w:rPr>
                <w:ins w:id="1854" w:author="Author"/>
                <w:rFonts w:ascii="Verdana" w:hAnsi="Verdana" w:cs="Arial"/>
                <w:b/>
                <w:sz w:val="18"/>
                <w:szCs w:val="18"/>
              </w:rPr>
            </w:pPr>
            <w:ins w:id="1855" w:author="Author">
              <w:r w:rsidRPr="00564811">
                <w:rPr>
                  <w:rFonts w:ascii="Verdana" w:hAnsi="Verdana" w:cs="Arial"/>
                  <w:b/>
                  <w:sz w:val="18"/>
                  <w:szCs w:val="18"/>
                </w:rPr>
                <w:t xml:space="preserve">THEN </w:t>
              </w:r>
              <w:r w:rsidRPr="00564811">
                <w:rPr>
                  <w:rFonts w:ascii="Verdana" w:hAnsi="Verdana" w:cs="Arial"/>
                  <w:sz w:val="18"/>
                  <w:szCs w:val="18"/>
                </w:rPr>
                <w:t>the vlookup will be performed in column</w:t>
              </w:r>
              <w:r>
                <w:rPr>
                  <w:rFonts w:ascii="Verdana" w:hAnsi="Verdana" w:cs="Arial"/>
                  <w:sz w:val="18"/>
                  <w:szCs w:val="18"/>
                </w:rPr>
                <w:t xml:space="preserve"> F</w:t>
              </w:r>
              <w:r w:rsidRPr="00564811">
                <w:rPr>
                  <w:rFonts w:ascii="Verdana" w:hAnsi="Verdana" w:cs="Arial"/>
                  <w:sz w:val="18"/>
                  <w:szCs w:val="18"/>
                </w:rPr>
                <w:t xml:space="preserve"> </w:t>
              </w:r>
              <w:r>
                <w:rPr>
                  <w:rFonts w:ascii="Verdana" w:hAnsi="Verdana" w:cs="Arial"/>
                  <w:sz w:val="18"/>
                  <w:szCs w:val="18"/>
                </w:rPr>
                <w:t>‘</w:t>
              </w:r>
              <w:r w:rsidRPr="00AE53B6">
                <w:rPr>
                  <w:rFonts w:ascii="Verdana" w:hAnsi="Verdana" w:cs="Arial"/>
                  <w:sz w:val="18"/>
                  <w:szCs w:val="18"/>
                </w:rPr>
                <w:t>Iteration 1 - US Recipients</w:t>
              </w:r>
              <w:r>
                <w:rPr>
                  <w:rFonts w:ascii="Verdana" w:hAnsi="Verdana" w:cs="Arial"/>
                  <w:sz w:val="18"/>
                  <w:szCs w:val="18"/>
                </w:rPr>
                <w:t>’</w:t>
              </w:r>
            </w:ins>
          </w:p>
          <w:p w14:paraId="72FF5A37" w14:textId="77777777" w:rsidR="00A70663" w:rsidRDefault="00A70663" w:rsidP="00A70663">
            <w:pPr>
              <w:pStyle w:val="steptext"/>
              <w:ind w:left="720"/>
              <w:rPr>
                <w:ins w:id="1856" w:author="Author"/>
                <w:rFonts w:ascii="Verdana" w:hAnsi="Verdana" w:cs="Arial"/>
                <w:b/>
                <w:color w:val="000000" w:themeColor="text1"/>
                <w:sz w:val="18"/>
                <w:szCs w:val="18"/>
              </w:rPr>
            </w:pPr>
          </w:p>
          <w:p w14:paraId="4934EDDD" w14:textId="77777777" w:rsidR="00A70663" w:rsidRDefault="00A70663" w:rsidP="00A70663">
            <w:pPr>
              <w:pStyle w:val="steptext"/>
              <w:ind w:left="720"/>
              <w:rPr>
                <w:ins w:id="1857" w:author="Author"/>
                <w:rFonts w:ascii="Verdana" w:hAnsi="Verdana" w:cs="Arial"/>
                <w:b/>
                <w:color w:val="000000" w:themeColor="text1"/>
                <w:sz w:val="18"/>
                <w:szCs w:val="18"/>
              </w:rPr>
            </w:pPr>
            <w:ins w:id="1858" w:author="Author">
              <w:r>
                <w:rPr>
                  <w:rFonts w:ascii="Verdana" w:hAnsi="Verdana" w:cs="Arial"/>
                  <w:b/>
                  <w:color w:val="000000" w:themeColor="text1"/>
                  <w:sz w:val="18"/>
                  <w:szCs w:val="18"/>
                </w:rPr>
                <w:t xml:space="preserve">IF </w:t>
              </w:r>
              <w:r>
                <w:rPr>
                  <w:rFonts w:ascii="Verdana" w:hAnsi="Verdana" w:cs="Arial"/>
                  <w:color w:val="000000" w:themeColor="text1"/>
                  <w:sz w:val="18"/>
                  <w:szCs w:val="18"/>
                </w:rPr>
                <w:t>file is prepared for Iteration 2 (EMEA)</w:t>
              </w:r>
            </w:ins>
          </w:p>
          <w:p w14:paraId="0E9607D6" w14:textId="77777777" w:rsidR="00A70663" w:rsidRDefault="00A70663" w:rsidP="00A70663">
            <w:pPr>
              <w:pStyle w:val="steptext"/>
              <w:ind w:left="720"/>
              <w:rPr>
                <w:ins w:id="1859" w:author="Author"/>
                <w:rFonts w:ascii="Verdana" w:hAnsi="Verdana" w:cs="Arial"/>
                <w:b/>
                <w:color w:val="000000" w:themeColor="text1"/>
                <w:sz w:val="18"/>
                <w:szCs w:val="18"/>
              </w:rPr>
            </w:pPr>
            <w:ins w:id="1860" w:author="Author">
              <w:r>
                <w:rPr>
                  <w:rFonts w:ascii="Verdana" w:hAnsi="Verdana" w:cs="Arial"/>
                  <w:b/>
                  <w:color w:val="000000" w:themeColor="text1"/>
                  <w:sz w:val="18"/>
                  <w:szCs w:val="18"/>
                </w:rPr>
                <w:t xml:space="preserve">THEN </w:t>
              </w:r>
              <w:r w:rsidRPr="00A76221">
                <w:rPr>
                  <w:rFonts w:ascii="Verdana" w:hAnsi="Verdana" w:cs="Arial"/>
                  <w:color w:val="000000" w:themeColor="text1"/>
                  <w:sz w:val="18"/>
                  <w:szCs w:val="18"/>
                </w:rPr>
                <w:t>the vlookup will be performed</w:t>
              </w:r>
              <w:r>
                <w:rPr>
                  <w:rFonts w:ascii="Verdana" w:hAnsi="Verdana" w:cs="Arial"/>
                  <w:color w:val="000000" w:themeColor="text1"/>
                  <w:sz w:val="18"/>
                  <w:szCs w:val="18"/>
                </w:rPr>
                <w:t xml:space="preserve"> in column E ‘</w:t>
              </w:r>
              <w:r w:rsidRPr="00AE53B6">
                <w:rPr>
                  <w:rFonts w:ascii="Verdana" w:hAnsi="Verdana" w:cs="Arial"/>
                  <w:color w:val="000000" w:themeColor="text1"/>
                  <w:sz w:val="18"/>
                  <w:szCs w:val="18"/>
                </w:rPr>
                <w:t>Iteration 2 - EMEA Recipients</w:t>
              </w:r>
              <w:r>
                <w:rPr>
                  <w:rFonts w:ascii="Verdana" w:hAnsi="Verdana" w:cs="Arial"/>
                  <w:color w:val="000000" w:themeColor="text1"/>
                  <w:sz w:val="18"/>
                  <w:szCs w:val="18"/>
                </w:rPr>
                <w:t>’</w:t>
              </w:r>
            </w:ins>
          </w:p>
          <w:p w14:paraId="2CB75A56" w14:textId="77777777" w:rsidR="00A70663" w:rsidRDefault="00A70663" w:rsidP="00A70663">
            <w:pPr>
              <w:pStyle w:val="steptext"/>
              <w:ind w:left="720"/>
              <w:rPr>
                <w:ins w:id="1861" w:author="Author"/>
                <w:rFonts w:ascii="Verdana" w:hAnsi="Verdana" w:cs="Arial"/>
                <w:b/>
                <w:color w:val="000000" w:themeColor="text1"/>
                <w:sz w:val="18"/>
                <w:szCs w:val="18"/>
              </w:rPr>
            </w:pPr>
          </w:p>
          <w:p w14:paraId="1111548F" w14:textId="77777777" w:rsidR="00A70663" w:rsidRDefault="00A70663" w:rsidP="00A70663">
            <w:pPr>
              <w:pStyle w:val="steptext"/>
              <w:ind w:left="720"/>
              <w:rPr>
                <w:ins w:id="1862" w:author="Author"/>
                <w:rFonts w:ascii="Verdana" w:hAnsi="Verdana" w:cs="Arial"/>
                <w:b/>
                <w:color w:val="000000" w:themeColor="text1"/>
                <w:sz w:val="18"/>
                <w:szCs w:val="18"/>
              </w:rPr>
            </w:pPr>
            <w:ins w:id="1863" w:author="Author">
              <w:r>
                <w:rPr>
                  <w:rFonts w:ascii="Verdana" w:hAnsi="Verdana" w:cs="Arial"/>
                  <w:b/>
                  <w:color w:val="000000" w:themeColor="text1"/>
                  <w:sz w:val="18"/>
                  <w:szCs w:val="18"/>
                </w:rPr>
                <w:t xml:space="preserve">IF </w:t>
              </w:r>
              <w:r>
                <w:rPr>
                  <w:rFonts w:ascii="Verdana" w:hAnsi="Verdana" w:cs="Arial"/>
                  <w:color w:val="000000" w:themeColor="text1"/>
                  <w:sz w:val="18"/>
                  <w:szCs w:val="18"/>
                </w:rPr>
                <w:t>file is prepared for Iteration 3 (ASIAPAC)</w:t>
              </w:r>
            </w:ins>
          </w:p>
          <w:p w14:paraId="60E5B815" w14:textId="77777777" w:rsidR="00A70663" w:rsidRDefault="00A70663" w:rsidP="00A70663">
            <w:pPr>
              <w:pStyle w:val="steptext"/>
              <w:ind w:left="720"/>
              <w:rPr>
                <w:ins w:id="1864" w:author="Author"/>
                <w:rFonts w:ascii="Verdana" w:hAnsi="Verdana" w:cs="Arial"/>
                <w:b/>
                <w:color w:val="000000" w:themeColor="text1"/>
                <w:sz w:val="18"/>
                <w:szCs w:val="18"/>
              </w:rPr>
            </w:pPr>
            <w:ins w:id="1865" w:author="Author">
              <w:r>
                <w:rPr>
                  <w:rFonts w:ascii="Verdana" w:hAnsi="Verdana" w:cs="Arial"/>
                  <w:b/>
                  <w:color w:val="000000" w:themeColor="text1"/>
                  <w:sz w:val="18"/>
                  <w:szCs w:val="18"/>
                </w:rPr>
                <w:t xml:space="preserve">THEN </w:t>
              </w:r>
              <w:r w:rsidRPr="00A76221">
                <w:rPr>
                  <w:rFonts w:ascii="Verdana" w:hAnsi="Verdana" w:cs="Arial"/>
                  <w:color w:val="000000" w:themeColor="text1"/>
                  <w:sz w:val="18"/>
                  <w:szCs w:val="18"/>
                </w:rPr>
                <w:t>the vlookup will be performed</w:t>
              </w:r>
              <w:r>
                <w:rPr>
                  <w:rFonts w:ascii="Verdana" w:hAnsi="Verdana" w:cs="Arial"/>
                  <w:color w:val="000000" w:themeColor="text1"/>
                  <w:sz w:val="18"/>
                  <w:szCs w:val="18"/>
                </w:rPr>
                <w:t xml:space="preserve"> in column G ‘</w:t>
              </w:r>
              <w:r w:rsidRPr="00AE53B6">
                <w:rPr>
                  <w:rFonts w:ascii="Verdana" w:hAnsi="Verdana" w:cs="Arial"/>
                  <w:color w:val="000000" w:themeColor="text1"/>
                  <w:sz w:val="18"/>
                  <w:szCs w:val="18"/>
                </w:rPr>
                <w:t>Iteration 3 - ASP Recipients</w:t>
              </w:r>
              <w:r>
                <w:rPr>
                  <w:rFonts w:ascii="Verdana" w:hAnsi="Verdana" w:cs="Arial"/>
                  <w:color w:val="000000" w:themeColor="text1"/>
                  <w:sz w:val="18"/>
                  <w:szCs w:val="18"/>
                </w:rPr>
                <w:t>’</w:t>
              </w:r>
            </w:ins>
          </w:p>
          <w:p w14:paraId="67D3D811" w14:textId="77777777" w:rsidR="00A70663" w:rsidRDefault="00A70663" w:rsidP="00A70663">
            <w:pPr>
              <w:pStyle w:val="steptext"/>
              <w:rPr>
                <w:ins w:id="1866" w:author="Author"/>
                <w:rFonts w:ascii="Verdana" w:hAnsi="Verdana" w:cs="Arial"/>
                <w:color w:val="FF0000"/>
                <w:sz w:val="18"/>
                <w:szCs w:val="18"/>
              </w:rPr>
            </w:pPr>
          </w:p>
          <w:p w14:paraId="07A3CE08" w14:textId="1DEE1F4C" w:rsidR="00D21718" w:rsidRPr="00D21718" w:rsidDel="00A70663" w:rsidRDefault="00A70663" w:rsidP="00A70663">
            <w:pPr>
              <w:pStyle w:val="steptext"/>
              <w:numPr>
                <w:ilvl w:val="0"/>
                <w:numId w:val="111"/>
              </w:numPr>
              <w:rPr>
                <w:del w:id="1867" w:author="Author"/>
                <w:rFonts w:ascii="Verdana" w:eastAsiaTheme="minorHAnsi" w:hAnsi="Verdana" w:cs="Arial"/>
                <w:color w:val="000000" w:themeColor="text1"/>
                <w:sz w:val="18"/>
                <w:szCs w:val="18"/>
              </w:rPr>
            </w:pPr>
            <w:ins w:id="1868" w:author="Author">
              <w:r w:rsidRPr="00727A8C">
                <w:rPr>
                  <w:rFonts w:ascii="Verdana" w:hAnsi="Verdana" w:cs="Arial"/>
                  <w:color w:val="FF0000"/>
                  <w:sz w:val="18"/>
                  <w:szCs w:val="18"/>
                </w:rPr>
                <w:t xml:space="preserve">Updated </w:t>
              </w:r>
              <w:del w:id="1869" w:author="Author">
                <w:r w:rsidRPr="00727A8C" w:rsidDel="001351DE">
                  <w:rPr>
                    <w:rFonts w:ascii="Verdana" w:hAnsi="Verdana" w:cs="Arial"/>
                    <w:color w:val="FF0000"/>
                    <w:sz w:val="18"/>
                    <w:szCs w:val="18"/>
                  </w:rPr>
                  <w:delText xml:space="preserve">in 08/07/2019 to change </w:delText>
                </w:r>
              </w:del>
              <w:r w:rsidRPr="00727A8C">
                <w:rPr>
                  <w:rFonts w:ascii="Verdana" w:hAnsi="Verdana" w:cs="Arial"/>
                  <w:color w:val="FF0000"/>
                  <w:sz w:val="18"/>
                  <w:szCs w:val="18"/>
                </w:rPr>
                <w:t>the columns position and name</w:t>
              </w:r>
              <w:r w:rsidR="001351DE">
                <w:rPr>
                  <w:rFonts w:ascii="Verdana" w:hAnsi="Verdana" w:cs="Arial"/>
                  <w:color w:val="FF0000"/>
                  <w:sz w:val="18"/>
                  <w:szCs w:val="18"/>
                </w:rPr>
                <w:t>s</w:t>
              </w:r>
              <w:r w:rsidRPr="00727A8C">
                <w:rPr>
                  <w:rFonts w:ascii="Verdana" w:hAnsi="Verdana" w:cs="Arial"/>
                  <w:color w:val="FF0000"/>
                  <w:sz w:val="18"/>
                  <w:szCs w:val="18"/>
                </w:rPr>
                <w:t xml:space="preserve"> </w:t>
              </w:r>
              <w:del w:id="1870" w:author="Author">
                <w:r w:rsidRPr="00727A8C" w:rsidDel="001351DE">
                  <w:rPr>
                    <w:rFonts w:ascii="Verdana" w:hAnsi="Verdana" w:cs="Arial"/>
                    <w:color w:val="FF0000"/>
                    <w:sz w:val="18"/>
                    <w:szCs w:val="18"/>
                  </w:rPr>
                  <w:delText>within</w:delText>
                </w:r>
              </w:del>
              <w:r w:rsidR="001351DE">
                <w:rPr>
                  <w:rFonts w:ascii="Verdana" w:hAnsi="Verdana" w:cs="Arial"/>
                  <w:color w:val="FF0000"/>
                  <w:sz w:val="18"/>
                  <w:szCs w:val="18"/>
                </w:rPr>
                <w:t>as per</w:t>
              </w:r>
              <w:r w:rsidRPr="00727A8C">
                <w:rPr>
                  <w:rFonts w:ascii="Verdana" w:hAnsi="Verdana" w:cs="Arial"/>
                  <w:color w:val="FF0000"/>
                  <w:sz w:val="18"/>
                  <w:szCs w:val="18"/>
                </w:rPr>
                <w:t xml:space="preserve"> the Vendor Dictionary</w:t>
              </w:r>
              <w:r w:rsidR="001351DE">
                <w:rPr>
                  <w:rFonts w:ascii="Verdana" w:hAnsi="Verdana" w:cs="Arial"/>
                  <w:color w:val="FF0000"/>
                  <w:sz w:val="18"/>
                  <w:szCs w:val="18"/>
                </w:rPr>
                <w:t xml:space="preserve"> </w:t>
              </w:r>
              <w:r w:rsidR="001351DE" w:rsidRPr="00727A8C">
                <w:rPr>
                  <w:rFonts w:ascii="Verdana" w:hAnsi="Verdana" w:cs="Arial"/>
                  <w:color w:val="FF0000"/>
                  <w:sz w:val="18"/>
                  <w:szCs w:val="18"/>
                </w:rPr>
                <w:t xml:space="preserve">in 08/07/2019 </w:t>
              </w:r>
            </w:ins>
            <w:del w:id="1871" w:author="Author">
              <w:r w:rsidR="00D21718" w:rsidRPr="00D21718" w:rsidDel="00A70663">
                <w:rPr>
                  <w:rFonts w:ascii="Verdana" w:eastAsiaTheme="minorHAnsi" w:hAnsi="Verdana" w:cs="Arial"/>
                  <w:color w:val="000000" w:themeColor="text1"/>
                  <w:sz w:val="18"/>
                  <w:szCs w:val="18"/>
                </w:rPr>
                <w:delText>Go to shared path folder using link</w:delText>
              </w:r>
            </w:del>
            <w:ins w:id="1872" w:author="Author">
              <w:del w:id="1873" w:author="Author">
                <w:r w:rsidR="00BF7D8F" w:rsidDel="00A70663">
                  <w:rPr>
                    <w:rFonts w:ascii="Verdana" w:eastAsiaTheme="minorHAnsi" w:hAnsi="Verdana" w:cs="Arial"/>
                    <w:color w:val="000000" w:themeColor="text1"/>
                    <w:sz w:val="18"/>
                    <w:szCs w:val="18"/>
                  </w:rPr>
                  <w:delText xml:space="preserve"> </w:delText>
                </w:r>
                <w:r w:rsidR="00BF7D8F" w:rsidDel="00A70663">
                  <w:rPr>
                    <w:rFonts w:ascii="Verdana" w:hAnsi="Verdana" w:cs="Arial"/>
                    <w:color w:val="000000" w:themeColor="text1"/>
                    <w:sz w:val="18"/>
                    <w:szCs w:val="18"/>
                  </w:rPr>
                  <w:fldChar w:fldCharType="begin"/>
                </w:r>
                <w:r w:rsidR="00BF7D8F" w:rsidDel="00A70663">
                  <w:rPr>
                    <w:rFonts w:ascii="Verdana" w:eastAsiaTheme="minorHAnsi" w:hAnsi="Verdana" w:cs="Arial"/>
                    <w:color w:val="000000" w:themeColor="text1"/>
                    <w:sz w:val="18"/>
                    <w:szCs w:val="18"/>
                  </w:rPr>
                  <w:delInstrText xml:space="preserve"> HYPERLINK "</w:delInstrText>
                </w:r>
                <w:r w:rsidR="00BF7D8F" w:rsidRPr="00BF7D8F" w:rsidDel="00A70663">
                  <w:rPr>
                    <w:rFonts w:ascii="Verdana" w:eastAsiaTheme="minorHAnsi" w:hAnsi="Verdana" w:cs="Arial"/>
                    <w:color w:val="000000" w:themeColor="text1"/>
                    <w:sz w:val="18"/>
                    <w:szCs w:val="18"/>
                  </w:rPr>
                  <w:delInstrText>\\\\seskcifssvm01\\GPT_RPA\\Dictionaries</w:delInstrText>
                </w:r>
                <w:r w:rsidR="00BF7D8F" w:rsidDel="00A70663">
                  <w:rPr>
                    <w:rFonts w:ascii="Verdana" w:eastAsiaTheme="minorHAnsi" w:hAnsi="Verdana" w:cs="Arial"/>
                    <w:color w:val="000000" w:themeColor="text1"/>
                    <w:sz w:val="18"/>
                    <w:szCs w:val="18"/>
                  </w:rPr>
                  <w:delInstrText xml:space="preserve">" </w:delInstrText>
                </w:r>
                <w:r w:rsidR="00BF7D8F" w:rsidDel="00A70663">
                  <w:rPr>
                    <w:rFonts w:ascii="Verdana" w:hAnsi="Verdana" w:cs="Arial"/>
                    <w:color w:val="000000" w:themeColor="text1"/>
                    <w:sz w:val="18"/>
                    <w:szCs w:val="18"/>
                  </w:rPr>
                  <w:fldChar w:fldCharType="separate"/>
                </w:r>
                <w:r w:rsidR="00BF7D8F" w:rsidRPr="00A845B7" w:rsidDel="00A70663">
                  <w:rPr>
                    <w:rStyle w:val="Hyperlink"/>
                    <w:rFonts w:ascii="Verdana" w:eastAsiaTheme="minorHAnsi" w:hAnsi="Verdana" w:cs="Arial"/>
                    <w:sz w:val="18"/>
                    <w:szCs w:val="18"/>
                  </w:rPr>
                  <w:delText>\\seskcifssvm01\GPT_RPA\Dictionaries</w:delText>
                </w:r>
                <w:r w:rsidR="00BF7D8F" w:rsidDel="00A70663">
                  <w:rPr>
                    <w:rFonts w:ascii="Verdana" w:hAnsi="Verdana" w:cs="Arial"/>
                    <w:color w:val="000000" w:themeColor="text1"/>
                    <w:sz w:val="18"/>
                    <w:szCs w:val="18"/>
                  </w:rPr>
                  <w:fldChar w:fldCharType="end"/>
                </w:r>
                <w:r w:rsidR="00BF7D8F" w:rsidDel="00A70663">
                  <w:rPr>
                    <w:rFonts w:ascii="Verdana" w:eastAsiaTheme="minorHAnsi" w:hAnsi="Verdana" w:cs="Arial"/>
                    <w:color w:val="000000" w:themeColor="text1"/>
                    <w:sz w:val="18"/>
                    <w:szCs w:val="18"/>
                  </w:rPr>
                  <w:delText xml:space="preserve"> </w:delText>
                </w:r>
              </w:del>
            </w:ins>
            <w:del w:id="1874" w:author="Author">
              <w:r w:rsidR="00D21718" w:rsidRPr="00D21718" w:rsidDel="00A70663">
                <w:rPr>
                  <w:rFonts w:ascii="Verdana" w:eastAsiaTheme="minorHAnsi" w:hAnsi="Verdana" w:cs="Arial"/>
                  <w:color w:val="000000" w:themeColor="text1"/>
                  <w:sz w:val="18"/>
                  <w:szCs w:val="18"/>
                </w:rPr>
                <w:delText xml:space="preserve"> to download and open the ‘Vendor Dictionary</w:delText>
              </w:r>
              <w:r w:rsidR="00D21718" w:rsidDel="00A70663">
                <w:rPr>
                  <w:rFonts w:ascii="Verdana" w:eastAsiaTheme="minorHAnsi" w:hAnsi="Verdana" w:cs="Arial"/>
                  <w:color w:val="000000" w:themeColor="text1"/>
                  <w:sz w:val="18"/>
                  <w:szCs w:val="18"/>
                </w:rPr>
                <w:delText>_MASTER</w:delText>
              </w:r>
              <w:r w:rsidR="00D21718" w:rsidRPr="00D21718" w:rsidDel="00A70663">
                <w:rPr>
                  <w:rFonts w:ascii="Verdana" w:eastAsiaTheme="minorHAnsi" w:hAnsi="Verdana" w:cs="Arial"/>
                  <w:color w:val="000000" w:themeColor="text1"/>
                  <w:sz w:val="18"/>
                  <w:szCs w:val="18"/>
                </w:rPr>
                <w:delText xml:space="preserve">’ file </w:delText>
              </w:r>
            </w:del>
          </w:p>
          <w:p w14:paraId="3223BEEE" w14:textId="4BD3F60F" w:rsidR="00D21718" w:rsidRPr="00D21718" w:rsidDel="00A70663" w:rsidRDefault="00D21718" w:rsidP="00D21718">
            <w:pPr>
              <w:pStyle w:val="steptext"/>
              <w:ind w:left="720"/>
              <w:rPr>
                <w:del w:id="1875" w:author="Author"/>
                <w:rFonts w:ascii="Verdana" w:eastAsiaTheme="minorHAnsi" w:hAnsi="Verdana" w:cs="Arial"/>
                <w:color w:val="000000" w:themeColor="text1"/>
                <w:sz w:val="18"/>
                <w:szCs w:val="18"/>
              </w:rPr>
            </w:pPr>
          </w:p>
          <w:p w14:paraId="206088E1" w14:textId="0725CC53" w:rsidR="008E5323" w:rsidRPr="00564811" w:rsidDel="00A70663" w:rsidRDefault="008E5323" w:rsidP="008E5323">
            <w:pPr>
              <w:pStyle w:val="steptext"/>
              <w:ind w:left="720"/>
              <w:rPr>
                <w:del w:id="1876" w:author="Author"/>
                <w:rFonts w:ascii="Verdana" w:hAnsi="Verdana" w:cs="Arial"/>
                <w:b/>
                <w:sz w:val="18"/>
                <w:szCs w:val="18"/>
              </w:rPr>
            </w:pPr>
            <w:del w:id="1877" w:author="Author">
              <w:r w:rsidRPr="00564811" w:rsidDel="00A70663">
                <w:rPr>
                  <w:rFonts w:ascii="Verdana" w:hAnsi="Verdana" w:cs="Arial"/>
                  <w:b/>
                  <w:sz w:val="18"/>
                  <w:szCs w:val="18"/>
                </w:rPr>
                <w:delText xml:space="preserve">IF </w:delText>
              </w:r>
              <w:r w:rsidRPr="00564811" w:rsidDel="00A70663">
                <w:rPr>
                  <w:rFonts w:ascii="Verdana" w:hAnsi="Verdana" w:cs="Arial"/>
                  <w:sz w:val="18"/>
                  <w:szCs w:val="18"/>
                </w:rPr>
                <w:delText>file is prepared for Iteration 1(AMERICAS)</w:delText>
              </w:r>
            </w:del>
          </w:p>
          <w:p w14:paraId="326FE01A" w14:textId="0C900FF7" w:rsidR="008E5323" w:rsidRPr="00564811" w:rsidDel="00A70663" w:rsidRDefault="008E5323" w:rsidP="008E5323">
            <w:pPr>
              <w:pStyle w:val="steptext"/>
              <w:ind w:left="720"/>
              <w:rPr>
                <w:del w:id="1878" w:author="Author"/>
                <w:rFonts w:ascii="Verdana" w:hAnsi="Verdana" w:cs="Arial"/>
                <w:b/>
                <w:sz w:val="18"/>
                <w:szCs w:val="18"/>
              </w:rPr>
            </w:pPr>
            <w:del w:id="1879" w:author="Author">
              <w:r w:rsidRPr="00564811" w:rsidDel="00A70663">
                <w:rPr>
                  <w:rFonts w:ascii="Verdana" w:hAnsi="Verdana" w:cs="Arial"/>
                  <w:b/>
                  <w:sz w:val="18"/>
                  <w:szCs w:val="18"/>
                </w:rPr>
                <w:delText xml:space="preserve">THEN </w:delText>
              </w:r>
              <w:r w:rsidRPr="00564811" w:rsidDel="00A70663">
                <w:rPr>
                  <w:rFonts w:ascii="Verdana" w:hAnsi="Verdana" w:cs="Arial"/>
                  <w:sz w:val="18"/>
                  <w:szCs w:val="18"/>
                </w:rPr>
                <w:delText>the vlookup</w:delText>
              </w:r>
            </w:del>
            <w:ins w:id="1880" w:author="Author">
              <w:del w:id="1881" w:author="Author">
                <w:r w:rsidR="00B1090C" w:rsidRPr="00564811" w:rsidDel="00A70663">
                  <w:rPr>
                    <w:rFonts w:ascii="Verdana" w:hAnsi="Verdana" w:cs="Arial"/>
                    <w:sz w:val="18"/>
                    <w:szCs w:val="18"/>
                  </w:rPr>
                  <w:delText>VLOOKUP</w:delText>
                </w:r>
              </w:del>
            </w:ins>
            <w:del w:id="1882" w:author="Author">
              <w:r w:rsidRPr="00564811" w:rsidDel="00A70663">
                <w:rPr>
                  <w:rFonts w:ascii="Verdana" w:hAnsi="Verdana" w:cs="Arial"/>
                  <w:sz w:val="18"/>
                  <w:szCs w:val="18"/>
                </w:rPr>
                <w:delText xml:space="preserve"> will be performed in column E (‘Iteration 1)</w:delText>
              </w:r>
            </w:del>
          </w:p>
          <w:p w14:paraId="08F52069" w14:textId="0DC12CD5" w:rsidR="008E5323" w:rsidDel="00A70663" w:rsidRDefault="008E5323" w:rsidP="008E5323">
            <w:pPr>
              <w:pStyle w:val="steptext"/>
              <w:ind w:left="720"/>
              <w:rPr>
                <w:del w:id="1883" w:author="Author"/>
                <w:rFonts w:ascii="Verdana" w:hAnsi="Verdana" w:cs="Arial"/>
                <w:b/>
                <w:color w:val="000000" w:themeColor="text1"/>
                <w:sz w:val="18"/>
                <w:szCs w:val="18"/>
              </w:rPr>
            </w:pPr>
          </w:p>
          <w:p w14:paraId="3EE92340" w14:textId="3D0A6DBC" w:rsidR="008E5323" w:rsidDel="00A70663" w:rsidRDefault="008E5323" w:rsidP="008E5323">
            <w:pPr>
              <w:pStyle w:val="steptext"/>
              <w:ind w:left="720"/>
              <w:rPr>
                <w:del w:id="1884" w:author="Author"/>
                <w:rFonts w:ascii="Verdana" w:hAnsi="Verdana" w:cs="Arial"/>
                <w:b/>
                <w:color w:val="000000" w:themeColor="text1"/>
                <w:sz w:val="18"/>
                <w:szCs w:val="18"/>
              </w:rPr>
            </w:pPr>
            <w:del w:id="1885" w:author="Author">
              <w:r w:rsidDel="00A70663">
                <w:rPr>
                  <w:rFonts w:ascii="Verdana" w:hAnsi="Verdana" w:cs="Arial"/>
                  <w:b/>
                  <w:color w:val="000000" w:themeColor="text1"/>
                  <w:sz w:val="18"/>
                  <w:szCs w:val="18"/>
                </w:rPr>
                <w:delText xml:space="preserve">IF </w:delText>
              </w:r>
              <w:r w:rsidDel="00A70663">
                <w:rPr>
                  <w:rFonts w:ascii="Verdana" w:hAnsi="Verdana" w:cs="Arial"/>
                  <w:color w:val="000000" w:themeColor="text1"/>
                  <w:sz w:val="18"/>
                  <w:szCs w:val="18"/>
                </w:rPr>
                <w:delText>file is prepared for Iteration 2 (EMEA)</w:delText>
              </w:r>
            </w:del>
          </w:p>
          <w:p w14:paraId="10FA368E" w14:textId="18B45EA1" w:rsidR="008E5323" w:rsidDel="00A70663" w:rsidRDefault="008E5323" w:rsidP="008E5323">
            <w:pPr>
              <w:pStyle w:val="steptext"/>
              <w:ind w:left="720"/>
              <w:rPr>
                <w:del w:id="1886" w:author="Author"/>
                <w:rFonts w:ascii="Verdana" w:hAnsi="Verdana" w:cs="Arial"/>
                <w:b/>
                <w:color w:val="000000" w:themeColor="text1"/>
                <w:sz w:val="18"/>
                <w:szCs w:val="18"/>
              </w:rPr>
            </w:pPr>
            <w:del w:id="1887" w:author="Author">
              <w:r w:rsidDel="00A70663">
                <w:rPr>
                  <w:rFonts w:ascii="Verdana" w:hAnsi="Verdana" w:cs="Arial"/>
                  <w:b/>
                  <w:color w:val="000000" w:themeColor="text1"/>
                  <w:sz w:val="18"/>
                  <w:szCs w:val="18"/>
                </w:rPr>
                <w:delText xml:space="preserve">THEN </w:delText>
              </w:r>
              <w:r w:rsidRPr="00A76221" w:rsidDel="00A70663">
                <w:rPr>
                  <w:rFonts w:ascii="Verdana" w:hAnsi="Verdana" w:cs="Arial"/>
                  <w:color w:val="000000" w:themeColor="text1"/>
                  <w:sz w:val="18"/>
                  <w:szCs w:val="18"/>
                </w:rPr>
                <w:delText>the vlookup</w:delText>
              </w:r>
            </w:del>
            <w:ins w:id="1888" w:author="Author">
              <w:del w:id="1889" w:author="Author">
                <w:r w:rsidR="00B1090C" w:rsidRPr="00A76221" w:rsidDel="00A70663">
                  <w:rPr>
                    <w:rFonts w:ascii="Verdana" w:hAnsi="Verdana" w:cs="Arial"/>
                    <w:color w:val="000000" w:themeColor="text1"/>
                    <w:sz w:val="18"/>
                    <w:szCs w:val="18"/>
                  </w:rPr>
                  <w:delText>VLOOKUP</w:delText>
                </w:r>
              </w:del>
            </w:ins>
            <w:del w:id="1890" w:author="Author">
              <w:r w:rsidRPr="00A76221" w:rsidDel="00A70663">
                <w:rPr>
                  <w:rFonts w:ascii="Verdana" w:hAnsi="Verdana" w:cs="Arial"/>
                  <w:color w:val="000000" w:themeColor="text1"/>
                  <w:sz w:val="18"/>
                  <w:szCs w:val="18"/>
                </w:rPr>
                <w:delText xml:space="preserve"> will be performed</w:delText>
              </w:r>
              <w:r w:rsidDel="00A70663">
                <w:rPr>
                  <w:rFonts w:ascii="Verdana" w:hAnsi="Verdana" w:cs="Arial"/>
                  <w:color w:val="000000" w:themeColor="text1"/>
                  <w:sz w:val="18"/>
                  <w:szCs w:val="18"/>
                </w:rPr>
                <w:delText xml:space="preserve"> in column D (‘Iteration 2’)</w:delText>
              </w:r>
            </w:del>
          </w:p>
          <w:p w14:paraId="6A0B9311" w14:textId="5A9F0414" w:rsidR="008E5323" w:rsidDel="00A70663" w:rsidRDefault="008E5323" w:rsidP="008E5323">
            <w:pPr>
              <w:pStyle w:val="steptext"/>
              <w:ind w:left="720"/>
              <w:rPr>
                <w:del w:id="1891" w:author="Author"/>
                <w:rFonts w:ascii="Verdana" w:hAnsi="Verdana" w:cs="Arial"/>
                <w:b/>
                <w:color w:val="000000" w:themeColor="text1"/>
                <w:sz w:val="18"/>
                <w:szCs w:val="18"/>
              </w:rPr>
            </w:pPr>
          </w:p>
          <w:p w14:paraId="5915D6D4" w14:textId="73E25529" w:rsidR="008E5323" w:rsidDel="00A70663" w:rsidRDefault="008E5323" w:rsidP="008E5323">
            <w:pPr>
              <w:pStyle w:val="steptext"/>
              <w:ind w:left="720"/>
              <w:rPr>
                <w:del w:id="1892" w:author="Author"/>
                <w:rFonts w:ascii="Verdana" w:hAnsi="Verdana" w:cs="Arial"/>
                <w:b/>
                <w:color w:val="000000" w:themeColor="text1"/>
                <w:sz w:val="18"/>
                <w:szCs w:val="18"/>
              </w:rPr>
            </w:pPr>
            <w:del w:id="1893" w:author="Author">
              <w:r w:rsidDel="00A70663">
                <w:rPr>
                  <w:rFonts w:ascii="Verdana" w:hAnsi="Verdana" w:cs="Arial"/>
                  <w:b/>
                  <w:color w:val="000000" w:themeColor="text1"/>
                  <w:sz w:val="18"/>
                  <w:szCs w:val="18"/>
                </w:rPr>
                <w:delText xml:space="preserve">IF </w:delText>
              </w:r>
              <w:r w:rsidDel="00A70663">
                <w:rPr>
                  <w:rFonts w:ascii="Verdana" w:hAnsi="Verdana" w:cs="Arial"/>
                  <w:color w:val="000000" w:themeColor="text1"/>
                  <w:sz w:val="18"/>
                  <w:szCs w:val="18"/>
                </w:rPr>
                <w:delText>file is prepared for Iteration 3 (ASIAPAC)</w:delText>
              </w:r>
            </w:del>
          </w:p>
          <w:p w14:paraId="35DF732F" w14:textId="1D7CED37" w:rsidR="008E5323" w:rsidDel="00A70663" w:rsidRDefault="008E5323" w:rsidP="008E5323">
            <w:pPr>
              <w:pStyle w:val="steptext"/>
              <w:ind w:left="720"/>
              <w:rPr>
                <w:del w:id="1894" w:author="Author"/>
                <w:rFonts w:ascii="Verdana" w:hAnsi="Verdana" w:cs="Arial"/>
                <w:color w:val="000000" w:themeColor="text1"/>
                <w:sz w:val="18"/>
                <w:szCs w:val="18"/>
              </w:rPr>
            </w:pPr>
            <w:del w:id="1895" w:author="Author">
              <w:r w:rsidDel="00A70663">
                <w:rPr>
                  <w:rFonts w:ascii="Verdana" w:hAnsi="Verdana" w:cs="Arial"/>
                  <w:b/>
                  <w:color w:val="000000" w:themeColor="text1"/>
                  <w:sz w:val="18"/>
                  <w:szCs w:val="18"/>
                </w:rPr>
                <w:delText xml:space="preserve">THEN </w:delText>
              </w:r>
              <w:r w:rsidRPr="00A76221" w:rsidDel="00A70663">
                <w:rPr>
                  <w:rFonts w:ascii="Verdana" w:hAnsi="Verdana" w:cs="Arial"/>
                  <w:color w:val="000000" w:themeColor="text1"/>
                  <w:sz w:val="18"/>
                  <w:szCs w:val="18"/>
                </w:rPr>
                <w:delText>the vlookup</w:delText>
              </w:r>
            </w:del>
            <w:ins w:id="1896" w:author="Author">
              <w:del w:id="1897" w:author="Author">
                <w:r w:rsidR="00B1090C" w:rsidRPr="00A76221" w:rsidDel="00A70663">
                  <w:rPr>
                    <w:rFonts w:ascii="Verdana" w:hAnsi="Verdana" w:cs="Arial"/>
                    <w:color w:val="000000" w:themeColor="text1"/>
                    <w:sz w:val="18"/>
                    <w:szCs w:val="18"/>
                  </w:rPr>
                  <w:delText>VLOOKUP</w:delText>
                </w:r>
              </w:del>
            </w:ins>
            <w:del w:id="1898" w:author="Author">
              <w:r w:rsidRPr="00A76221" w:rsidDel="00A70663">
                <w:rPr>
                  <w:rFonts w:ascii="Verdana" w:hAnsi="Verdana" w:cs="Arial"/>
                  <w:color w:val="000000" w:themeColor="text1"/>
                  <w:sz w:val="18"/>
                  <w:szCs w:val="18"/>
                </w:rPr>
                <w:delText xml:space="preserve"> will be performed</w:delText>
              </w:r>
              <w:r w:rsidDel="00A70663">
                <w:rPr>
                  <w:rFonts w:ascii="Verdana" w:hAnsi="Verdana" w:cs="Arial"/>
                  <w:color w:val="000000" w:themeColor="text1"/>
                  <w:sz w:val="18"/>
                  <w:szCs w:val="18"/>
                </w:rPr>
                <w:delText xml:space="preserve"> in column F (‘Iteration 3’)</w:delText>
              </w:r>
            </w:del>
          </w:p>
          <w:p w14:paraId="5852A8B1" w14:textId="4DF7A138" w:rsidR="00226E0B" w:rsidRDefault="00226E0B" w:rsidP="008E5323">
            <w:pPr>
              <w:pStyle w:val="steptext"/>
              <w:ind w:left="720"/>
              <w:rPr>
                <w:ins w:id="1899" w:author="Author"/>
                <w:rFonts w:ascii="Verdana" w:hAnsi="Verdana" w:cs="Arial"/>
                <w:b/>
                <w:color w:val="000000" w:themeColor="text1"/>
                <w:sz w:val="18"/>
                <w:szCs w:val="18"/>
              </w:rPr>
            </w:pPr>
          </w:p>
          <w:p w14:paraId="2FF0B291" w14:textId="77777777" w:rsidR="00A70663" w:rsidRDefault="00A70663" w:rsidP="008E5323">
            <w:pPr>
              <w:pStyle w:val="steptext"/>
              <w:ind w:left="720"/>
              <w:rPr>
                <w:rFonts w:ascii="Verdana" w:hAnsi="Verdana" w:cs="Arial"/>
                <w:b/>
                <w:color w:val="000000" w:themeColor="text1"/>
                <w:sz w:val="18"/>
                <w:szCs w:val="18"/>
              </w:rPr>
            </w:pPr>
          </w:p>
          <w:p w14:paraId="761E673D" w14:textId="46A50255" w:rsidR="00226E0B" w:rsidRDefault="00226E0B" w:rsidP="00226E0B">
            <w:pPr>
              <w:pStyle w:val="steptext"/>
              <w:rPr>
                <w:ins w:id="1900" w:author="Author"/>
                <w:rFonts w:ascii="Verdana" w:hAnsi="Verdana" w:cs="Arial"/>
                <w:color w:val="000000" w:themeColor="text1"/>
                <w:sz w:val="18"/>
                <w:szCs w:val="18"/>
              </w:rPr>
            </w:pPr>
            <w:r>
              <w:rPr>
                <w:rFonts w:ascii="Verdana" w:hAnsi="Verdana" w:cs="Arial"/>
                <w:b/>
                <w:color w:val="000000" w:themeColor="text1"/>
                <w:sz w:val="18"/>
                <w:szCs w:val="18"/>
              </w:rPr>
              <w:t xml:space="preserve">NOTE: </w:t>
            </w:r>
            <w:r>
              <w:rPr>
                <w:rFonts w:ascii="Verdana" w:hAnsi="Verdana" w:cs="Arial"/>
                <w:color w:val="000000" w:themeColor="text1"/>
                <w:sz w:val="18"/>
                <w:szCs w:val="18"/>
              </w:rPr>
              <w:t>Do not remove the #N/A returns</w:t>
            </w:r>
          </w:p>
          <w:p w14:paraId="43574D44" w14:textId="073C03D8" w:rsidR="00F251FC" w:rsidRDefault="00F251FC" w:rsidP="00226E0B">
            <w:pPr>
              <w:pStyle w:val="steptext"/>
              <w:rPr>
                <w:ins w:id="1901" w:author="Author"/>
                <w:rFonts w:ascii="Verdana" w:hAnsi="Verdana" w:cs="Arial"/>
                <w:b/>
                <w:color w:val="000000" w:themeColor="text1"/>
                <w:sz w:val="18"/>
                <w:szCs w:val="18"/>
              </w:rPr>
            </w:pPr>
          </w:p>
          <w:p w14:paraId="675F9B92" w14:textId="6E998956" w:rsidR="00F251FC" w:rsidRPr="0088163B" w:rsidRDefault="00F251FC">
            <w:pPr>
              <w:pStyle w:val="steptext"/>
              <w:numPr>
                <w:ilvl w:val="0"/>
                <w:numId w:val="111"/>
              </w:numPr>
              <w:rPr>
                <w:ins w:id="1902" w:author="Author"/>
                <w:rFonts w:ascii="Verdana" w:eastAsiaTheme="minorHAnsi" w:hAnsi="Verdana" w:cs="Arial"/>
                <w:color w:val="000000" w:themeColor="text1"/>
                <w:sz w:val="18"/>
                <w:szCs w:val="18"/>
              </w:rPr>
            </w:pPr>
            <w:ins w:id="1903" w:author="Author">
              <w:r w:rsidRPr="0088163B">
                <w:rPr>
                  <w:rFonts w:ascii="Verdana" w:eastAsiaTheme="minorHAnsi" w:hAnsi="Verdana" w:cs="Arial"/>
                  <w:color w:val="000000" w:themeColor="text1"/>
                  <w:sz w:val="18"/>
                  <w:szCs w:val="18"/>
                </w:rPr>
                <w:t>Go to column ‘</w:t>
              </w:r>
              <w:r>
                <w:rPr>
                  <w:rFonts w:ascii="Verdana" w:eastAsiaTheme="minorHAnsi" w:hAnsi="Verdana" w:cs="Arial"/>
                  <w:color w:val="000000" w:themeColor="text1"/>
                  <w:sz w:val="18"/>
                  <w:szCs w:val="18"/>
                </w:rPr>
                <w:t>Vendor</w:t>
              </w:r>
              <w:r w:rsidRPr="0088163B">
                <w:rPr>
                  <w:rFonts w:ascii="Verdana" w:eastAsiaTheme="minorHAnsi" w:hAnsi="Verdana" w:cs="Arial"/>
                  <w:color w:val="000000" w:themeColor="text1"/>
                  <w:sz w:val="18"/>
                  <w:szCs w:val="18"/>
                </w:rPr>
                <w:t xml:space="preserve"> Reportability’ from Global Template and filter </w:t>
              </w:r>
              <w:r>
                <w:rPr>
                  <w:rFonts w:ascii="Verdana" w:eastAsiaTheme="minorHAnsi" w:hAnsi="Verdana" w:cs="Arial"/>
                  <w:color w:val="000000" w:themeColor="text1"/>
                  <w:sz w:val="18"/>
                  <w:szCs w:val="18"/>
                </w:rPr>
                <w:t>on</w:t>
              </w:r>
              <w:r w:rsidRPr="0088163B">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#N/A</w:t>
              </w:r>
              <w:r w:rsidRPr="0088163B">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values</w:t>
              </w:r>
            </w:ins>
          </w:p>
          <w:p w14:paraId="59E02620" w14:textId="77777777" w:rsidR="00F251FC" w:rsidRPr="004D4431" w:rsidRDefault="00F251FC" w:rsidP="00F251FC">
            <w:pPr>
              <w:pStyle w:val="steptext"/>
              <w:ind w:left="720"/>
              <w:rPr>
                <w:ins w:id="1904" w:author="Author"/>
                <w:rFonts w:ascii="Verdana" w:eastAsiaTheme="minorHAnsi" w:hAnsi="Verdana" w:cs="Arial"/>
                <w:color w:val="000000" w:themeColor="text1"/>
                <w:sz w:val="18"/>
                <w:szCs w:val="18"/>
              </w:rPr>
            </w:pPr>
          </w:p>
          <w:p w14:paraId="07237DA8" w14:textId="2B98D012" w:rsidR="00F251FC" w:rsidRPr="00FF4A29" w:rsidRDefault="00F251FC">
            <w:pPr>
              <w:pStyle w:val="steptext"/>
              <w:numPr>
                <w:ilvl w:val="0"/>
                <w:numId w:val="111"/>
              </w:numPr>
              <w:rPr>
                <w:ins w:id="1905" w:author="Author"/>
                <w:rFonts w:ascii="Verdana" w:hAnsi="Verdana" w:cs="Arial"/>
                <w:b/>
                <w:color w:val="000000" w:themeColor="text1"/>
                <w:sz w:val="18"/>
                <w:szCs w:val="18"/>
                <w:rPrChange w:id="1906" w:author="Author">
                  <w:rPr>
                    <w:ins w:id="1907" w:author="Author"/>
                    <w:rFonts w:ascii="Verdana" w:eastAsiaTheme="minorHAnsi" w:hAnsi="Verdana" w:cs="Arial"/>
                    <w:color w:val="000000" w:themeColor="text1"/>
                    <w:sz w:val="18"/>
                    <w:szCs w:val="18"/>
                  </w:rPr>
                </w:rPrChange>
              </w:rPr>
            </w:pPr>
            <w:ins w:id="1908" w:author="Author">
              <w:del w:id="1909" w:author="Author">
                <w:r w:rsidRPr="004D4431" w:rsidDel="00B1090C">
                  <w:rPr>
                    <w:rFonts w:ascii="Verdana" w:eastAsiaTheme="minorHAnsi" w:hAnsi="Verdana" w:cs="Arial"/>
                    <w:color w:val="000000" w:themeColor="text1"/>
                    <w:sz w:val="18"/>
                    <w:szCs w:val="18"/>
                  </w:rPr>
                  <w:delText>Vlookup</w:delText>
                </w:r>
              </w:del>
              <w:r w:rsidR="00B1090C" w:rsidRPr="004D4431">
                <w:rPr>
                  <w:rFonts w:ascii="Verdana" w:eastAsiaTheme="minorHAnsi" w:hAnsi="Verdana" w:cs="Arial"/>
                  <w:color w:val="000000" w:themeColor="text1"/>
                  <w:sz w:val="18"/>
                  <w:szCs w:val="18"/>
                </w:rPr>
                <w:t>VLOOKUP</w:t>
              </w:r>
              <w:r w:rsidRPr="004D4431">
                <w:rPr>
                  <w:rFonts w:ascii="Verdana" w:eastAsiaTheme="minorHAnsi" w:hAnsi="Verdana" w:cs="Arial"/>
                  <w:color w:val="000000" w:themeColor="text1"/>
                  <w:sz w:val="18"/>
                  <w:szCs w:val="18"/>
                </w:rPr>
                <w:t xml:space="preserve"> the ‘</w:t>
              </w:r>
              <w:r>
                <w:rPr>
                  <w:rFonts w:ascii="Verdana" w:eastAsiaTheme="minorHAnsi" w:hAnsi="Verdana" w:cs="Arial"/>
                  <w:color w:val="000000" w:themeColor="text1"/>
                  <w:sz w:val="18"/>
                  <w:szCs w:val="18"/>
                </w:rPr>
                <w:t>Name 1</w:t>
              </w:r>
              <w:r w:rsidRPr="004D4431">
                <w:rPr>
                  <w:rFonts w:ascii="Verdana" w:eastAsiaTheme="minorHAnsi" w:hAnsi="Verdana" w:cs="Arial"/>
                  <w:color w:val="000000" w:themeColor="text1"/>
                  <w:sz w:val="18"/>
                  <w:szCs w:val="18"/>
                </w:rPr>
                <w:t>’ column from CSR report into the ‘Vendor Dictionary</w:t>
              </w:r>
              <w:r>
                <w:rPr>
                  <w:rFonts w:ascii="Verdana" w:eastAsiaTheme="minorHAnsi" w:hAnsi="Verdana" w:cs="Arial"/>
                  <w:color w:val="000000" w:themeColor="text1"/>
                  <w:sz w:val="18"/>
                  <w:szCs w:val="18"/>
                </w:rPr>
                <w:t>_MASTER</w:t>
              </w:r>
              <w:r w:rsidRPr="004D4431">
                <w:rPr>
                  <w:rFonts w:ascii="Verdana" w:eastAsiaTheme="minorHAnsi" w:hAnsi="Verdana" w:cs="Arial"/>
                  <w:color w:val="000000" w:themeColor="text1"/>
                  <w:sz w:val="18"/>
                  <w:szCs w:val="18"/>
                </w:rPr>
                <w:t>’</w:t>
              </w:r>
              <w:r>
                <w:rPr>
                  <w:rFonts w:ascii="Verdana" w:eastAsiaTheme="minorHAnsi" w:hAnsi="Verdana" w:cs="Arial"/>
                  <w:color w:val="000000" w:themeColor="text1"/>
                  <w:sz w:val="18"/>
                  <w:szCs w:val="18"/>
                </w:rPr>
                <w:t xml:space="preserve"> files using column ‘Vendor Name’</w:t>
              </w:r>
              <w:r w:rsidRPr="004D4431">
                <w:rPr>
                  <w:rFonts w:ascii="Verdana" w:eastAsiaTheme="minorHAnsi" w:hAnsi="Verdana" w:cs="Arial"/>
                  <w:color w:val="000000" w:themeColor="text1"/>
                  <w:sz w:val="18"/>
                  <w:szCs w:val="18"/>
                </w:rPr>
                <w:t xml:space="preserve"> </w:t>
              </w:r>
              <w:r w:rsidR="00965A45">
                <w:rPr>
                  <w:rFonts w:ascii="Verdana" w:eastAsiaTheme="minorHAnsi" w:hAnsi="Verdana" w:cs="Arial"/>
                  <w:color w:val="000000" w:themeColor="text1"/>
                  <w:sz w:val="18"/>
                  <w:szCs w:val="18"/>
                </w:rPr>
                <w:t>based upon iterations defined above</w:t>
              </w:r>
            </w:ins>
          </w:p>
          <w:p w14:paraId="246C3CA7" w14:textId="77777777" w:rsidR="00F251FC" w:rsidRDefault="00F251FC" w:rsidP="00226E0B">
            <w:pPr>
              <w:pStyle w:val="steptext"/>
              <w:rPr>
                <w:rFonts w:ascii="Verdana" w:hAnsi="Verdana" w:cs="Arial"/>
                <w:b/>
                <w:color w:val="000000" w:themeColor="text1"/>
                <w:sz w:val="18"/>
                <w:szCs w:val="18"/>
              </w:rPr>
            </w:pPr>
          </w:p>
          <w:p w14:paraId="076B804E" w14:textId="77777777" w:rsidR="00FD4911" w:rsidRPr="00D21718" w:rsidRDefault="00FD4911" w:rsidP="008E5323">
            <w:pPr>
              <w:pStyle w:val="steptext"/>
              <w:rPr>
                <w:rFonts w:ascii="Verdana" w:eastAsiaTheme="minorHAnsi" w:hAnsi="Verdana" w:cs="Arial"/>
                <w:b/>
                <w:color w:val="000000" w:themeColor="text1"/>
                <w:sz w:val="18"/>
                <w:szCs w:val="18"/>
              </w:rPr>
            </w:pPr>
          </w:p>
        </w:tc>
        <w:tc>
          <w:tcPr>
            <w:tcW w:w="1418" w:type="dxa"/>
          </w:tcPr>
          <w:p w14:paraId="4225EE9A" w14:textId="77777777" w:rsidR="00C55020" w:rsidRPr="000F672E" w:rsidRDefault="00C55020" w:rsidP="000F672E">
            <w:pPr>
              <w:rPr>
                <w:rFonts w:cs="Arial"/>
                <w:b/>
                <w:color w:val="000000" w:themeColor="text1"/>
                <w:sz w:val="18"/>
                <w:szCs w:val="18"/>
                <w:lang w:val="en-US"/>
              </w:rPr>
            </w:pPr>
          </w:p>
        </w:tc>
        <w:tc>
          <w:tcPr>
            <w:tcW w:w="10938" w:type="dxa"/>
          </w:tcPr>
          <w:p w14:paraId="443F619D" w14:textId="38008886" w:rsidR="00C55020" w:rsidRDefault="00BB0D7F" w:rsidP="00DA4947">
            <w:pPr>
              <w:rPr>
                <w:noProof/>
              </w:rPr>
            </w:pPr>
            <w:ins w:id="1910" w:author="Author">
              <w:r>
                <w:rPr>
                  <w:noProof/>
                  <w:lang w:val="en-US"/>
                </w:rPr>
                <w:drawing>
                  <wp:inline distT="0" distB="0" distL="0" distR="0" wp14:anchorId="07825F24" wp14:editId="011C9AE4">
                    <wp:extent cx="5570220" cy="2505075"/>
                    <wp:effectExtent l="0" t="0" r="0"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570220" cy="2505075"/>
                            </a:xfrm>
                            <a:prstGeom prst="rect">
                              <a:avLst/>
                            </a:prstGeom>
                          </pic:spPr>
                        </pic:pic>
                      </a:graphicData>
                    </a:graphic>
                  </wp:inline>
                </w:drawing>
              </w:r>
            </w:ins>
            <w:r w:rsidR="00226E0B">
              <w:rPr>
                <w:noProof/>
                <w:lang w:val="en-US"/>
              </w:rPr>
              <w:drawing>
                <wp:anchor distT="0" distB="0" distL="114300" distR="114300" simplePos="0" relativeHeight="251689984" behindDoc="0" locked="0" layoutInCell="1" allowOverlap="1" wp14:anchorId="33D9844C" wp14:editId="765F5B79">
                  <wp:simplePos x="0" y="0"/>
                  <wp:positionH relativeFrom="column">
                    <wp:posOffset>0</wp:posOffset>
                  </wp:positionH>
                  <wp:positionV relativeFrom="paragraph">
                    <wp:posOffset>0</wp:posOffset>
                  </wp:positionV>
                  <wp:extent cx="2147570" cy="1943100"/>
                  <wp:effectExtent l="0" t="0" r="5080" b="0"/>
                  <wp:wrapTopAndBottom/>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147570" cy="1943100"/>
                          </a:xfrm>
                          <a:prstGeom prst="rect">
                            <a:avLst/>
                          </a:prstGeom>
                        </pic:spPr>
                      </pic:pic>
                    </a:graphicData>
                  </a:graphic>
                </wp:anchor>
              </w:drawing>
            </w:r>
            <w:del w:id="1911" w:author="Author">
              <w:r w:rsidR="00226E0B" w:rsidDel="00F050B6">
                <w:rPr>
                  <w:noProof/>
                  <w:lang w:val="en-US"/>
                </w:rPr>
                <w:drawing>
                  <wp:inline distT="0" distB="0" distL="0" distR="0" wp14:anchorId="54D4F356" wp14:editId="2B776FD1">
                    <wp:extent cx="2344595" cy="145508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70544" cy="1471192"/>
                            </a:xfrm>
                            <a:prstGeom prst="rect">
                              <a:avLst/>
                            </a:prstGeom>
                          </pic:spPr>
                        </pic:pic>
                      </a:graphicData>
                    </a:graphic>
                  </wp:inline>
                </w:drawing>
              </w:r>
            </w:del>
          </w:p>
        </w:tc>
      </w:tr>
      <w:tr w:rsidR="00C55020" w:rsidRPr="005335B1" w14:paraId="14AE73EA" w14:textId="77777777" w:rsidTr="00FA4F51">
        <w:trPr>
          <w:cantSplit/>
          <w:trHeight w:val="20"/>
        </w:trPr>
        <w:tc>
          <w:tcPr>
            <w:tcW w:w="1843" w:type="dxa"/>
          </w:tcPr>
          <w:p w14:paraId="1A424BDD" w14:textId="77777777" w:rsidR="00C378B1" w:rsidRDefault="00C80968"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t>3.1.64</w:t>
            </w:r>
            <w:r w:rsidR="00D21718">
              <w:rPr>
                <w:rFonts w:ascii="Verdana" w:eastAsiaTheme="minorHAnsi" w:hAnsi="Verdana" w:cs="Arial"/>
                <w:b/>
                <w:color w:val="000000" w:themeColor="text1"/>
                <w:sz w:val="18"/>
                <w:szCs w:val="18"/>
              </w:rPr>
              <w:t xml:space="preserve"> </w:t>
            </w:r>
            <w:r w:rsidR="00D21718" w:rsidRPr="00293F54">
              <w:rPr>
                <w:rFonts w:ascii="Verdana" w:eastAsiaTheme="minorHAnsi" w:hAnsi="Verdana" w:cs="Arial"/>
                <w:color w:val="000000" w:themeColor="text1"/>
                <w:sz w:val="18"/>
                <w:szCs w:val="18"/>
              </w:rPr>
              <w:t xml:space="preserve">Preparation of </w:t>
            </w:r>
            <w:r w:rsidR="00D21718">
              <w:rPr>
                <w:rFonts w:ascii="Verdana" w:eastAsiaTheme="minorHAnsi" w:hAnsi="Verdana" w:cs="Arial"/>
                <w:color w:val="000000" w:themeColor="text1"/>
                <w:sz w:val="18"/>
                <w:szCs w:val="18"/>
              </w:rPr>
              <w:t xml:space="preserve">SWEDEN </w:t>
            </w:r>
            <w:r w:rsidR="00D21718" w:rsidRPr="00293F54">
              <w:rPr>
                <w:rFonts w:ascii="Verdana" w:eastAsiaTheme="minorHAnsi" w:hAnsi="Verdana" w:cs="Arial"/>
                <w:color w:val="000000" w:themeColor="text1"/>
                <w:sz w:val="18"/>
                <w:szCs w:val="18"/>
              </w:rPr>
              <w:t>CSR report</w:t>
            </w:r>
            <w:r w:rsidR="00D21718">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7C6520A4" w14:textId="77777777" w:rsidR="00C55020" w:rsidRDefault="00C55020" w:rsidP="00C55020">
            <w:pPr>
              <w:pStyle w:val="steptext"/>
              <w:rPr>
                <w:rFonts w:ascii="Verdana" w:eastAsiaTheme="minorHAnsi" w:hAnsi="Verdana" w:cs="Arial"/>
                <w:b/>
                <w:color w:val="000000" w:themeColor="text1"/>
                <w:sz w:val="18"/>
                <w:szCs w:val="18"/>
              </w:rPr>
            </w:pPr>
          </w:p>
        </w:tc>
        <w:tc>
          <w:tcPr>
            <w:tcW w:w="5103" w:type="dxa"/>
          </w:tcPr>
          <w:p w14:paraId="4EA23F18" w14:textId="77777777" w:rsidR="00D21718" w:rsidRPr="00D21718" w:rsidRDefault="00D21718" w:rsidP="00D21718">
            <w:pPr>
              <w:rPr>
                <w:rFonts w:ascii="Verdana" w:hAnsi="Verdana" w:cs="Arial"/>
                <w:b/>
                <w:color w:val="000000" w:themeColor="text1"/>
                <w:sz w:val="18"/>
                <w:szCs w:val="18"/>
              </w:rPr>
            </w:pPr>
            <w:r w:rsidRPr="00D21718">
              <w:rPr>
                <w:rFonts w:ascii="Verdana" w:hAnsi="Verdana" w:cs="Arial"/>
                <w:b/>
                <w:color w:val="000000" w:themeColor="text1"/>
                <w:sz w:val="18"/>
                <w:szCs w:val="18"/>
              </w:rPr>
              <w:t>Populate column ‘Vendor Reason’ from Global Template:</w:t>
            </w:r>
          </w:p>
          <w:p w14:paraId="415B5DF3" w14:textId="77777777" w:rsidR="00C55020" w:rsidRPr="00D21718" w:rsidRDefault="00C55020" w:rsidP="00C55020">
            <w:pPr>
              <w:pStyle w:val="steptext"/>
              <w:rPr>
                <w:rFonts w:ascii="Verdana" w:eastAsiaTheme="minorHAnsi" w:hAnsi="Verdana" w:cs="Arial"/>
                <w:b/>
                <w:color w:val="000000" w:themeColor="text1"/>
                <w:sz w:val="18"/>
                <w:szCs w:val="18"/>
                <w:lang w:val="en-AU"/>
              </w:rPr>
            </w:pPr>
          </w:p>
          <w:p w14:paraId="738B3FA6" w14:textId="7858C938" w:rsidR="00965A45" w:rsidRDefault="00965A45" w:rsidP="00965A45">
            <w:pPr>
              <w:pStyle w:val="steptext"/>
              <w:numPr>
                <w:ilvl w:val="0"/>
                <w:numId w:val="112"/>
              </w:numPr>
              <w:rPr>
                <w:ins w:id="1912" w:author="Author"/>
                <w:rFonts w:ascii="Verdana" w:eastAsiaTheme="minorHAnsi" w:hAnsi="Verdana" w:cs="Arial"/>
                <w:color w:val="000000" w:themeColor="text1"/>
                <w:sz w:val="18"/>
                <w:szCs w:val="18"/>
              </w:rPr>
            </w:pPr>
            <w:ins w:id="1913" w:author="Author">
              <w:r>
                <w:rPr>
                  <w:rFonts w:ascii="Verdana" w:eastAsiaTheme="minorHAnsi" w:hAnsi="Verdana" w:cs="Arial"/>
                  <w:color w:val="000000" w:themeColor="text1"/>
                  <w:sz w:val="18"/>
                  <w:szCs w:val="18"/>
                </w:rPr>
                <w:t>Remove all filters</w:t>
              </w:r>
            </w:ins>
          </w:p>
          <w:p w14:paraId="012C67D4" w14:textId="77777777" w:rsidR="000F7A49" w:rsidRDefault="000F7A49">
            <w:pPr>
              <w:pStyle w:val="steptext"/>
              <w:ind w:left="720"/>
              <w:rPr>
                <w:ins w:id="1914" w:author="Author"/>
                <w:rFonts w:ascii="Verdana" w:eastAsiaTheme="minorHAnsi" w:hAnsi="Verdana" w:cs="Arial"/>
                <w:color w:val="000000" w:themeColor="text1"/>
                <w:sz w:val="18"/>
                <w:szCs w:val="18"/>
              </w:rPr>
              <w:pPrChange w:id="1915" w:author="Author">
                <w:pPr>
                  <w:pStyle w:val="steptext"/>
                  <w:numPr>
                    <w:numId w:val="112"/>
                  </w:numPr>
                  <w:ind w:left="720" w:hanging="360"/>
                </w:pPr>
              </w:pPrChange>
            </w:pPr>
          </w:p>
          <w:p w14:paraId="4015C322" w14:textId="6037B056" w:rsidR="00965A45" w:rsidRPr="00E32003" w:rsidRDefault="00965A45" w:rsidP="00965A45">
            <w:pPr>
              <w:pStyle w:val="steptext"/>
              <w:numPr>
                <w:ilvl w:val="0"/>
                <w:numId w:val="112"/>
              </w:numPr>
              <w:rPr>
                <w:ins w:id="1916" w:author="Author"/>
                <w:rFonts w:ascii="Verdana" w:hAnsi="Verdana" w:cs="Arial"/>
                <w:b/>
                <w:color w:val="000000" w:themeColor="text1"/>
                <w:sz w:val="18"/>
                <w:szCs w:val="18"/>
              </w:rPr>
            </w:pPr>
            <w:ins w:id="1917" w:author="Author">
              <w:del w:id="1918" w:author="Author">
                <w:r w:rsidDel="00727ACE">
                  <w:rPr>
                    <w:rFonts w:ascii="Verdana" w:eastAsiaTheme="minorHAnsi" w:hAnsi="Verdana" w:cs="Arial"/>
                    <w:color w:val="000000" w:themeColor="text1"/>
                    <w:sz w:val="18"/>
                    <w:szCs w:val="18"/>
                  </w:rPr>
                  <w:delText>Vlookup</w:delText>
                </w:r>
              </w:del>
              <w:r w:rsidR="00727ACE">
                <w:rPr>
                  <w:rFonts w:ascii="Verdana" w:eastAsiaTheme="minorHAnsi" w:hAnsi="Verdana" w:cs="Arial"/>
                  <w:color w:val="000000" w:themeColor="text1"/>
                  <w:sz w:val="18"/>
                  <w:szCs w:val="18"/>
                </w:rPr>
                <w:t>VLOOKUP</w:t>
              </w:r>
              <w:r>
                <w:rPr>
                  <w:rFonts w:ascii="Verdana" w:eastAsiaTheme="minorHAnsi" w:hAnsi="Verdana" w:cs="Arial"/>
                  <w:color w:val="000000" w:themeColor="text1"/>
                  <w:sz w:val="18"/>
                  <w:szCs w:val="18"/>
                </w:rPr>
                <w:t xml:space="preserve"> the ‘Vendor ID</w:t>
              </w:r>
              <w:r w:rsidRPr="00C5196B">
                <w:rPr>
                  <w:rFonts w:ascii="Verdana" w:eastAsiaTheme="minorHAnsi" w:hAnsi="Verdana" w:cs="Arial"/>
                  <w:color w:val="000000" w:themeColor="text1"/>
                  <w:sz w:val="18"/>
                  <w:szCs w:val="18"/>
                </w:rPr>
                <w:t>’ column from CSR report into the ‘Vendor Dictionary</w:t>
              </w:r>
              <w:r>
                <w:rPr>
                  <w:rFonts w:ascii="Verdana" w:eastAsiaTheme="minorHAnsi" w:hAnsi="Verdana" w:cs="Arial"/>
                  <w:color w:val="000000" w:themeColor="text1"/>
                  <w:sz w:val="18"/>
                  <w:szCs w:val="18"/>
                </w:rPr>
                <w:t>_MASTER</w:t>
              </w:r>
              <w:r w:rsidRPr="00C5196B">
                <w:rPr>
                  <w:rFonts w:ascii="Verdana" w:eastAsiaTheme="minorHAnsi" w:hAnsi="Verdana" w:cs="Arial"/>
                  <w:color w:val="000000" w:themeColor="text1"/>
                  <w:sz w:val="18"/>
                  <w:szCs w:val="18"/>
                </w:rPr>
                <w:t>’ file</w:t>
              </w:r>
              <w:r>
                <w:rPr>
                  <w:rFonts w:ascii="Verdana" w:eastAsiaTheme="minorHAnsi" w:hAnsi="Verdana" w:cs="Arial"/>
                  <w:color w:val="000000" w:themeColor="text1"/>
                  <w:sz w:val="18"/>
                  <w:szCs w:val="18"/>
                </w:rPr>
                <w:t xml:space="preserve"> using column ‘VENDOR CODE’</w:t>
              </w:r>
              <w:r w:rsidRPr="00C5196B">
                <w:rPr>
                  <w:rFonts w:ascii="Verdana" w:eastAsiaTheme="minorHAnsi" w:hAnsi="Verdana" w:cs="Arial"/>
                  <w:color w:val="000000" w:themeColor="text1"/>
                  <w:sz w:val="18"/>
                  <w:szCs w:val="18"/>
                </w:rPr>
                <w:t xml:space="preserve"> in column </w:t>
              </w:r>
              <w:r>
                <w:rPr>
                  <w:rFonts w:ascii="Verdana" w:eastAsiaTheme="minorHAnsi" w:hAnsi="Verdana" w:cs="Arial"/>
                  <w:color w:val="000000" w:themeColor="text1"/>
                  <w:sz w:val="18"/>
                  <w:szCs w:val="18"/>
                </w:rPr>
                <w:t xml:space="preserve">A and pull back </w:t>
              </w:r>
              <w:r w:rsidRPr="00C5196B">
                <w:rPr>
                  <w:rFonts w:ascii="Verdana" w:eastAsiaTheme="minorHAnsi" w:hAnsi="Verdana" w:cs="Arial"/>
                  <w:color w:val="000000" w:themeColor="text1"/>
                  <w:sz w:val="18"/>
                  <w:szCs w:val="18"/>
                </w:rPr>
                <w:t>‘</w:t>
              </w:r>
              <w:r>
                <w:t xml:space="preserve"> </w:t>
              </w:r>
              <w:r w:rsidRPr="009D4C05">
                <w:rPr>
                  <w:rFonts w:ascii="Verdana" w:eastAsiaTheme="minorHAnsi" w:hAnsi="Verdana" w:cs="Arial"/>
                  <w:color w:val="000000" w:themeColor="text1"/>
                  <w:sz w:val="18"/>
                  <w:szCs w:val="18"/>
                </w:rPr>
                <w:t>Vendor Reason/Description</w:t>
              </w:r>
              <w:r>
                <w:rPr>
                  <w:rFonts w:ascii="Verdana" w:eastAsiaTheme="minorHAnsi" w:hAnsi="Verdana" w:cs="Arial"/>
                  <w:color w:val="000000" w:themeColor="text1"/>
                  <w:sz w:val="18"/>
                  <w:szCs w:val="18"/>
                </w:rPr>
                <w:t>’ and put in Vendor Reason column</w:t>
              </w:r>
            </w:ins>
          </w:p>
          <w:p w14:paraId="69301222" w14:textId="03B5E127" w:rsidR="00D21718" w:rsidRPr="00D21718" w:rsidDel="00965A45" w:rsidRDefault="00D21718" w:rsidP="00D21718">
            <w:pPr>
              <w:pStyle w:val="steptext"/>
              <w:numPr>
                <w:ilvl w:val="0"/>
                <w:numId w:val="80"/>
              </w:numPr>
              <w:rPr>
                <w:del w:id="1919" w:author="Author"/>
                <w:rFonts w:ascii="Verdana" w:eastAsiaTheme="minorHAnsi" w:hAnsi="Verdana" w:cs="Arial"/>
                <w:color w:val="000000" w:themeColor="text1"/>
                <w:sz w:val="18"/>
                <w:szCs w:val="18"/>
              </w:rPr>
            </w:pPr>
            <w:del w:id="1920" w:author="Author">
              <w:r w:rsidRPr="00D21718" w:rsidDel="00965A45">
                <w:rPr>
                  <w:rFonts w:ascii="Verdana" w:eastAsiaTheme="minorHAnsi" w:hAnsi="Verdana" w:cs="Arial"/>
                  <w:color w:val="000000" w:themeColor="text1"/>
                  <w:sz w:val="18"/>
                  <w:szCs w:val="18"/>
                </w:rPr>
                <w:delText>Vlookup the ‘Vendor ID’ column from CSR report into the ‘Vendor Dictionary_MASTER’ file in column G (‘Vendor Description’)</w:delText>
              </w:r>
            </w:del>
          </w:p>
          <w:p w14:paraId="7434A0E7" w14:textId="77777777" w:rsidR="00D21718" w:rsidRPr="00D21718" w:rsidRDefault="00D21718" w:rsidP="00C55020">
            <w:pPr>
              <w:pStyle w:val="steptext"/>
              <w:rPr>
                <w:rFonts w:ascii="Verdana" w:eastAsiaTheme="minorHAnsi" w:hAnsi="Verdana" w:cs="Arial"/>
                <w:b/>
                <w:color w:val="000000" w:themeColor="text1"/>
                <w:sz w:val="18"/>
                <w:szCs w:val="18"/>
              </w:rPr>
            </w:pPr>
          </w:p>
        </w:tc>
        <w:tc>
          <w:tcPr>
            <w:tcW w:w="1418" w:type="dxa"/>
          </w:tcPr>
          <w:p w14:paraId="220DB61B" w14:textId="77777777" w:rsidR="00C55020" w:rsidRPr="000F672E" w:rsidRDefault="00C55020" w:rsidP="000F672E">
            <w:pPr>
              <w:rPr>
                <w:rFonts w:cs="Arial"/>
                <w:b/>
                <w:color w:val="000000" w:themeColor="text1"/>
                <w:sz w:val="18"/>
                <w:szCs w:val="18"/>
                <w:lang w:val="en-US"/>
              </w:rPr>
            </w:pPr>
          </w:p>
        </w:tc>
        <w:tc>
          <w:tcPr>
            <w:tcW w:w="10938" w:type="dxa"/>
          </w:tcPr>
          <w:p w14:paraId="030FEAC7" w14:textId="6C7E55D2" w:rsidR="00C55020" w:rsidRDefault="00F050B6" w:rsidP="00DA4947">
            <w:pPr>
              <w:rPr>
                <w:noProof/>
              </w:rPr>
            </w:pPr>
            <w:ins w:id="1921" w:author="Author">
              <w:r>
                <w:rPr>
                  <w:noProof/>
                  <w:lang w:val="en-US"/>
                </w:rPr>
                <w:drawing>
                  <wp:inline distT="0" distB="0" distL="0" distR="0" wp14:anchorId="45AF3D9E" wp14:editId="14CF7BED">
                    <wp:extent cx="2694997" cy="22860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04578" cy="2294127"/>
                            </a:xfrm>
                            <a:prstGeom prst="rect">
                              <a:avLst/>
                            </a:prstGeom>
                          </pic:spPr>
                        </pic:pic>
                      </a:graphicData>
                    </a:graphic>
                  </wp:inline>
                </w:drawing>
              </w:r>
            </w:ins>
            <w:del w:id="1922" w:author="Author">
              <w:r w:rsidR="00226E0B" w:rsidDel="00F050B6">
                <w:rPr>
                  <w:noProof/>
                  <w:lang w:val="en-US"/>
                </w:rPr>
                <w:drawing>
                  <wp:inline distT="0" distB="0" distL="0" distR="0" wp14:anchorId="658745FF" wp14:editId="245FD8C3">
                    <wp:extent cx="2342793" cy="2228850"/>
                    <wp:effectExtent l="0" t="0" r="63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77621" cy="2261984"/>
                            </a:xfrm>
                            <a:prstGeom prst="rect">
                              <a:avLst/>
                            </a:prstGeom>
                          </pic:spPr>
                        </pic:pic>
                      </a:graphicData>
                    </a:graphic>
                  </wp:inline>
                </w:drawing>
              </w:r>
            </w:del>
            <w:r w:rsidR="00226E0B">
              <w:rPr>
                <w:noProof/>
                <w:lang w:val="en-US"/>
              </w:rPr>
              <w:drawing>
                <wp:anchor distT="0" distB="0" distL="114300" distR="114300" simplePos="0" relativeHeight="251692032" behindDoc="0" locked="0" layoutInCell="1" allowOverlap="1" wp14:anchorId="248D9053" wp14:editId="65E694F8">
                  <wp:simplePos x="0" y="0"/>
                  <wp:positionH relativeFrom="column">
                    <wp:posOffset>16206</wp:posOffset>
                  </wp:positionH>
                  <wp:positionV relativeFrom="paragraph">
                    <wp:posOffset>359</wp:posOffset>
                  </wp:positionV>
                  <wp:extent cx="2238375" cy="2337858"/>
                  <wp:effectExtent l="0" t="0" r="0" b="5715"/>
                  <wp:wrapThrough wrapText="bothSides">
                    <wp:wrapPolygon edited="0">
                      <wp:start x="0" y="0"/>
                      <wp:lineTo x="0" y="21477"/>
                      <wp:lineTo x="21324" y="21477"/>
                      <wp:lineTo x="21324" y="0"/>
                      <wp:lineTo x="0" y="0"/>
                    </wp:wrapPolygon>
                  </wp:wrapThrough>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238375" cy="2337858"/>
                          </a:xfrm>
                          <a:prstGeom prst="rect">
                            <a:avLst/>
                          </a:prstGeom>
                        </pic:spPr>
                      </pic:pic>
                    </a:graphicData>
                  </a:graphic>
                </wp:anchor>
              </w:drawing>
            </w:r>
          </w:p>
        </w:tc>
      </w:tr>
      <w:tr w:rsidR="00D21718" w:rsidRPr="005335B1" w14:paraId="4BA714F7" w14:textId="77777777" w:rsidTr="00FA4F51">
        <w:trPr>
          <w:cantSplit/>
          <w:trHeight w:val="20"/>
        </w:trPr>
        <w:tc>
          <w:tcPr>
            <w:tcW w:w="1843" w:type="dxa"/>
          </w:tcPr>
          <w:p w14:paraId="03A1A484" w14:textId="77777777" w:rsidR="00C378B1" w:rsidRDefault="00C80968"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3.1.65</w:t>
            </w:r>
            <w:r w:rsidR="00D21718">
              <w:rPr>
                <w:rFonts w:ascii="Verdana" w:eastAsiaTheme="minorHAnsi" w:hAnsi="Verdana" w:cs="Arial"/>
                <w:b/>
                <w:color w:val="000000" w:themeColor="text1"/>
                <w:sz w:val="18"/>
                <w:szCs w:val="18"/>
              </w:rPr>
              <w:t xml:space="preserve"> </w:t>
            </w:r>
            <w:r w:rsidR="00D21718" w:rsidRPr="00293F54">
              <w:rPr>
                <w:rFonts w:ascii="Verdana" w:eastAsiaTheme="minorHAnsi" w:hAnsi="Verdana" w:cs="Arial"/>
                <w:color w:val="000000" w:themeColor="text1"/>
                <w:sz w:val="18"/>
                <w:szCs w:val="18"/>
              </w:rPr>
              <w:t xml:space="preserve">Preparation of </w:t>
            </w:r>
            <w:r w:rsidR="00D21718">
              <w:rPr>
                <w:rFonts w:ascii="Verdana" w:eastAsiaTheme="minorHAnsi" w:hAnsi="Verdana" w:cs="Arial"/>
                <w:color w:val="000000" w:themeColor="text1"/>
                <w:sz w:val="18"/>
                <w:szCs w:val="18"/>
              </w:rPr>
              <w:t xml:space="preserve">SWEDEN </w:t>
            </w:r>
            <w:r w:rsidR="00D21718" w:rsidRPr="00293F54">
              <w:rPr>
                <w:rFonts w:ascii="Verdana" w:eastAsiaTheme="minorHAnsi" w:hAnsi="Verdana" w:cs="Arial"/>
                <w:color w:val="000000" w:themeColor="text1"/>
                <w:sz w:val="18"/>
                <w:szCs w:val="18"/>
              </w:rPr>
              <w:t>CSR report</w:t>
            </w:r>
            <w:r w:rsidR="00D21718">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6B311186" w14:textId="77777777" w:rsidR="00D21718" w:rsidRDefault="00D21718" w:rsidP="00D21718">
            <w:pPr>
              <w:pStyle w:val="steptext"/>
              <w:rPr>
                <w:rFonts w:ascii="Verdana" w:eastAsiaTheme="minorHAnsi" w:hAnsi="Verdana" w:cs="Arial"/>
                <w:b/>
                <w:color w:val="000000" w:themeColor="text1"/>
                <w:sz w:val="18"/>
                <w:szCs w:val="18"/>
              </w:rPr>
            </w:pPr>
          </w:p>
        </w:tc>
        <w:tc>
          <w:tcPr>
            <w:tcW w:w="5103" w:type="dxa"/>
          </w:tcPr>
          <w:p w14:paraId="547A3D03" w14:textId="77777777" w:rsidR="00D21718" w:rsidRPr="00515D53" w:rsidRDefault="00D21718" w:rsidP="00D21718">
            <w:pPr>
              <w:pStyle w:val="steptext"/>
              <w:rPr>
                <w:rFonts w:ascii="Verdana" w:eastAsiaTheme="minorHAnsi" w:hAnsi="Verdana" w:cs="Arial"/>
                <w:b/>
                <w:color w:val="000000" w:themeColor="text1"/>
                <w:sz w:val="18"/>
                <w:szCs w:val="18"/>
              </w:rPr>
            </w:pPr>
            <w:r w:rsidRPr="00515D53">
              <w:rPr>
                <w:rFonts w:ascii="Verdana" w:eastAsiaTheme="minorHAnsi" w:hAnsi="Verdana" w:cs="Arial"/>
                <w:b/>
                <w:color w:val="000000" w:themeColor="text1"/>
                <w:sz w:val="18"/>
                <w:szCs w:val="18"/>
              </w:rPr>
              <w:t>Populate Global Template column ‘BOT Reportability Determination’</w:t>
            </w:r>
          </w:p>
          <w:p w14:paraId="70837554" w14:textId="77777777" w:rsidR="00D21718" w:rsidRPr="00515D53" w:rsidRDefault="00D21718" w:rsidP="00D21718">
            <w:pPr>
              <w:rPr>
                <w:rFonts w:ascii="Verdana" w:hAnsi="Verdana" w:cs="Arial"/>
                <w:b/>
                <w:color w:val="000000" w:themeColor="text1"/>
                <w:sz w:val="18"/>
                <w:szCs w:val="18"/>
              </w:rPr>
            </w:pPr>
          </w:p>
          <w:p w14:paraId="7E38FE2A" w14:textId="77777777" w:rsidR="00D21718" w:rsidRPr="00515D53" w:rsidRDefault="00D21718" w:rsidP="00D21718">
            <w:pPr>
              <w:pStyle w:val="steptext"/>
              <w:rPr>
                <w:rFonts w:ascii="Verdana" w:eastAsiaTheme="minorHAnsi" w:hAnsi="Verdana" w:cs="Arial"/>
                <w:color w:val="000000" w:themeColor="text1"/>
                <w:sz w:val="18"/>
                <w:szCs w:val="18"/>
              </w:rPr>
            </w:pPr>
          </w:p>
          <w:p w14:paraId="6B7B8BC3" w14:textId="57B19618"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Global Template column ‘Loade</w:t>
            </w:r>
            <w:r w:rsidR="00653DB2">
              <w:rPr>
                <w:rFonts w:ascii="Verdana" w:eastAsiaTheme="minorHAnsi" w:hAnsi="Verdana" w:cs="Arial"/>
                <w:color w:val="000000" w:themeColor="text1"/>
                <w:sz w:val="18"/>
                <w:szCs w:val="18"/>
              </w:rPr>
              <w:t>d in ASPEN?’ and filter on ‘</w:t>
            </w:r>
            <w:ins w:id="1923" w:author="Author">
              <w:r w:rsidR="00B65DC7">
                <w:rPr>
                  <w:rFonts w:ascii="Verdana" w:eastAsiaTheme="minorHAnsi" w:hAnsi="Verdana" w:cs="Arial"/>
                  <w:color w:val="000000" w:themeColor="text1"/>
                  <w:sz w:val="18"/>
                  <w:szCs w:val="18"/>
                </w:rPr>
                <w:t>R or IT</w:t>
              </w:r>
            </w:ins>
            <w:del w:id="1924" w:author="Author">
              <w:r w:rsidR="00653DB2" w:rsidDel="00B65DC7">
                <w:rPr>
                  <w:rFonts w:ascii="Verdana" w:eastAsiaTheme="minorHAnsi" w:hAnsi="Verdana" w:cs="Arial"/>
                  <w:color w:val="000000" w:themeColor="text1"/>
                  <w:sz w:val="18"/>
                  <w:szCs w:val="18"/>
                </w:rPr>
                <w:delText>Yes</w:delText>
              </w:r>
            </w:del>
            <w:r w:rsidR="00653DB2">
              <w:rPr>
                <w:rFonts w:ascii="Verdana" w:eastAsiaTheme="minorHAnsi" w:hAnsi="Verdana" w:cs="Arial"/>
                <w:color w:val="000000" w:themeColor="text1"/>
                <w:sz w:val="18"/>
                <w:szCs w:val="18"/>
              </w:rPr>
              <w:t>’</w:t>
            </w:r>
          </w:p>
          <w:p w14:paraId="7DADB770" w14:textId="77777777" w:rsidR="00653DB2" w:rsidRPr="00515D53" w:rsidRDefault="00653DB2" w:rsidP="00653DB2">
            <w:pPr>
              <w:pStyle w:val="steptext"/>
              <w:ind w:left="720"/>
              <w:rPr>
                <w:rFonts w:ascii="Verdana" w:eastAsiaTheme="minorHAnsi" w:hAnsi="Verdana" w:cs="Arial"/>
                <w:color w:val="000000" w:themeColor="text1"/>
                <w:sz w:val="18"/>
                <w:szCs w:val="18"/>
              </w:rPr>
            </w:pPr>
          </w:p>
          <w:p w14:paraId="0C6350C8"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Then go to column ‘BOT Reportability Determination’ and fill in ‘NR – Found in ASPEN’ for the filtered values</w:t>
            </w:r>
          </w:p>
          <w:p w14:paraId="591EBD54" w14:textId="77777777" w:rsidR="007237D0" w:rsidRPr="00515D53" w:rsidRDefault="007237D0" w:rsidP="007237D0">
            <w:pPr>
              <w:pStyle w:val="steptext"/>
              <w:rPr>
                <w:rFonts w:ascii="Verdana" w:eastAsiaTheme="minorHAnsi" w:hAnsi="Verdana" w:cs="Arial"/>
                <w:color w:val="000000" w:themeColor="text1"/>
                <w:sz w:val="18"/>
                <w:szCs w:val="18"/>
              </w:rPr>
            </w:pPr>
          </w:p>
          <w:p w14:paraId="0B5233F5" w14:textId="77777777" w:rsidR="00D21718" w:rsidRPr="00515D53"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the filters</w:t>
            </w:r>
          </w:p>
          <w:p w14:paraId="6B9FFBD1" w14:textId="77777777" w:rsidR="00D21718" w:rsidRPr="00515D53" w:rsidRDefault="00D21718" w:rsidP="00D21718">
            <w:pPr>
              <w:pStyle w:val="steptext"/>
              <w:ind w:left="720"/>
              <w:rPr>
                <w:rFonts w:ascii="Verdana" w:eastAsiaTheme="minorHAnsi" w:hAnsi="Verdana" w:cs="Arial"/>
                <w:color w:val="000000" w:themeColor="text1"/>
                <w:sz w:val="18"/>
                <w:szCs w:val="18"/>
              </w:rPr>
            </w:pPr>
          </w:p>
          <w:p w14:paraId="738C7B81" w14:textId="77777777" w:rsidR="00D21718" w:rsidRPr="00515D53"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 xml:space="preserve">Go to column ‘SWE - CC begins with 1*?’ and filter on ‘Yes’ </w:t>
            </w:r>
          </w:p>
          <w:p w14:paraId="6F6B0A5B" w14:textId="77777777" w:rsidR="00D21718" w:rsidRPr="00515D53" w:rsidRDefault="00D21718" w:rsidP="00D21718">
            <w:pPr>
              <w:pStyle w:val="ListParagraph"/>
              <w:rPr>
                <w:rFonts w:ascii="Verdana" w:hAnsi="Verdana" w:cs="Arial"/>
                <w:color w:val="000000" w:themeColor="text1"/>
                <w:sz w:val="18"/>
                <w:szCs w:val="18"/>
              </w:rPr>
            </w:pPr>
          </w:p>
          <w:p w14:paraId="7879470E"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lang w:val="en-AU"/>
              </w:rPr>
              <w:t xml:space="preserve">Then go to column </w:t>
            </w:r>
            <w:r w:rsidRPr="00515D53">
              <w:rPr>
                <w:rFonts w:ascii="Verdana" w:eastAsiaTheme="minorHAnsi" w:hAnsi="Verdana" w:cs="Arial"/>
                <w:color w:val="000000" w:themeColor="text1"/>
                <w:sz w:val="18"/>
                <w:szCs w:val="18"/>
              </w:rPr>
              <w:t>‘BOT Reportability Determination’ and fill in ‘NR – MC’ for the filtered values but only for the blank cells</w:t>
            </w:r>
          </w:p>
          <w:p w14:paraId="5FA7E9FB" w14:textId="77777777" w:rsidR="00340660" w:rsidRPr="00515D53" w:rsidRDefault="00340660" w:rsidP="00340660">
            <w:pPr>
              <w:pStyle w:val="steptext"/>
              <w:rPr>
                <w:rFonts w:ascii="Verdana" w:eastAsiaTheme="minorHAnsi" w:hAnsi="Verdana" w:cs="Arial"/>
                <w:color w:val="000000" w:themeColor="text1"/>
                <w:sz w:val="18"/>
                <w:szCs w:val="18"/>
              </w:rPr>
            </w:pPr>
          </w:p>
          <w:p w14:paraId="47C832CD" w14:textId="77777777" w:rsidR="00D21718" w:rsidRPr="00515D53"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the filters</w:t>
            </w:r>
          </w:p>
          <w:p w14:paraId="6651BC89" w14:textId="77777777" w:rsidR="00D21718" w:rsidRPr="00340660" w:rsidRDefault="00D21718" w:rsidP="00340660">
            <w:pPr>
              <w:rPr>
                <w:rFonts w:ascii="Verdana" w:hAnsi="Verdana" w:cs="Arial"/>
                <w:color w:val="000000" w:themeColor="text1"/>
                <w:sz w:val="18"/>
                <w:szCs w:val="18"/>
              </w:rPr>
            </w:pPr>
          </w:p>
          <w:p w14:paraId="68BABA58"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‘Business Area = Z005?’ and filter on ‘Yes’</w:t>
            </w:r>
          </w:p>
          <w:p w14:paraId="5E8BB55B" w14:textId="77777777" w:rsidR="00340660" w:rsidRPr="00515D53" w:rsidRDefault="00340660" w:rsidP="00340660">
            <w:pPr>
              <w:pStyle w:val="steptext"/>
              <w:ind w:left="720"/>
              <w:rPr>
                <w:rFonts w:ascii="Verdana" w:eastAsiaTheme="minorHAnsi" w:hAnsi="Verdana" w:cs="Arial"/>
                <w:color w:val="000000" w:themeColor="text1"/>
                <w:sz w:val="18"/>
                <w:szCs w:val="18"/>
              </w:rPr>
            </w:pPr>
          </w:p>
          <w:p w14:paraId="30B959C6" w14:textId="6AE76518"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 xml:space="preserve">Then </w:t>
            </w:r>
            <w:r w:rsidRPr="00515D53">
              <w:rPr>
                <w:rFonts w:ascii="Verdana" w:eastAsiaTheme="minorHAnsi" w:hAnsi="Verdana" w:cs="Arial"/>
                <w:color w:val="000000" w:themeColor="text1"/>
                <w:sz w:val="18"/>
                <w:szCs w:val="18"/>
                <w:lang w:val="en-AU"/>
              </w:rPr>
              <w:t xml:space="preserve">go to column </w:t>
            </w:r>
            <w:r w:rsidRPr="00515D53">
              <w:rPr>
                <w:rFonts w:ascii="Verdana" w:eastAsiaTheme="minorHAnsi" w:hAnsi="Verdana" w:cs="Arial"/>
                <w:color w:val="000000" w:themeColor="text1"/>
                <w:sz w:val="18"/>
                <w:szCs w:val="18"/>
              </w:rPr>
              <w:t>‘BOT Reportability Determination’ and fill in ‘NR – MC’ for the filtered values but only for the blank cells</w:t>
            </w:r>
            <w:ins w:id="1925" w:author="Author">
              <w:r w:rsidR="00965A45">
                <w:rPr>
                  <w:rFonts w:ascii="Verdana" w:eastAsiaTheme="minorHAnsi" w:hAnsi="Verdana" w:cs="Arial"/>
                  <w:color w:val="000000" w:themeColor="text1"/>
                  <w:sz w:val="18"/>
                  <w:szCs w:val="18"/>
                </w:rPr>
                <w:t xml:space="preserve"> (do not override already populated fields)</w:t>
              </w:r>
            </w:ins>
          </w:p>
          <w:p w14:paraId="51B5C21E" w14:textId="77777777" w:rsidR="00340660" w:rsidRPr="00515D53" w:rsidRDefault="00340660" w:rsidP="00340660">
            <w:pPr>
              <w:pStyle w:val="steptext"/>
              <w:rPr>
                <w:rFonts w:ascii="Verdana" w:eastAsiaTheme="minorHAnsi" w:hAnsi="Verdana" w:cs="Arial"/>
                <w:color w:val="000000" w:themeColor="text1"/>
                <w:sz w:val="18"/>
                <w:szCs w:val="18"/>
              </w:rPr>
            </w:pPr>
          </w:p>
          <w:p w14:paraId="44E4D3C9" w14:textId="77777777" w:rsidR="00D21718" w:rsidRPr="00515D53"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the filters</w:t>
            </w:r>
          </w:p>
          <w:p w14:paraId="199DAC86" w14:textId="77777777" w:rsidR="00D21718" w:rsidRPr="00515D53" w:rsidRDefault="00D21718" w:rsidP="00D21718">
            <w:pPr>
              <w:pStyle w:val="steptext"/>
              <w:ind w:left="720"/>
              <w:rPr>
                <w:rFonts w:ascii="Verdana" w:eastAsiaTheme="minorHAnsi" w:hAnsi="Verdana" w:cs="Arial"/>
                <w:color w:val="000000" w:themeColor="text1"/>
                <w:sz w:val="18"/>
                <w:szCs w:val="18"/>
              </w:rPr>
            </w:pPr>
          </w:p>
          <w:p w14:paraId="50F056BD"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‘SWE - Ref contains Tax ?’ and filter on ‘Yes’</w:t>
            </w:r>
          </w:p>
          <w:p w14:paraId="2F3C6422" w14:textId="77777777" w:rsidR="00340660" w:rsidRPr="00515D53" w:rsidRDefault="00340660" w:rsidP="00340660">
            <w:pPr>
              <w:pStyle w:val="steptext"/>
              <w:rPr>
                <w:rFonts w:ascii="Verdana" w:eastAsiaTheme="minorHAnsi" w:hAnsi="Verdana" w:cs="Arial"/>
                <w:color w:val="000000" w:themeColor="text1"/>
                <w:sz w:val="18"/>
                <w:szCs w:val="18"/>
              </w:rPr>
            </w:pPr>
          </w:p>
          <w:p w14:paraId="3ADA2D2A"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lang w:val="en-AU"/>
              </w:rPr>
              <w:t xml:space="preserve">Then go to column </w:t>
            </w:r>
            <w:r w:rsidRPr="00515D53">
              <w:rPr>
                <w:rFonts w:ascii="Verdana" w:eastAsiaTheme="minorHAnsi" w:hAnsi="Verdana" w:cs="Arial"/>
                <w:color w:val="000000" w:themeColor="text1"/>
                <w:sz w:val="18"/>
                <w:szCs w:val="18"/>
              </w:rPr>
              <w:t>‘BOT Reportability Determination’ and fill in ‘NR – Tax’ for the filtered values but only for the blank cells</w:t>
            </w:r>
          </w:p>
          <w:p w14:paraId="5F0382AA" w14:textId="77777777" w:rsidR="00340660" w:rsidRPr="00515D53" w:rsidRDefault="00340660" w:rsidP="00340660">
            <w:pPr>
              <w:pStyle w:val="steptext"/>
              <w:rPr>
                <w:rFonts w:ascii="Verdana" w:eastAsiaTheme="minorHAnsi" w:hAnsi="Verdana" w:cs="Arial"/>
                <w:color w:val="000000" w:themeColor="text1"/>
                <w:sz w:val="18"/>
                <w:szCs w:val="18"/>
              </w:rPr>
            </w:pPr>
          </w:p>
          <w:p w14:paraId="24B8AEDE" w14:textId="77777777" w:rsidR="00D21718" w:rsidRPr="00515D53"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the filters</w:t>
            </w:r>
          </w:p>
          <w:p w14:paraId="5C193ED5" w14:textId="77777777" w:rsidR="00D21718" w:rsidRPr="00515D53" w:rsidRDefault="00D21718" w:rsidP="00D21718">
            <w:pPr>
              <w:pStyle w:val="steptext"/>
              <w:ind w:left="720"/>
              <w:rPr>
                <w:rFonts w:ascii="Verdana" w:eastAsiaTheme="minorHAnsi" w:hAnsi="Verdana" w:cs="Arial"/>
                <w:color w:val="000000" w:themeColor="text1"/>
                <w:sz w:val="18"/>
                <w:szCs w:val="18"/>
              </w:rPr>
            </w:pPr>
          </w:p>
          <w:p w14:paraId="4F8C5675"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‘PO Excluded due to Type’ and filter on ‘Yes’</w:t>
            </w:r>
          </w:p>
          <w:p w14:paraId="55DDA19E" w14:textId="77777777" w:rsidR="00340660" w:rsidRPr="00515D53" w:rsidRDefault="00340660" w:rsidP="00340660">
            <w:pPr>
              <w:pStyle w:val="steptext"/>
              <w:rPr>
                <w:rFonts w:ascii="Verdana" w:eastAsiaTheme="minorHAnsi" w:hAnsi="Verdana" w:cs="Arial"/>
                <w:color w:val="000000" w:themeColor="text1"/>
                <w:sz w:val="18"/>
                <w:szCs w:val="18"/>
              </w:rPr>
            </w:pPr>
          </w:p>
          <w:p w14:paraId="328DFF71"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lang w:val="en-AU"/>
              </w:rPr>
              <w:t xml:space="preserve">Then go to column </w:t>
            </w:r>
            <w:r w:rsidRPr="00515D53">
              <w:rPr>
                <w:rFonts w:ascii="Verdana" w:eastAsiaTheme="minorHAnsi" w:hAnsi="Verdana" w:cs="Arial"/>
                <w:color w:val="000000" w:themeColor="text1"/>
                <w:sz w:val="18"/>
                <w:szCs w:val="18"/>
              </w:rPr>
              <w:t>‘BOT Reportability Determination’ and fill in ‘NR – PO Type’ for the filtered values but only for the blank cells</w:t>
            </w:r>
          </w:p>
          <w:p w14:paraId="0C8D721D" w14:textId="77777777" w:rsidR="00020710" w:rsidRPr="00515D53" w:rsidRDefault="00020710" w:rsidP="00020710">
            <w:pPr>
              <w:pStyle w:val="steptext"/>
              <w:ind w:left="720"/>
              <w:rPr>
                <w:rFonts w:ascii="Verdana" w:eastAsiaTheme="minorHAnsi" w:hAnsi="Verdana" w:cs="Arial"/>
                <w:color w:val="000000" w:themeColor="text1"/>
                <w:sz w:val="18"/>
                <w:szCs w:val="18"/>
              </w:rPr>
            </w:pPr>
          </w:p>
          <w:p w14:paraId="295F70C5"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4D75EBD0" w14:textId="77777777" w:rsidR="00020710" w:rsidRPr="00515D53" w:rsidRDefault="00020710" w:rsidP="00020710">
            <w:pPr>
              <w:pStyle w:val="steptext"/>
              <w:rPr>
                <w:rFonts w:ascii="Verdana" w:eastAsiaTheme="minorHAnsi" w:hAnsi="Verdana" w:cs="Arial"/>
                <w:color w:val="000000" w:themeColor="text1"/>
                <w:sz w:val="18"/>
                <w:szCs w:val="18"/>
              </w:rPr>
            </w:pPr>
          </w:p>
          <w:p w14:paraId="3FE477E2"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‘PO Reportability’ and filter on ‘Yes’</w:t>
            </w:r>
          </w:p>
          <w:p w14:paraId="3AD7F377" w14:textId="77777777" w:rsidR="00020710" w:rsidRPr="00515D53" w:rsidRDefault="00020710" w:rsidP="00340660">
            <w:pPr>
              <w:pStyle w:val="steptext"/>
              <w:rPr>
                <w:rFonts w:ascii="Verdana" w:eastAsiaTheme="minorHAnsi" w:hAnsi="Verdana" w:cs="Arial"/>
                <w:color w:val="000000" w:themeColor="text1"/>
                <w:sz w:val="18"/>
                <w:szCs w:val="18"/>
              </w:rPr>
            </w:pPr>
          </w:p>
          <w:p w14:paraId="09A3F852"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 xml:space="preserve">Then go to column </w:t>
            </w:r>
            <w:r w:rsidRPr="00515D53">
              <w:rPr>
                <w:rFonts w:ascii="Verdana" w:eastAsiaTheme="minorHAnsi" w:hAnsi="Verdana" w:cs="Arial"/>
                <w:color w:val="000000" w:themeColor="text1"/>
                <w:sz w:val="18"/>
                <w:szCs w:val="18"/>
                <w:lang w:val="en-AU"/>
              </w:rPr>
              <w:t xml:space="preserve">column </w:t>
            </w:r>
            <w:r w:rsidRPr="00515D53">
              <w:rPr>
                <w:rFonts w:ascii="Verdana" w:eastAsiaTheme="minorHAnsi" w:hAnsi="Verdana" w:cs="Arial"/>
                <w:color w:val="000000" w:themeColor="text1"/>
                <w:sz w:val="18"/>
                <w:szCs w:val="18"/>
              </w:rPr>
              <w:t>‘BOT Reportability Determination’ and fill in ‘R – PO Dictionary’ for the filtered values but only for the blank cells</w:t>
            </w:r>
          </w:p>
          <w:p w14:paraId="727A1E54" w14:textId="77777777" w:rsidR="00020710" w:rsidRDefault="00020710" w:rsidP="00020710">
            <w:pPr>
              <w:pStyle w:val="steptext"/>
              <w:ind w:left="720"/>
              <w:rPr>
                <w:rFonts w:ascii="Verdana" w:eastAsiaTheme="minorHAnsi" w:hAnsi="Verdana" w:cs="Arial"/>
                <w:color w:val="000000" w:themeColor="text1"/>
                <w:sz w:val="18"/>
                <w:szCs w:val="18"/>
              </w:rPr>
            </w:pPr>
          </w:p>
          <w:p w14:paraId="51EA73BA" w14:textId="77777777" w:rsidR="00D21718" w:rsidRPr="00515D53"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2A66801C" w14:textId="77777777" w:rsidR="00D21718" w:rsidRPr="00515D53" w:rsidRDefault="00D21718" w:rsidP="00D21718">
            <w:pPr>
              <w:pStyle w:val="steptext"/>
              <w:ind w:left="720"/>
              <w:rPr>
                <w:rFonts w:ascii="Verdana" w:eastAsiaTheme="minorHAnsi" w:hAnsi="Verdana" w:cs="Arial"/>
                <w:color w:val="000000" w:themeColor="text1"/>
                <w:sz w:val="18"/>
                <w:szCs w:val="18"/>
              </w:rPr>
            </w:pPr>
          </w:p>
          <w:p w14:paraId="394D8E56"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‘PO Reportability’ and filter on ‘No’</w:t>
            </w:r>
          </w:p>
          <w:p w14:paraId="6F5A3CC0" w14:textId="77777777" w:rsidR="00020710" w:rsidRDefault="00020710" w:rsidP="00020710">
            <w:pPr>
              <w:pStyle w:val="ListParagraph"/>
              <w:rPr>
                <w:rFonts w:ascii="Verdana" w:hAnsi="Verdana" w:cs="Arial"/>
                <w:color w:val="000000" w:themeColor="text1"/>
                <w:sz w:val="18"/>
                <w:szCs w:val="18"/>
              </w:rPr>
            </w:pPr>
          </w:p>
          <w:p w14:paraId="73D984D6"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Then go to column ‘BOT Reportability Determination’ and fill in ‘NR – PO Dictionary’ for the blank cells only</w:t>
            </w:r>
          </w:p>
          <w:p w14:paraId="7ACA05F1" w14:textId="77777777" w:rsidR="00020710" w:rsidRPr="00515D53" w:rsidRDefault="00020710" w:rsidP="00020710">
            <w:pPr>
              <w:pStyle w:val="steptext"/>
              <w:rPr>
                <w:rFonts w:ascii="Verdana" w:eastAsiaTheme="minorHAnsi" w:hAnsi="Verdana" w:cs="Arial"/>
                <w:color w:val="000000" w:themeColor="text1"/>
                <w:sz w:val="18"/>
                <w:szCs w:val="18"/>
              </w:rPr>
            </w:pPr>
          </w:p>
          <w:p w14:paraId="3352E6A9" w14:textId="77777777" w:rsidR="00D21718" w:rsidRPr="00515D53"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0E67C1D5" w14:textId="77777777" w:rsidR="00D21718" w:rsidRPr="00515D53" w:rsidRDefault="00D21718" w:rsidP="00D21718">
            <w:pPr>
              <w:pStyle w:val="steptext"/>
              <w:ind w:left="720"/>
              <w:rPr>
                <w:rFonts w:ascii="Verdana" w:eastAsiaTheme="minorHAnsi" w:hAnsi="Verdana" w:cs="Arial"/>
                <w:color w:val="000000" w:themeColor="text1"/>
                <w:sz w:val="18"/>
                <w:szCs w:val="18"/>
              </w:rPr>
            </w:pPr>
          </w:p>
          <w:p w14:paraId="3D83B317"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 xml:space="preserve"> Go to column ‘GL Reportability’ and filter on ‘No’</w:t>
            </w:r>
          </w:p>
          <w:p w14:paraId="007A415E" w14:textId="77777777" w:rsidR="00020710" w:rsidRDefault="00020710" w:rsidP="00020710">
            <w:pPr>
              <w:pStyle w:val="ListParagraph"/>
              <w:rPr>
                <w:rFonts w:ascii="Verdana" w:hAnsi="Verdana" w:cs="Arial"/>
                <w:color w:val="000000" w:themeColor="text1"/>
                <w:sz w:val="18"/>
                <w:szCs w:val="18"/>
              </w:rPr>
            </w:pPr>
          </w:p>
          <w:p w14:paraId="6D2A559D"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Then go to column ‘BOT Reportability Determination’ and fill in ‘NR – GL’ for the filtered values but only for the blank cells</w:t>
            </w:r>
          </w:p>
          <w:p w14:paraId="0C235729" w14:textId="77777777" w:rsidR="00340660" w:rsidRDefault="00340660" w:rsidP="00340660">
            <w:pPr>
              <w:pStyle w:val="ListParagraph"/>
              <w:rPr>
                <w:rFonts w:ascii="Verdana" w:hAnsi="Verdana" w:cs="Arial"/>
                <w:color w:val="000000" w:themeColor="text1"/>
                <w:sz w:val="18"/>
                <w:szCs w:val="18"/>
              </w:rPr>
            </w:pPr>
          </w:p>
          <w:p w14:paraId="42D366EF" w14:textId="77777777" w:rsidR="00D21718" w:rsidRPr="00515D53"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4320AAA7" w14:textId="77777777" w:rsidR="00D21718" w:rsidRPr="00515D53" w:rsidRDefault="00D21718" w:rsidP="00D21718">
            <w:pPr>
              <w:pStyle w:val="steptext"/>
              <w:ind w:left="720"/>
              <w:rPr>
                <w:rFonts w:ascii="Verdana" w:eastAsiaTheme="minorHAnsi" w:hAnsi="Verdana" w:cs="Arial"/>
                <w:color w:val="000000" w:themeColor="text1"/>
                <w:sz w:val="18"/>
                <w:szCs w:val="18"/>
              </w:rPr>
            </w:pPr>
          </w:p>
          <w:p w14:paraId="573F9B9D" w14:textId="373EDF8D" w:rsidR="00D21718" w:rsidRPr="00515D53"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 xml:space="preserve">Go to column ‘GL Reportability’ and filter on ‘YES </w:t>
            </w:r>
            <w:ins w:id="1926" w:author="Author">
              <w:r w:rsidR="001B6365">
                <w:rPr>
                  <w:rFonts w:ascii="Verdana" w:eastAsiaTheme="minorHAnsi" w:hAnsi="Verdana" w:cs="Arial"/>
                  <w:color w:val="000000" w:themeColor="text1"/>
                  <w:sz w:val="18"/>
                  <w:szCs w:val="18"/>
                </w:rPr>
                <w:t>and</w:t>
              </w:r>
            </w:ins>
            <w:del w:id="1927" w:author="Author">
              <w:r w:rsidRPr="00515D53" w:rsidDel="001B6365">
                <w:rPr>
                  <w:rFonts w:ascii="Verdana" w:eastAsiaTheme="minorHAnsi" w:hAnsi="Verdana" w:cs="Arial"/>
                  <w:color w:val="000000" w:themeColor="text1"/>
                  <w:sz w:val="18"/>
                  <w:szCs w:val="18"/>
                </w:rPr>
                <w:delText>or</w:delText>
              </w:r>
            </w:del>
            <w:r w:rsidRPr="00515D53">
              <w:rPr>
                <w:rFonts w:ascii="Verdana" w:eastAsiaTheme="minorHAnsi" w:hAnsi="Verdana" w:cs="Arial"/>
                <w:color w:val="000000" w:themeColor="text1"/>
                <w:sz w:val="18"/>
                <w:szCs w:val="18"/>
              </w:rPr>
              <w:t xml:space="preserve"> </w:t>
            </w:r>
            <w:ins w:id="1928" w:author="Author">
              <w:r w:rsidR="001B6365">
                <w:rPr>
                  <w:rFonts w:ascii="Verdana" w:eastAsiaTheme="minorHAnsi" w:hAnsi="Verdana" w:cs="Arial"/>
                  <w:color w:val="000000" w:themeColor="text1"/>
                  <w:sz w:val="18"/>
                  <w:szCs w:val="18"/>
                </w:rPr>
                <w:t>‘</w:t>
              </w:r>
            </w:ins>
            <w:del w:id="1929" w:author="Author">
              <w:r w:rsidRPr="00515D53" w:rsidDel="001B6365">
                <w:rPr>
                  <w:rFonts w:ascii="Verdana" w:eastAsiaTheme="minorHAnsi" w:hAnsi="Verdana" w:cs="Arial"/>
                  <w:color w:val="000000" w:themeColor="text1"/>
                  <w:sz w:val="18"/>
                  <w:szCs w:val="18"/>
                </w:rPr>
                <w:delText>blank (</w:delText>
              </w:r>
            </w:del>
            <w:r w:rsidRPr="00515D53">
              <w:rPr>
                <w:rFonts w:ascii="Verdana" w:eastAsiaTheme="minorHAnsi" w:hAnsi="Verdana" w:cs="Arial"/>
                <w:color w:val="000000" w:themeColor="text1"/>
                <w:sz w:val="18"/>
                <w:szCs w:val="18"/>
              </w:rPr>
              <w:t>#N/A</w:t>
            </w:r>
            <w:del w:id="1930" w:author="Author">
              <w:r w:rsidRPr="00515D53" w:rsidDel="001B6365">
                <w:rPr>
                  <w:rFonts w:ascii="Verdana" w:eastAsiaTheme="minorHAnsi" w:hAnsi="Verdana" w:cs="Arial"/>
                  <w:color w:val="000000" w:themeColor="text1"/>
                  <w:sz w:val="18"/>
                  <w:szCs w:val="18"/>
                </w:rPr>
                <w:delText>)</w:delText>
              </w:r>
            </w:del>
            <w:r w:rsidRPr="00515D53">
              <w:rPr>
                <w:rFonts w:ascii="Verdana" w:eastAsiaTheme="minorHAnsi" w:hAnsi="Verdana" w:cs="Arial"/>
                <w:color w:val="000000" w:themeColor="text1"/>
                <w:sz w:val="18"/>
                <w:szCs w:val="18"/>
              </w:rPr>
              <w:t>’</w:t>
            </w:r>
            <w:ins w:id="1931" w:author="Author">
              <w:r w:rsidR="001B6365">
                <w:rPr>
                  <w:rFonts w:ascii="Verdana" w:eastAsiaTheme="minorHAnsi" w:hAnsi="Verdana" w:cs="Arial"/>
                  <w:color w:val="000000" w:themeColor="text1"/>
                  <w:sz w:val="18"/>
                  <w:szCs w:val="18"/>
                </w:rPr>
                <w:t xml:space="preserve"> – </w:t>
              </w:r>
              <w:r w:rsidR="001B6365" w:rsidRPr="003D5BE3">
                <w:rPr>
                  <w:rFonts w:ascii="Verdana" w:eastAsiaTheme="minorHAnsi" w:hAnsi="Verdana" w:cs="Arial"/>
                  <w:color w:val="FF0000"/>
                  <w:sz w:val="18"/>
                  <w:szCs w:val="18"/>
                  <w:rPrChange w:id="1932" w:author="Author">
                    <w:rPr>
                      <w:rFonts w:ascii="Verdana" w:eastAsiaTheme="minorHAnsi" w:hAnsi="Verdana" w:cs="Arial"/>
                      <w:color w:val="000000" w:themeColor="text1"/>
                      <w:sz w:val="18"/>
                      <w:szCs w:val="18"/>
                    </w:rPr>
                  </w:rPrChange>
                </w:rPr>
                <w:t>updated in 09.07.2019</w:t>
              </w:r>
            </w:ins>
          </w:p>
          <w:p w14:paraId="3E41B2CC" w14:textId="77777777" w:rsidR="00D21718" w:rsidRPr="00515D53" w:rsidRDefault="00D21718" w:rsidP="00D21718">
            <w:pPr>
              <w:pStyle w:val="ListParagraph"/>
              <w:rPr>
                <w:rFonts w:ascii="Verdana" w:hAnsi="Verdana" w:cs="Arial"/>
                <w:color w:val="000000" w:themeColor="text1"/>
                <w:sz w:val="18"/>
                <w:szCs w:val="18"/>
              </w:rPr>
            </w:pPr>
          </w:p>
          <w:p w14:paraId="45B6EF04" w14:textId="0814B385" w:rsidR="001B6365" w:rsidRDefault="00D21718" w:rsidP="00D21718">
            <w:pPr>
              <w:pStyle w:val="steptext"/>
              <w:numPr>
                <w:ilvl w:val="0"/>
                <w:numId w:val="81"/>
              </w:numPr>
              <w:rPr>
                <w:ins w:id="1933" w:author="Author"/>
                <w:rFonts w:ascii="Verdana" w:eastAsiaTheme="minorHAnsi" w:hAnsi="Verdana" w:cs="Arial"/>
                <w:color w:val="FF0000"/>
                <w:sz w:val="18"/>
                <w:szCs w:val="18"/>
              </w:rPr>
            </w:pPr>
            <w:r w:rsidRPr="00515D53">
              <w:rPr>
                <w:rFonts w:ascii="Verdana" w:eastAsiaTheme="minorHAnsi" w:hAnsi="Verdana" w:cs="Arial"/>
                <w:color w:val="000000" w:themeColor="text1"/>
                <w:sz w:val="18"/>
                <w:szCs w:val="18"/>
                <w:lang w:val="en-AU"/>
              </w:rPr>
              <w:t>Go to column ‘Vendor Reportability’ and filter on ‘</w:t>
            </w:r>
            <w:r w:rsidRPr="00515D53">
              <w:rPr>
                <w:rFonts w:ascii="Verdana" w:eastAsiaTheme="minorHAnsi" w:hAnsi="Verdana" w:cs="Arial"/>
                <w:color w:val="000000" w:themeColor="text1"/>
                <w:sz w:val="18"/>
                <w:szCs w:val="18"/>
              </w:rPr>
              <w:t>YES</w:t>
            </w:r>
            <w:ins w:id="1934" w:author="Author">
              <w:r w:rsidR="007C2CBC">
                <w:rPr>
                  <w:rFonts w:ascii="Verdana" w:eastAsiaTheme="minorHAnsi" w:hAnsi="Verdana" w:cs="Arial"/>
                  <w:color w:val="000000" w:themeColor="text1"/>
                  <w:sz w:val="18"/>
                  <w:szCs w:val="18"/>
                </w:rPr>
                <w:t xml:space="preserve">’, </w:t>
              </w:r>
              <w:commentRangeStart w:id="1935"/>
              <w:r w:rsidR="007C2CBC">
                <w:rPr>
                  <w:rFonts w:ascii="Verdana" w:eastAsiaTheme="minorHAnsi" w:hAnsi="Verdana" w:cs="Arial"/>
                  <w:color w:val="000000" w:themeColor="text1"/>
                  <w:sz w:val="18"/>
                  <w:szCs w:val="18"/>
                </w:rPr>
                <w:t>0</w:t>
              </w:r>
            </w:ins>
            <w:commentRangeEnd w:id="1935"/>
            <w:r w:rsidR="007F629F">
              <w:rPr>
                <w:rStyle w:val="CommentReference"/>
                <w:rFonts w:ascii="Arial" w:eastAsiaTheme="minorHAnsi" w:hAnsi="Arial" w:cstheme="minorBidi"/>
                <w:lang w:val="en-AU"/>
              </w:rPr>
              <w:commentReference w:id="1935"/>
            </w:r>
            <w:ins w:id="1936" w:author="Author">
              <w:r w:rsidR="00F11980">
                <w:rPr>
                  <w:rFonts w:ascii="Verdana" w:eastAsiaTheme="minorHAnsi" w:hAnsi="Verdana" w:cs="Arial"/>
                  <w:color w:val="000000" w:themeColor="text1"/>
                  <w:sz w:val="18"/>
                  <w:szCs w:val="18"/>
                </w:rPr>
                <w:t>, Teaching Hospitals</w:t>
              </w:r>
            </w:ins>
            <w:r w:rsidRPr="00515D53">
              <w:rPr>
                <w:rFonts w:ascii="Verdana" w:eastAsiaTheme="minorHAnsi" w:hAnsi="Verdana" w:cs="Arial"/>
                <w:color w:val="000000" w:themeColor="text1"/>
                <w:sz w:val="18"/>
                <w:szCs w:val="18"/>
              </w:rPr>
              <w:t xml:space="preserve"> </w:t>
            </w:r>
            <w:ins w:id="1937" w:author="Author">
              <w:r w:rsidR="001B6365">
                <w:rPr>
                  <w:rFonts w:ascii="Verdana" w:eastAsiaTheme="minorHAnsi" w:hAnsi="Verdana" w:cs="Arial"/>
                  <w:color w:val="000000" w:themeColor="text1"/>
                  <w:sz w:val="18"/>
                  <w:szCs w:val="18"/>
                </w:rPr>
                <w:t>and</w:t>
              </w:r>
            </w:ins>
            <w:del w:id="1938" w:author="Author">
              <w:r w:rsidRPr="00515D53" w:rsidDel="001B6365">
                <w:rPr>
                  <w:rFonts w:ascii="Verdana" w:eastAsiaTheme="minorHAnsi" w:hAnsi="Verdana" w:cs="Arial"/>
                  <w:color w:val="000000" w:themeColor="text1"/>
                  <w:sz w:val="18"/>
                  <w:szCs w:val="18"/>
                </w:rPr>
                <w:delText>or</w:delText>
              </w:r>
            </w:del>
            <w:ins w:id="1939" w:author="Author">
              <w:r w:rsidR="001B6365">
                <w:rPr>
                  <w:rFonts w:ascii="Verdana" w:eastAsiaTheme="minorHAnsi" w:hAnsi="Verdana" w:cs="Arial"/>
                  <w:color w:val="000000" w:themeColor="text1"/>
                  <w:sz w:val="18"/>
                  <w:szCs w:val="18"/>
                </w:rPr>
                <w:t xml:space="preserve"> </w:t>
              </w:r>
            </w:ins>
            <w:del w:id="1940" w:author="Author">
              <w:r w:rsidRPr="00515D53" w:rsidDel="001B6365">
                <w:rPr>
                  <w:rFonts w:ascii="Verdana" w:eastAsiaTheme="minorHAnsi" w:hAnsi="Verdana" w:cs="Arial"/>
                  <w:color w:val="000000" w:themeColor="text1"/>
                  <w:sz w:val="18"/>
                  <w:szCs w:val="18"/>
                </w:rPr>
                <w:delText xml:space="preserve"> blank (</w:delText>
              </w:r>
            </w:del>
            <w:ins w:id="1941" w:author="Author">
              <w:r w:rsidR="00965A45">
                <w:rPr>
                  <w:rFonts w:ascii="Verdana" w:eastAsiaTheme="minorHAnsi" w:hAnsi="Verdana" w:cs="Arial"/>
                  <w:color w:val="000000" w:themeColor="text1"/>
                  <w:sz w:val="18"/>
                  <w:szCs w:val="18"/>
                </w:rPr>
                <w:t>‘</w:t>
              </w:r>
            </w:ins>
            <w:r w:rsidRPr="00515D53">
              <w:rPr>
                <w:rFonts w:ascii="Verdana" w:eastAsiaTheme="minorHAnsi" w:hAnsi="Verdana" w:cs="Arial"/>
                <w:color w:val="000000" w:themeColor="text1"/>
                <w:sz w:val="18"/>
                <w:szCs w:val="18"/>
              </w:rPr>
              <w:t>#N/A’</w:t>
            </w:r>
            <w:ins w:id="1942" w:author="Author">
              <w:r w:rsidR="001B6365">
                <w:rPr>
                  <w:rFonts w:ascii="Verdana" w:eastAsiaTheme="minorHAnsi" w:hAnsi="Verdana" w:cs="Arial"/>
                  <w:color w:val="000000" w:themeColor="text1"/>
                  <w:sz w:val="18"/>
                  <w:szCs w:val="18"/>
                </w:rPr>
                <w:t xml:space="preserve"> </w:t>
              </w:r>
              <w:r w:rsidR="001B6365" w:rsidRPr="007501CD">
                <w:rPr>
                  <w:rFonts w:ascii="Verdana" w:eastAsiaTheme="minorHAnsi" w:hAnsi="Verdana" w:cs="Arial"/>
                  <w:color w:val="FF0000"/>
                  <w:sz w:val="18"/>
                  <w:szCs w:val="18"/>
                </w:rPr>
                <w:t>updated in 09.07.2019</w:t>
              </w:r>
            </w:ins>
          </w:p>
          <w:p w14:paraId="15FC5548" w14:textId="77777777" w:rsidR="001B6365" w:rsidRPr="000846E3" w:rsidRDefault="001B6365">
            <w:pPr>
              <w:pStyle w:val="ListParagraph"/>
              <w:rPr>
                <w:ins w:id="1943" w:author="Author"/>
                <w:rFonts w:ascii="Verdana" w:hAnsi="Verdana" w:cs="Arial"/>
                <w:color w:val="000000" w:themeColor="text1"/>
                <w:sz w:val="18"/>
                <w:szCs w:val="18"/>
              </w:rPr>
              <w:pPrChange w:id="1944" w:author="Author">
                <w:pPr>
                  <w:pStyle w:val="steptext"/>
                  <w:numPr>
                    <w:numId w:val="81"/>
                  </w:numPr>
                  <w:ind w:left="720" w:hanging="360"/>
                </w:pPr>
              </w:pPrChange>
            </w:pPr>
          </w:p>
          <w:p w14:paraId="79751100" w14:textId="4E3AED85" w:rsidR="00D21718" w:rsidRPr="00515D53" w:rsidRDefault="00965A45">
            <w:pPr>
              <w:pStyle w:val="steptext"/>
              <w:ind w:left="720"/>
              <w:rPr>
                <w:rFonts w:ascii="Verdana" w:eastAsiaTheme="minorHAnsi" w:hAnsi="Verdana" w:cs="Arial"/>
                <w:color w:val="000000" w:themeColor="text1"/>
                <w:sz w:val="18"/>
                <w:szCs w:val="18"/>
              </w:rPr>
              <w:pPrChange w:id="1945" w:author="Author">
                <w:pPr>
                  <w:pStyle w:val="steptext"/>
                  <w:numPr>
                    <w:numId w:val="81"/>
                  </w:numPr>
                  <w:ind w:left="720" w:hanging="360"/>
                </w:pPr>
              </w:pPrChange>
            </w:pPr>
            <w:ins w:id="1946" w:author="Author">
              <w:del w:id="1947" w:author="Author">
                <w:r w:rsidDel="001B6365">
                  <w:rPr>
                    <w:rFonts w:ascii="Verdana" w:eastAsiaTheme="minorHAnsi" w:hAnsi="Verdana" w:cs="Arial"/>
                    <w:color w:val="000000" w:themeColor="text1"/>
                    <w:sz w:val="18"/>
                    <w:szCs w:val="18"/>
                  </w:rPr>
                  <w:delText>)</w:delText>
                </w:r>
              </w:del>
            </w:ins>
          </w:p>
          <w:p w14:paraId="1B1A257D"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Then go to column ‘BOT Reportability Determination’ and fill in ‘R - Vendor &amp; GL’ for the filtered values but only for the blank cells</w:t>
            </w:r>
          </w:p>
          <w:p w14:paraId="551CE2E2" w14:textId="77777777" w:rsidR="00340660" w:rsidRDefault="00340660" w:rsidP="00340660">
            <w:pPr>
              <w:pStyle w:val="steptext"/>
              <w:ind w:left="720"/>
              <w:rPr>
                <w:rFonts w:ascii="Verdana" w:eastAsiaTheme="minorHAnsi" w:hAnsi="Verdana" w:cs="Arial"/>
                <w:color w:val="000000" w:themeColor="text1"/>
                <w:sz w:val="18"/>
                <w:szCs w:val="18"/>
              </w:rPr>
            </w:pPr>
          </w:p>
          <w:p w14:paraId="5038D3F7"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2F2878BB" w14:textId="77777777" w:rsidR="00340660" w:rsidRDefault="00340660" w:rsidP="00340660">
            <w:pPr>
              <w:pStyle w:val="ListParagraph"/>
              <w:rPr>
                <w:rFonts w:ascii="Verdana" w:hAnsi="Verdana" w:cs="Arial"/>
                <w:color w:val="000000" w:themeColor="text1"/>
                <w:sz w:val="18"/>
                <w:szCs w:val="18"/>
              </w:rPr>
            </w:pPr>
          </w:p>
          <w:p w14:paraId="3EAC7B25" w14:textId="77777777" w:rsidR="00340660" w:rsidRPr="00515D53" w:rsidRDefault="00340660" w:rsidP="00340660">
            <w:pPr>
              <w:pStyle w:val="steptext"/>
              <w:ind w:left="720"/>
              <w:rPr>
                <w:rFonts w:ascii="Verdana" w:eastAsiaTheme="minorHAnsi" w:hAnsi="Verdana" w:cs="Arial"/>
                <w:color w:val="000000" w:themeColor="text1"/>
                <w:sz w:val="18"/>
                <w:szCs w:val="18"/>
              </w:rPr>
            </w:pPr>
          </w:p>
          <w:p w14:paraId="79FD12C7" w14:textId="77777777" w:rsidR="00D21718" w:rsidRDefault="00D21718" w:rsidP="00D21718">
            <w:pPr>
              <w:pStyle w:val="steptext"/>
              <w:numPr>
                <w:ilvl w:val="0"/>
                <w:numId w:val="81"/>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‘Vendor Reportability’ and filter on ‘No or ‘Non-HCO Third Party’</w:t>
            </w:r>
          </w:p>
          <w:p w14:paraId="7CC66269" w14:textId="77777777" w:rsidR="00340660" w:rsidRPr="00515D53" w:rsidRDefault="00340660" w:rsidP="00340660">
            <w:pPr>
              <w:pStyle w:val="steptext"/>
              <w:ind w:left="720"/>
              <w:rPr>
                <w:rFonts w:ascii="Verdana" w:eastAsiaTheme="minorHAnsi" w:hAnsi="Verdana" w:cs="Arial"/>
                <w:color w:val="000000" w:themeColor="text1"/>
                <w:sz w:val="18"/>
                <w:szCs w:val="18"/>
              </w:rPr>
            </w:pPr>
          </w:p>
          <w:p w14:paraId="61BA5BBD" w14:textId="0209132C" w:rsidR="00D21718" w:rsidRDefault="00D21718" w:rsidP="00D21718">
            <w:pPr>
              <w:pStyle w:val="steptext"/>
              <w:numPr>
                <w:ilvl w:val="0"/>
                <w:numId w:val="81"/>
              </w:numPr>
              <w:rPr>
                <w:ins w:id="1948" w:author="Autho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Then go to column ‘BOT Reportability Determination’ and fill in ‘NR – Vendor’ for the filtered values but only for the blank cells.</w:t>
            </w:r>
          </w:p>
          <w:p w14:paraId="45336405" w14:textId="77777777" w:rsidR="000C04CE" w:rsidRDefault="000C04CE">
            <w:pPr>
              <w:pStyle w:val="ListParagraph"/>
              <w:rPr>
                <w:ins w:id="1949" w:author="Author"/>
                <w:rFonts w:ascii="Verdana" w:hAnsi="Verdana" w:cs="Arial"/>
                <w:color w:val="000000" w:themeColor="text1"/>
                <w:sz w:val="18"/>
                <w:szCs w:val="18"/>
              </w:rPr>
              <w:pPrChange w:id="1950" w:author="Author">
                <w:pPr>
                  <w:pStyle w:val="steptext"/>
                  <w:numPr>
                    <w:numId w:val="81"/>
                  </w:numPr>
                  <w:ind w:left="720" w:hanging="360"/>
                </w:pPr>
              </w:pPrChange>
            </w:pPr>
          </w:p>
          <w:p w14:paraId="313123B3" w14:textId="49CB48FD" w:rsidR="000C04CE" w:rsidRPr="00515D53" w:rsidRDefault="000C04CE" w:rsidP="00D21718">
            <w:pPr>
              <w:pStyle w:val="steptext"/>
              <w:numPr>
                <w:ilvl w:val="0"/>
                <w:numId w:val="81"/>
              </w:numPr>
              <w:rPr>
                <w:rFonts w:ascii="Verdana" w:eastAsiaTheme="minorHAnsi" w:hAnsi="Verdana" w:cs="Arial"/>
                <w:color w:val="000000" w:themeColor="text1"/>
                <w:sz w:val="18"/>
                <w:szCs w:val="18"/>
              </w:rPr>
            </w:pPr>
            <w:ins w:id="1951" w:author="Author">
              <w:r>
                <w:rPr>
                  <w:rFonts w:ascii="Verdana" w:eastAsiaTheme="minorHAnsi" w:hAnsi="Verdana" w:cs="Arial"/>
                  <w:color w:val="000000" w:themeColor="text1"/>
                  <w:sz w:val="18"/>
                  <w:szCs w:val="18"/>
                </w:rPr>
                <w:t>Remove all filters</w:t>
              </w:r>
            </w:ins>
          </w:p>
          <w:p w14:paraId="455E5CC4" w14:textId="77777777" w:rsidR="00D21718" w:rsidRPr="00515D53" w:rsidRDefault="00D21718" w:rsidP="00D21718">
            <w:pPr>
              <w:rPr>
                <w:rFonts w:ascii="Verdana" w:hAnsi="Verdana" w:cs="Arial"/>
                <w:b/>
                <w:color w:val="000000" w:themeColor="text1"/>
                <w:sz w:val="18"/>
                <w:szCs w:val="18"/>
                <w:lang w:val="en-US"/>
              </w:rPr>
            </w:pPr>
          </w:p>
        </w:tc>
        <w:tc>
          <w:tcPr>
            <w:tcW w:w="1418" w:type="dxa"/>
          </w:tcPr>
          <w:p w14:paraId="5019B5C0" w14:textId="77777777" w:rsidR="00D21718" w:rsidRPr="000F672E" w:rsidRDefault="00D21718" w:rsidP="00D21718">
            <w:pPr>
              <w:rPr>
                <w:rFonts w:cs="Arial"/>
                <w:b/>
                <w:color w:val="000000" w:themeColor="text1"/>
                <w:sz w:val="18"/>
                <w:szCs w:val="18"/>
                <w:lang w:val="en-US"/>
              </w:rPr>
            </w:pPr>
          </w:p>
        </w:tc>
        <w:tc>
          <w:tcPr>
            <w:tcW w:w="10938" w:type="dxa"/>
          </w:tcPr>
          <w:p w14:paraId="055E6BD5" w14:textId="77777777" w:rsidR="00340660" w:rsidRDefault="00340660" w:rsidP="00D21718">
            <w:pPr>
              <w:rPr>
                <w:noProof/>
              </w:rPr>
            </w:pPr>
          </w:p>
          <w:p w14:paraId="125B7F22" w14:textId="77777777" w:rsidR="00340660" w:rsidRDefault="00980776" w:rsidP="00D21718">
            <w:pPr>
              <w:rPr>
                <w:noProof/>
              </w:rPr>
            </w:pPr>
            <w:r>
              <w:rPr>
                <w:noProof/>
                <w:lang w:val="en-US"/>
              </w:rPr>
              <w:drawing>
                <wp:anchor distT="0" distB="0" distL="114300" distR="114300" simplePos="0" relativeHeight="251698176" behindDoc="0" locked="0" layoutInCell="1" allowOverlap="1" wp14:anchorId="59EDDF9C" wp14:editId="15A844A2">
                  <wp:simplePos x="0" y="0"/>
                  <wp:positionH relativeFrom="column">
                    <wp:posOffset>3244684</wp:posOffset>
                  </wp:positionH>
                  <wp:positionV relativeFrom="page">
                    <wp:posOffset>1921399</wp:posOffset>
                  </wp:positionV>
                  <wp:extent cx="1412240" cy="1650365"/>
                  <wp:effectExtent l="0" t="0" r="0" b="6985"/>
                  <wp:wrapTopAndBottom/>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1412240" cy="1650365"/>
                          </a:xfrm>
                          <a:prstGeom prst="rect">
                            <a:avLst/>
                          </a:prstGeom>
                        </pic:spPr>
                      </pic:pic>
                    </a:graphicData>
                  </a:graphic>
                  <wp14:sizeRelH relativeFrom="margin">
                    <wp14:pctWidth>0</wp14:pctWidth>
                  </wp14:sizeRelH>
                  <wp14:sizeRelV relativeFrom="margin">
                    <wp14:pctHeight>0</wp14:pctHeight>
                  </wp14:sizeRelV>
                </wp:anchor>
              </w:drawing>
            </w:r>
          </w:p>
          <w:p w14:paraId="5B28EA08" w14:textId="77777777" w:rsidR="00D21718" w:rsidRDefault="00980776" w:rsidP="00D21718">
            <w:pPr>
              <w:rPr>
                <w:noProof/>
              </w:rPr>
            </w:pPr>
            <w:r>
              <w:rPr>
                <w:noProof/>
                <w:lang w:val="en-US"/>
              </w:rPr>
              <w:drawing>
                <wp:inline distT="0" distB="0" distL="0" distR="0" wp14:anchorId="735DAFF9" wp14:editId="6C34DB57">
                  <wp:extent cx="1354455" cy="169989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1354455" cy="1699895"/>
                          </a:xfrm>
                          <a:prstGeom prst="rect">
                            <a:avLst/>
                          </a:prstGeom>
                        </pic:spPr>
                      </pic:pic>
                    </a:graphicData>
                  </a:graphic>
                </wp:inline>
              </w:drawing>
            </w:r>
            <w:r>
              <w:rPr>
                <w:noProof/>
                <w:lang w:val="en-US"/>
              </w:rPr>
              <w:drawing>
                <wp:anchor distT="0" distB="0" distL="114300" distR="114300" simplePos="0" relativeHeight="251696128" behindDoc="0" locked="0" layoutInCell="1" allowOverlap="1" wp14:anchorId="42CF8A6C" wp14:editId="2EFE27C7">
                  <wp:simplePos x="0" y="0"/>
                  <wp:positionH relativeFrom="column">
                    <wp:posOffset>1552962</wp:posOffset>
                  </wp:positionH>
                  <wp:positionV relativeFrom="paragraph">
                    <wp:posOffset>1603375</wp:posOffset>
                  </wp:positionV>
                  <wp:extent cx="1588770" cy="1628775"/>
                  <wp:effectExtent l="0" t="0" r="0" b="9525"/>
                  <wp:wrapThrough wrapText="bothSides">
                    <wp:wrapPolygon edited="0">
                      <wp:start x="0" y="0"/>
                      <wp:lineTo x="0" y="21474"/>
                      <wp:lineTo x="21237" y="21474"/>
                      <wp:lineTo x="21237" y="0"/>
                      <wp:lineTo x="0" y="0"/>
                    </wp:wrapPolygon>
                  </wp:wrapThrough>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1588770" cy="1628775"/>
                          </a:xfrm>
                          <a:prstGeom prst="rect">
                            <a:avLst/>
                          </a:prstGeom>
                        </pic:spPr>
                      </pic:pic>
                    </a:graphicData>
                  </a:graphic>
                </wp:anchor>
              </w:drawing>
            </w:r>
            <w:r w:rsidR="00020710">
              <w:rPr>
                <w:noProof/>
                <w:lang w:val="en-US"/>
              </w:rPr>
              <w:drawing>
                <wp:anchor distT="0" distB="0" distL="114300" distR="114300" simplePos="0" relativeHeight="251695104" behindDoc="0" locked="0" layoutInCell="1" allowOverlap="1" wp14:anchorId="6748CF43" wp14:editId="6F44329A">
                  <wp:simplePos x="0" y="0"/>
                  <wp:positionH relativeFrom="column">
                    <wp:posOffset>172085</wp:posOffset>
                  </wp:positionH>
                  <wp:positionV relativeFrom="paragraph">
                    <wp:posOffset>1603375</wp:posOffset>
                  </wp:positionV>
                  <wp:extent cx="1380490" cy="1650365"/>
                  <wp:effectExtent l="0" t="0" r="0" b="6985"/>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1380490" cy="1650365"/>
                          </a:xfrm>
                          <a:prstGeom prst="rect">
                            <a:avLst/>
                          </a:prstGeom>
                        </pic:spPr>
                      </pic:pic>
                    </a:graphicData>
                  </a:graphic>
                </wp:anchor>
              </w:drawing>
            </w:r>
            <w:r w:rsidR="00020710">
              <w:rPr>
                <w:noProof/>
                <w:lang w:val="en-US"/>
              </w:rPr>
              <w:drawing>
                <wp:anchor distT="0" distB="0" distL="114300" distR="114300" simplePos="0" relativeHeight="251694080" behindDoc="0" locked="0" layoutInCell="1" allowOverlap="1" wp14:anchorId="2656220D" wp14:editId="516519F9">
                  <wp:simplePos x="0" y="0"/>
                  <wp:positionH relativeFrom="column">
                    <wp:posOffset>1776730</wp:posOffset>
                  </wp:positionH>
                  <wp:positionV relativeFrom="paragraph">
                    <wp:posOffset>0</wp:posOffset>
                  </wp:positionV>
                  <wp:extent cx="1514475" cy="1518285"/>
                  <wp:effectExtent l="0" t="0" r="9525" b="5715"/>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1514475" cy="1518285"/>
                          </a:xfrm>
                          <a:prstGeom prst="rect">
                            <a:avLst/>
                          </a:prstGeom>
                        </pic:spPr>
                      </pic:pic>
                    </a:graphicData>
                  </a:graphic>
                  <wp14:sizeRelH relativeFrom="margin">
                    <wp14:pctWidth>0</wp14:pctWidth>
                  </wp14:sizeRelH>
                  <wp14:sizeRelV relativeFrom="margin">
                    <wp14:pctHeight>0</wp14:pctHeight>
                  </wp14:sizeRelV>
                </wp:anchor>
              </w:drawing>
            </w:r>
            <w:r w:rsidR="00020710">
              <w:rPr>
                <w:noProof/>
                <w:lang w:val="en-US"/>
              </w:rPr>
              <w:drawing>
                <wp:anchor distT="0" distB="0" distL="114300" distR="114300" simplePos="0" relativeHeight="251693056" behindDoc="0" locked="0" layoutInCell="1" allowOverlap="1" wp14:anchorId="2EA249B6" wp14:editId="22F2A64F">
                  <wp:simplePos x="0" y="0"/>
                  <wp:positionH relativeFrom="column">
                    <wp:posOffset>-45444</wp:posOffset>
                  </wp:positionH>
                  <wp:positionV relativeFrom="paragraph">
                    <wp:posOffset>0</wp:posOffset>
                  </wp:positionV>
                  <wp:extent cx="1593215" cy="1478915"/>
                  <wp:effectExtent l="0" t="0" r="6985" b="6985"/>
                  <wp:wrapThrough wrapText="bothSides">
                    <wp:wrapPolygon edited="0">
                      <wp:start x="0" y="0"/>
                      <wp:lineTo x="0" y="21424"/>
                      <wp:lineTo x="21436" y="21424"/>
                      <wp:lineTo x="21436" y="0"/>
                      <wp:lineTo x="0" y="0"/>
                    </wp:wrapPolygon>
                  </wp:wrapThrough>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1593215" cy="1478915"/>
                          </a:xfrm>
                          <a:prstGeom prst="rect">
                            <a:avLst/>
                          </a:prstGeom>
                        </pic:spPr>
                      </pic:pic>
                    </a:graphicData>
                  </a:graphic>
                  <wp14:sizeRelH relativeFrom="margin">
                    <wp14:pctWidth>0</wp14:pctWidth>
                  </wp14:sizeRelH>
                  <wp14:sizeRelV relativeFrom="margin">
                    <wp14:pctHeight>0</wp14:pctHeight>
                  </wp14:sizeRelV>
                </wp:anchor>
              </w:drawing>
            </w:r>
          </w:p>
        </w:tc>
      </w:tr>
      <w:tr w:rsidR="00D21718" w:rsidRPr="005335B1" w14:paraId="3AE13509" w14:textId="77777777" w:rsidTr="00FA4F51">
        <w:trPr>
          <w:cantSplit/>
          <w:trHeight w:val="20"/>
        </w:trPr>
        <w:tc>
          <w:tcPr>
            <w:tcW w:w="1843" w:type="dxa"/>
          </w:tcPr>
          <w:p w14:paraId="63DC1C53" w14:textId="77777777" w:rsidR="00C378B1" w:rsidRDefault="00C80968"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3.1.66</w:t>
            </w:r>
            <w:r w:rsidR="00D21718">
              <w:rPr>
                <w:rFonts w:ascii="Verdana" w:eastAsiaTheme="minorHAnsi" w:hAnsi="Verdana" w:cs="Arial"/>
                <w:b/>
                <w:color w:val="000000" w:themeColor="text1"/>
                <w:sz w:val="18"/>
                <w:szCs w:val="18"/>
              </w:rPr>
              <w:t xml:space="preserve"> </w:t>
            </w:r>
            <w:r w:rsidR="00D21718" w:rsidRPr="00293F54">
              <w:rPr>
                <w:rFonts w:ascii="Verdana" w:eastAsiaTheme="minorHAnsi" w:hAnsi="Verdana" w:cs="Arial"/>
                <w:color w:val="000000" w:themeColor="text1"/>
                <w:sz w:val="18"/>
                <w:szCs w:val="18"/>
              </w:rPr>
              <w:t xml:space="preserve">Preparation of </w:t>
            </w:r>
            <w:r w:rsidR="00D21718">
              <w:rPr>
                <w:rFonts w:ascii="Verdana" w:eastAsiaTheme="minorHAnsi" w:hAnsi="Verdana" w:cs="Arial"/>
                <w:color w:val="000000" w:themeColor="text1"/>
                <w:sz w:val="18"/>
                <w:szCs w:val="18"/>
              </w:rPr>
              <w:t xml:space="preserve">SWEDEN </w:t>
            </w:r>
            <w:r w:rsidR="00D21718" w:rsidRPr="00293F54">
              <w:rPr>
                <w:rFonts w:ascii="Verdana" w:eastAsiaTheme="minorHAnsi" w:hAnsi="Verdana" w:cs="Arial"/>
                <w:color w:val="000000" w:themeColor="text1"/>
                <w:sz w:val="18"/>
                <w:szCs w:val="18"/>
              </w:rPr>
              <w:t>CSR report</w:t>
            </w:r>
            <w:r w:rsidR="00D21718">
              <w:rPr>
                <w:rFonts w:ascii="Verdana" w:eastAsiaTheme="minorHAnsi" w:hAnsi="Verdana" w:cs="Arial"/>
                <w:color w:val="000000" w:themeColor="text1"/>
                <w:sz w:val="18"/>
                <w:szCs w:val="18"/>
              </w:rPr>
              <w:t>. Populate the Global Template columns</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0E3778C4" w14:textId="77777777" w:rsidR="00D21718" w:rsidRDefault="00D21718" w:rsidP="00D21718">
            <w:pPr>
              <w:pStyle w:val="steptext"/>
              <w:rPr>
                <w:rFonts w:ascii="Verdana" w:eastAsiaTheme="minorHAnsi" w:hAnsi="Verdana" w:cs="Arial"/>
                <w:b/>
                <w:color w:val="000000" w:themeColor="text1"/>
                <w:sz w:val="18"/>
                <w:szCs w:val="18"/>
              </w:rPr>
            </w:pPr>
          </w:p>
        </w:tc>
        <w:tc>
          <w:tcPr>
            <w:tcW w:w="5103" w:type="dxa"/>
          </w:tcPr>
          <w:p w14:paraId="0120BE2A" w14:textId="77777777" w:rsidR="00D21718" w:rsidRPr="00AA7B18" w:rsidRDefault="00D21718" w:rsidP="00D21718">
            <w:pPr>
              <w:pStyle w:val="steptext"/>
              <w:rPr>
                <w:rFonts w:ascii="Verdana" w:eastAsiaTheme="minorHAnsi" w:hAnsi="Verdana" w:cs="Arial"/>
                <w:b/>
                <w:color w:val="000000" w:themeColor="text1"/>
                <w:sz w:val="18"/>
                <w:szCs w:val="18"/>
              </w:rPr>
            </w:pPr>
            <w:r w:rsidRPr="00AA7B18">
              <w:rPr>
                <w:rFonts w:ascii="Verdana" w:eastAsiaTheme="minorHAnsi" w:hAnsi="Verdana" w:cs="Arial"/>
                <w:b/>
                <w:color w:val="000000" w:themeColor="text1"/>
                <w:sz w:val="18"/>
                <w:szCs w:val="18"/>
              </w:rPr>
              <w:t>Populate column ‘ASSIGNMENT’</w:t>
            </w:r>
            <w:r w:rsidR="00AA7B18" w:rsidRPr="00AA7B18">
              <w:rPr>
                <w:rFonts w:ascii="Verdana" w:eastAsiaTheme="minorHAnsi" w:hAnsi="Verdana" w:cs="Arial"/>
                <w:b/>
                <w:color w:val="000000" w:themeColor="text1"/>
                <w:sz w:val="18"/>
                <w:szCs w:val="18"/>
              </w:rPr>
              <w:t xml:space="preserve"> from Global Template:</w:t>
            </w:r>
          </w:p>
          <w:p w14:paraId="602C0542" w14:textId="77777777" w:rsidR="00AA7B18" w:rsidRDefault="00AA7B18" w:rsidP="00D21718">
            <w:pPr>
              <w:pStyle w:val="steptext"/>
              <w:rPr>
                <w:rFonts w:ascii="Verdana" w:eastAsiaTheme="minorHAnsi" w:hAnsi="Verdana" w:cs="Arial"/>
                <w:i/>
                <w:color w:val="000000" w:themeColor="text1"/>
                <w:sz w:val="18"/>
                <w:szCs w:val="18"/>
              </w:rPr>
            </w:pPr>
          </w:p>
          <w:p w14:paraId="13D29111" w14:textId="556B6F61" w:rsidR="00AA7B18" w:rsidRPr="00127B90" w:rsidRDefault="00AA7B18" w:rsidP="00AA7B18">
            <w:pPr>
              <w:pStyle w:val="steptext"/>
              <w:numPr>
                <w:ilvl w:val="0"/>
                <w:numId w:val="82"/>
              </w:numPr>
              <w:rPr>
                <w:rFonts w:ascii="Verdana" w:eastAsiaTheme="minorHAnsi" w:hAnsi="Verdana" w:cs="Arial"/>
                <w:color w:val="000000" w:themeColor="text1"/>
                <w:sz w:val="18"/>
                <w:szCs w:val="18"/>
              </w:rPr>
            </w:pPr>
            <w:r w:rsidRPr="00127B90">
              <w:rPr>
                <w:rFonts w:ascii="Verdana" w:eastAsiaTheme="minorHAnsi" w:hAnsi="Verdana" w:cs="Arial"/>
                <w:color w:val="000000" w:themeColor="text1"/>
                <w:sz w:val="18"/>
                <w:szCs w:val="18"/>
              </w:rPr>
              <w:t xml:space="preserve">Go to column ‘BOT Reportability Determination’ an filter on the fields </w:t>
            </w:r>
            <w:del w:id="1952" w:author="Author">
              <w:r w:rsidRPr="00127B90" w:rsidDel="002360CC">
                <w:rPr>
                  <w:rFonts w:ascii="Verdana" w:eastAsiaTheme="minorHAnsi" w:hAnsi="Verdana" w:cs="Arial"/>
                  <w:color w:val="000000" w:themeColor="text1"/>
                  <w:sz w:val="18"/>
                  <w:szCs w:val="18"/>
                </w:rPr>
                <w:delText xml:space="preserve">containing </w:delText>
              </w:r>
            </w:del>
            <w:ins w:id="1953" w:author="Author">
              <w:r w:rsidR="002360CC">
                <w:rPr>
                  <w:rFonts w:ascii="Verdana" w:eastAsiaTheme="minorHAnsi" w:hAnsi="Verdana" w:cs="Arial"/>
                  <w:color w:val="000000" w:themeColor="text1"/>
                  <w:sz w:val="18"/>
                  <w:szCs w:val="18"/>
                </w:rPr>
                <w:t>starting with</w:t>
              </w:r>
              <w:r w:rsidR="002360CC" w:rsidRPr="00127B90">
                <w:rPr>
                  <w:rFonts w:ascii="Verdana" w:eastAsiaTheme="minorHAnsi" w:hAnsi="Verdana" w:cs="Arial"/>
                  <w:color w:val="000000" w:themeColor="text1"/>
                  <w:sz w:val="18"/>
                  <w:szCs w:val="18"/>
                </w:rPr>
                <w:t xml:space="preserve"> </w:t>
              </w:r>
            </w:ins>
            <w:r w:rsidRPr="00127B90">
              <w:rPr>
                <w:rFonts w:ascii="Verdana" w:eastAsiaTheme="minorHAnsi" w:hAnsi="Verdana" w:cs="Arial"/>
                <w:color w:val="000000" w:themeColor="text1"/>
                <w:sz w:val="18"/>
                <w:szCs w:val="18"/>
              </w:rPr>
              <w:t>R (reportable)</w:t>
            </w:r>
          </w:p>
          <w:p w14:paraId="1014012F" w14:textId="77777777" w:rsidR="00AA7B18" w:rsidRPr="00127B90" w:rsidRDefault="00AA7B18" w:rsidP="00AA7B18">
            <w:pPr>
              <w:pStyle w:val="steptext"/>
              <w:ind w:left="720"/>
              <w:rPr>
                <w:rFonts w:ascii="Verdana" w:eastAsiaTheme="minorHAnsi" w:hAnsi="Verdana" w:cs="Arial"/>
                <w:color w:val="000000" w:themeColor="text1"/>
                <w:sz w:val="18"/>
                <w:szCs w:val="18"/>
              </w:rPr>
            </w:pPr>
          </w:p>
          <w:p w14:paraId="6A7E30E7" w14:textId="77777777" w:rsidR="00AA7B18" w:rsidRPr="00127B90" w:rsidRDefault="00AA7B18" w:rsidP="00AA7B18">
            <w:pPr>
              <w:pStyle w:val="steptext"/>
              <w:numPr>
                <w:ilvl w:val="0"/>
                <w:numId w:val="82"/>
              </w:numPr>
              <w:rPr>
                <w:rFonts w:ascii="Verdana" w:eastAsiaTheme="minorHAnsi" w:hAnsi="Verdana" w:cs="Arial"/>
                <w:color w:val="000000" w:themeColor="text1"/>
                <w:sz w:val="18"/>
                <w:szCs w:val="18"/>
              </w:rPr>
            </w:pPr>
            <w:r w:rsidRPr="00127B90">
              <w:rPr>
                <w:rFonts w:ascii="Verdana" w:eastAsiaTheme="minorHAnsi" w:hAnsi="Verdana" w:cs="Arial"/>
                <w:color w:val="000000" w:themeColor="text1"/>
                <w:sz w:val="18"/>
                <w:szCs w:val="18"/>
              </w:rPr>
              <w:t>Fill in ‘Assign’ for the filtered values in column ‘ASSIGNMENT’</w:t>
            </w:r>
          </w:p>
          <w:p w14:paraId="0626FD0A" w14:textId="77777777" w:rsidR="00C378B1" w:rsidRPr="00127B90" w:rsidRDefault="00C378B1" w:rsidP="00C378B1">
            <w:pPr>
              <w:pStyle w:val="ListParagraph"/>
              <w:rPr>
                <w:rFonts w:ascii="Verdana" w:hAnsi="Verdana" w:cs="Arial"/>
                <w:color w:val="000000" w:themeColor="text1"/>
                <w:sz w:val="18"/>
                <w:szCs w:val="18"/>
              </w:rPr>
            </w:pPr>
          </w:p>
          <w:p w14:paraId="20C62A6C" w14:textId="77777777" w:rsidR="00C378B1" w:rsidRPr="00127B90" w:rsidRDefault="00C378B1" w:rsidP="00AA7B18">
            <w:pPr>
              <w:pStyle w:val="steptext"/>
              <w:numPr>
                <w:ilvl w:val="0"/>
                <w:numId w:val="82"/>
              </w:numPr>
              <w:rPr>
                <w:rFonts w:ascii="Verdana" w:eastAsiaTheme="minorHAnsi" w:hAnsi="Verdana" w:cs="Arial"/>
                <w:color w:val="000000" w:themeColor="text1"/>
                <w:sz w:val="18"/>
                <w:szCs w:val="18"/>
              </w:rPr>
            </w:pPr>
            <w:r w:rsidRPr="00127B90">
              <w:rPr>
                <w:rFonts w:ascii="Verdana" w:eastAsiaTheme="minorHAnsi" w:hAnsi="Verdana" w:cs="Arial"/>
                <w:color w:val="000000" w:themeColor="text1"/>
                <w:sz w:val="18"/>
                <w:szCs w:val="18"/>
              </w:rPr>
              <w:t>Remove all filters</w:t>
            </w:r>
          </w:p>
          <w:p w14:paraId="6D563724" w14:textId="77777777" w:rsidR="00D21718" w:rsidRPr="00AA7B18" w:rsidRDefault="00D21718" w:rsidP="00D21718">
            <w:pPr>
              <w:rPr>
                <w:rFonts w:ascii="Verdana" w:hAnsi="Verdana" w:cs="Arial"/>
                <w:b/>
                <w:color w:val="000000" w:themeColor="text1"/>
                <w:sz w:val="18"/>
                <w:szCs w:val="18"/>
                <w:lang w:val="en-US"/>
              </w:rPr>
            </w:pPr>
          </w:p>
        </w:tc>
        <w:tc>
          <w:tcPr>
            <w:tcW w:w="1418" w:type="dxa"/>
          </w:tcPr>
          <w:p w14:paraId="1F8E4BFA" w14:textId="77777777" w:rsidR="00D21718" w:rsidRPr="000F672E" w:rsidRDefault="00D21718" w:rsidP="00D21718">
            <w:pPr>
              <w:rPr>
                <w:rFonts w:cs="Arial"/>
                <w:b/>
                <w:color w:val="000000" w:themeColor="text1"/>
                <w:sz w:val="18"/>
                <w:szCs w:val="18"/>
                <w:lang w:val="en-US"/>
              </w:rPr>
            </w:pPr>
          </w:p>
        </w:tc>
        <w:tc>
          <w:tcPr>
            <w:tcW w:w="10938" w:type="dxa"/>
          </w:tcPr>
          <w:p w14:paraId="31057EE0" w14:textId="77777777" w:rsidR="00D21718" w:rsidRDefault="00CA4CCB" w:rsidP="00D21718">
            <w:pPr>
              <w:rPr>
                <w:noProof/>
              </w:rPr>
            </w:pPr>
            <w:r>
              <w:rPr>
                <w:noProof/>
                <w:lang w:val="en-US"/>
              </w:rPr>
              <w:drawing>
                <wp:inline distT="0" distB="0" distL="0" distR="0" wp14:anchorId="51E2DA59" wp14:editId="06DF6446">
                  <wp:extent cx="2659496" cy="2122998"/>
                  <wp:effectExtent l="0" t="0" r="762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682097" cy="2141040"/>
                          </a:xfrm>
                          <a:prstGeom prst="rect">
                            <a:avLst/>
                          </a:prstGeom>
                        </pic:spPr>
                      </pic:pic>
                    </a:graphicData>
                  </a:graphic>
                </wp:inline>
              </w:drawing>
            </w:r>
            <w:r w:rsidR="0028711A">
              <w:rPr>
                <w:noProof/>
                <w:lang w:val="en-US"/>
              </w:rPr>
              <w:drawing>
                <wp:anchor distT="0" distB="0" distL="114300" distR="114300" simplePos="0" relativeHeight="251699200" behindDoc="0" locked="0" layoutInCell="1" allowOverlap="1" wp14:anchorId="43168009" wp14:editId="513AB25C">
                  <wp:simplePos x="0" y="0"/>
                  <wp:positionH relativeFrom="column">
                    <wp:posOffset>-2402</wp:posOffset>
                  </wp:positionH>
                  <wp:positionV relativeFrom="paragraph">
                    <wp:posOffset>2292</wp:posOffset>
                  </wp:positionV>
                  <wp:extent cx="1793268" cy="2167564"/>
                  <wp:effectExtent l="0" t="0" r="0" b="4445"/>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1793268" cy="2167564"/>
                          </a:xfrm>
                          <a:prstGeom prst="rect">
                            <a:avLst/>
                          </a:prstGeom>
                        </pic:spPr>
                      </pic:pic>
                    </a:graphicData>
                  </a:graphic>
                </wp:anchor>
              </w:drawing>
            </w:r>
          </w:p>
        </w:tc>
      </w:tr>
      <w:tr w:rsidR="00D21718" w:rsidRPr="005335B1" w14:paraId="69967CE6" w14:textId="77777777" w:rsidTr="00FA4F51">
        <w:trPr>
          <w:cantSplit/>
          <w:trHeight w:val="20"/>
        </w:trPr>
        <w:tc>
          <w:tcPr>
            <w:tcW w:w="1843" w:type="dxa"/>
          </w:tcPr>
          <w:p w14:paraId="6CBC760E" w14:textId="77777777" w:rsidR="00C378B1" w:rsidRDefault="00C80968" w:rsidP="00C378B1">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3.1.67</w:t>
            </w:r>
            <w:r w:rsidR="003C78B5">
              <w:rPr>
                <w:rFonts w:ascii="Verdana" w:eastAsiaTheme="minorHAnsi" w:hAnsi="Verdana" w:cs="Arial"/>
                <w:b/>
                <w:color w:val="000000" w:themeColor="text1"/>
                <w:sz w:val="18"/>
                <w:szCs w:val="18"/>
              </w:rPr>
              <w:t xml:space="preserve"> </w:t>
            </w:r>
            <w:r w:rsidR="003C78B5" w:rsidRPr="00293F54">
              <w:rPr>
                <w:rFonts w:ascii="Verdana" w:eastAsiaTheme="minorHAnsi" w:hAnsi="Verdana" w:cs="Arial"/>
                <w:color w:val="000000" w:themeColor="text1"/>
                <w:sz w:val="18"/>
                <w:szCs w:val="18"/>
              </w:rPr>
              <w:t xml:space="preserve">Preparation of </w:t>
            </w:r>
            <w:r w:rsidR="003C78B5">
              <w:rPr>
                <w:rFonts w:ascii="Verdana" w:eastAsiaTheme="minorHAnsi" w:hAnsi="Verdana" w:cs="Arial"/>
                <w:color w:val="000000" w:themeColor="text1"/>
                <w:sz w:val="18"/>
                <w:szCs w:val="18"/>
              </w:rPr>
              <w:t xml:space="preserve">SWEDEN </w:t>
            </w:r>
            <w:r w:rsidR="003C78B5" w:rsidRPr="00293F54">
              <w:rPr>
                <w:rFonts w:ascii="Verdana" w:eastAsiaTheme="minorHAnsi" w:hAnsi="Verdana" w:cs="Arial"/>
                <w:color w:val="000000" w:themeColor="text1"/>
                <w:sz w:val="18"/>
                <w:szCs w:val="18"/>
              </w:rPr>
              <w:t>CSR report</w:t>
            </w:r>
            <w:r w:rsidR="003C78B5">
              <w:rPr>
                <w:rFonts w:ascii="Verdana" w:eastAsiaTheme="minorHAnsi" w:hAnsi="Verdana" w:cs="Arial"/>
                <w:color w:val="000000" w:themeColor="text1"/>
                <w:sz w:val="18"/>
                <w:szCs w:val="18"/>
              </w:rPr>
              <w:t>. Copy-paste the CSR data into the Global template</w:t>
            </w:r>
            <w:r w:rsidR="00C378B1">
              <w:rPr>
                <w:rFonts w:ascii="Verdana" w:eastAsiaTheme="minorHAnsi" w:hAnsi="Verdana" w:cs="Arial"/>
                <w:color w:val="000000" w:themeColor="text1"/>
                <w:sz w:val="18"/>
                <w:szCs w:val="18"/>
              </w:rPr>
              <w:t xml:space="preserve">. </w:t>
            </w:r>
            <w:r w:rsidR="00C378B1">
              <w:rPr>
                <w:rFonts w:ascii="Verdana" w:eastAsiaTheme="minorHAnsi" w:hAnsi="Verdana" w:cs="Arial"/>
                <w:b/>
                <w:i/>
                <w:color w:val="000000" w:themeColor="text1"/>
                <w:sz w:val="18"/>
                <w:szCs w:val="18"/>
              </w:rPr>
              <w:t>*Step applicable for all Iterations (1,2,3)</w:t>
            </w:r>
          </w:p>
          <w:p w14:paraId="1509E47C" w14:textId="77777777" w:rsidR="00D21718" w:rsidRDefault="00D21718" w:rsidP="00D21718">
            <w:pPr>
              <w:pStyle w:val="steptext"/>
              <w:rPr>
                <w:rFonts w:ascii="Verdana" w:eastAsiaTheme="minorHAnsi" w:hAnsi="Verdana" w:cs="Arial"/>
                <w:b/>
                <w:color w:val="000000" w:themeColor="text1"/>
                <w:sz w:val="18"/>
                <w:szCs w:val="18"/>
              </w:rPr>
            </w:pPr>
          </w:p>
        </w:tc>
        <w:tc>
          <w:tcPr>
            <w:tcW w:w="5103" w:type="dxa"/>
          </w:tcPr>
          <w:p w14:paraId="378F2404" w14:textId="77777777" w:rsidR="003C78B5" w:rsidRDefault="003C78B5" w:rsidP="003C78B5">
            <w:pPr>
              <w:rPr>
                <w:rFonts w:ascii="Verdana" w:hAnsi="Verdana" w:cs="Arial"/>
                <w:b/>
                <w:color w:val="000000" w:themeColor="text1"/>
                <w:sz w:val="18"/>
                <w:szCs w:val="18"/>
              </w:rPr>
            </w:pPr>
            <w:r w:rsidRPr="00C5196B">
              <w:rPr>
                <w:rFonts w:ascii="Verdana" w:hAnsi="Verdana" w:cs="Arial"/>
                <w:b/>
                <w:color w:val="000000" w:themeColor="text1"/>
                <w:sz w:val="18"/>
                <w:szCs w:val="18"/>
              </w:rPr>
              <w:t>Copy-paste the information from CSR report columns into the template columns for th</w:t>
            </w:r>
            <w:r w:rsidR="00C378B1">
              <w:rPr>
                <w:rFonts w:ascii="Verdana" w:hAnsi="Verdana" w:cs="Arial"/>
                <w:b/>
                <w:color w:val="000000" w:themeColor="text1"/>
                <w:sz w:val="18"/>
                <w:szCs w:val="18"/>
              </w:rPr>
              <w:t>e filtered (‘Assign’) rows only</w:t>
            </w:r>
            <w:r w:rsidR="00AA2BF2">
              <w:rPr>
                <w:rFonts w:ascii="Verdana" w:hAnsi="Verdana" w:cs="Arial"/>
                <w:b/>
                <w:color w:val="000000" w:themeColor="text1"/>
                <w:sz w:val="18"/>
                <w:szCs w:val="18"/>
              </w:rPr>
              <w:t>. Do not overwrite</w:t>
            </w:r>
          </w:p>
          <w:p w14:paraId="0965856C" w14:textId="77777777" w:rsidR="00C378B1" w:rsidRPr="00C5196B" w:rsidRDefault="00C378B1" w:rsidP="003C78B5">
            <w:pPr>
              <w:rPr>
                <w:rFonts w:ascii="Verdana" w:hAnsi="Verdana" w:cs="Arial"/>
                <w:b/>
                <w:color w:val="000000" w:themeColor="text1"/>
                <w:sz w:val="18"/>
                <w:szCs w:val="18"/>
              </w:rPr>
            </w:pPr>
          </w:p>
          <w:p w14:paraId="16BC3D27" w14:textId="77777777" w:rsidR="003C78B5" w:rsidRPr="00C378B1" w:rsidRDefault="00C378B1" w:rsidP="00C378B1">
            <w:pPr>
              <w:pStyle w:val="ListParagraph"/>
              <w:numPr>
                <w:ilvl w:val="0"/>
                <w:numId w:val="83"/>
              </w:numPr>
              <w:rPr>
                <w:rFonts w:ascii="Verdana" w:hAnsi="Verdana" w:cs="Arial"/>
                <w:b/>
                <w:color w:val="000000" w:themeColor="text1"/>
                <w:sz w:val="18"/>
                <w:szCs w:val="18"/>
              </w:rPr>
            </w:pPr>
            <w:r>
              <w:rPr>
                <w:rFonts w:ascii="Verdana" w:hAnsi="Verdana" w:cs="Arial"/>
                <w:color w:val="000000" w:themeColor="text1"/>
                <w:sz w:val="18"/>
                <w:szCs w:val="18"/>
              </w:rPr>
              <w:t>Go to column ‘Assignment’ and filter on the ‘Assign’ fields only</w:t>
            </w:r>
          </w:p>
          <w:p w14:paraId="4E82CE7E" w14:textId="77777777" w:rsidR="00C378B1" w:rsidRPr="00C378B1" w:rsidRDefault="00C378B1" w:rsidP="00C378B1">
            <w:pPr>
              <w:pStyle w:val="ListParagraph"/>
              <w:rPr>
                <w:rFonts w:ascii="Verdana" w:hAnsi="Verdana" w:cs="Arial"/>
                <w:b/>
                <w:color w:val="000000" w:themeColor="text1"/>
                <w:sz w:val="18"/>
                <w:szCs w:val="18"/>
              </w:rPr>
            </w:pPr>
          </w:p>
          <w:p w14:paraId="0B38A300" w14:textId="2DABCF09" w:rsidR="003C78B5" w:rsidRPr="00C5196B" w:rsidRDefault="00C378B1" w:rsidP="003C78B5">
            <w:pPr>
              <w:pStyle w:val="steptext"/>
              <w:numPr>
                <w:ilvl w:val="0"/>
                <w:numId w:val="83"/>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lang w:val="en-AU"/>
              </w:rPr>
              <w:t>Then c</w:t>
            </w:r>
            <w:r w:rsidR="003C78B5" w:rsidRPr="00C5196B">
              <w:rPr>
                <w:rFonts w:ascii="Verdana" w:eastAsiaTheme="minorHAnsi" w:hAnsi="Verdana" w:cs="Arial"/>
                <w:color w:val="000000" w:themeColor="text1"/>
                <w:sz w:val="18"/>
                <w:szCs w:val="18"/>
                <w:lang w:val="en-AU"/>
              </w:rPr>
              <w:t>opy paste the content from CSR report column Vendor Search Term</w:t>
            </w:r>
            <w:ins w:id="1954" w:author="Author">
              <w:del w:id="1955" w:author="Author">
                <w:r w:rsidR="00AB78F9" w:rsidDel="00765ACA">
                  <w:rPr>
                    <w:rFonts w:ascii="Verdana" w:eastAsiaTheme="minorHAnsi" w:hAnsi="Verdana" w:cs="Arial"/>
                    <w:color w:val="000000" w:themeColor="text1"/>
                    <w:sz w:val="18"/>
                    <w:szCs w:val="18"/>
                    <w:lang w:val="en-AU"/>
                  </w:rPr>
                  <w:delText xml:space="preserve"> </w:delText>
                </w:r>
              </w:del>
              <w:r w:rsidR="00AB78F9">
                <w:rPr>
                  <w:rFonts w:ascii="Verdana" w:eastAsiaTheme="minorHAnsi" w:hAnsi="Verdana" w:cs="Arial"/>
                  <w:color w:val="000000" w:themeColor="text1"/>
                  <w:sz w:val="18"/>
                  <w:szCs w:val="18"/>
                  <w:lang w:val="en-AU"/>
                </w:rPr>
                <w:t>2</w:t>
              </w:r>
            </w:ins>
            <w:r w:rsidR="003C78B5" w:rsidRPr="00C5196B">
              <w:rPr>
                <w:rFonts w:ascii="Verdana" w:eastAsiaTheme="minorHAnsi" w:hAnsi="Verdana" w:cs="Arial"/>
                <w:color w:val="000000" w:themeColor="text1"/>
                <w:sz w:val="18"/>
                <w:szCs w:val="18"/>
                <w:lang w:val="en-AU"/>
              </w:rPr>
              <w:t xml:space="preserve"> into </w:t>
            </w:r>
            <w:r w:rsidR="003C78B5" w:rsidRPr="00C5196B">
              <w:rPr>
                <w:rFonts w:ascii="Verdana" w:eastAsiaTheme="minorHAnsi" w:hAnsi="Verdana" w:cs="Arial"/>
                <w:color w:val="000000" w:themeColor="text1"/>
                <w:sz w:val="18"/>
                <w:szCs w:val="18"/>
              </w:rPr>
              <w:t>Global Template</w:t>
            </w:r>
            <w:r w:rsidR="003C78B5" w:rsidRPr="00C5196B">
              <w:rPr>
                <w:rFonts w:ascii="Verdana" w:eastAsiaTheme="minorHAnsi" w:hAnsi="Verdana" w:cs="Arial"/>
                <w:color w:val="000000" w:themeColor="text1"/>
                <w:sz w:val="18"/>
                <w:szCs w:val="18"/>
                <w:lang w:val="en-AU"/>
              </w:rPr>
              <w:t xml:space="preserve"> column RECIPIENT IDENTIFIER</w:t>
            </w:r>
            <w:ins w:id="1956" w:author="Author">
              <w:r w:rsidR="00BF7D8F">
                <w:rPr>
                  <w:rFonts w:ascii="Verdana" w:eastAsiaTheme="minorHAnsi" w:hAnsi="Verdana" w:cs="Arial"/>
                  <w:color w:val="000000" w:themeColor="text1"/>
                  <w:sz w:val="18"/>
                  <w:szCs w:val="18"/>
                  <w:lang w:val="en-AU"/>
                </w:rPr>
                <w:t xml:space="preserve"> for the blank fields only</w:t>
              </w:r>
            </w:ins>
          </w:p>
          <w:p w14:paraId="16D1E7B5" w14:textId="77777777" w:rsidR="003C78B5" w:rsidRPr="00C5196B" w:rsidRDefault="003C78B5" w:rsidP="003C78B5">
            <w:pPr>
              <w:pStyle w:val="steptext"/>
              <w:ind w:left="360"/>
              <w:rPr>
                <w:rFonts w:ascii="Verdana" w:eastAsiaTheme="minorHAnsi" w:hAnsi="Verdana" w:cs="Arial"/>
                <w:color w:val="000000" w:themeColor="text1"/>
                <w:sz w:val="18"/>
                <w:szCs w:val="18"/>
              </w:rPr>
            </w:pPr>
          </w:p>
          <w:p w14:paraId="6DEFAEE0" w14:textId="77777777" w:rsidR="00BF7D8F" w:rsidRPr="00C5196B" w:rsidRDefault="003C78B5" w:rsidP="00BF7D8F">
            <w:pPr>
              <w:pStyle w:val="steptext"/>
              <w:numPr>
                <w:ilvl w:val="0"/>
                <w:numId w:val="83"/>
              </w:numPr>
              <w:rPr>
                <w:ins w:id="1957" w:author="Autho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Name 1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RECIPIENT NAME</w:t>
            </w:r>
            <w:ins w:id="1958" w:author="Author">
              <w:r w:rsidR="00BF7D8F">
                <w:rPr>
                  <w:rFonts w:ascii="Verdana" w:eastAsiaTheme="minorHAnsi" w:hAnsi="Verdana" w:cs="Arial"/>
                  <w:color w:val="000000" w:themeColor="text1"/>
                  <w:sz w:val="18"/>
                  <w:szCs w:val="18"/>
                  <w:lang w:val="en-AU"/>
                </w:rPr>
                <w:t xml:space="preserve"> for the blank fields only</w:t>
              </w:r>
            </w:ins>
          </w:p>
          <w:p w14:paraId="0DB2C0C8" w14:textId="35C1FC0F" w:rsidR="003C78B5" w:rsidRPr="00C5196B" w:rsidRDefault="003C78B5">
            <w:pPr>
              <w:pStyle w:val="steptext"/>
              <w:ind w:left="720"/>
              <w:rPr>
                <w:rFonts w:ascii="Verdana" w:eastAsiaTheme="minorHAnsi" w:hAnsi="Verdana" w:cs="Arial"/>
                <w:color w:val="000000" w:themeColor="text1"/>
                <w:sz w:val="18"/>
                <w:szCs w:val="18"/>
              </w:rPr>
              <w:pPrChange w:id="1959" w:author="Author">
                <w:pPr>
                  <w:pStyle w:val="steptext"/>
                  <w:numPr>
                    <w:numId w:val="83"/>
                  </w:numPr>
                  <w:ind w:left="720" w:hanging="360"/>
                </w:pPr>
              </w:pPrChange>
            </w:pPr>
          </w:p>
          <w:p w14:paraId="1D9A6AB6" w14:textId="77777777" w:rsidR="003C78B5" w:rsidRPr="00C5196B" w:rsidRDefault="003C78B5" w:rsidP="003C78B5">
            <w:pPr>
              <w:pStyle w:val="ListParagraph"/>
              <w:rPr>
                <w:rFonts w:ascii="Verdana" w:hAnsi="Verdana" w:cs="Arial"/>
                <w:color w:val="000000" w:themeColor="text1"/>
                <w:sz w:val="18"/>
                <w:szCs w:val="18"/>
              </w:rPr>
            </w:pPr>
          </w:p>
          <w:p w14:paraId="7B6FE820" w14:textId="77777777" w:rsidR="00BF7D8F" w:rsidRPr="00C5196B" w:rsidRDefault="003C78B5" w:rsidP="00BF7D8F">
            <w:pPr>
              <w:pStyle w:val="steptext"/>
              <w:numPr>
                <w:ilvl w:val="0"/>
                <w:numId w:val="83"/>
              </w:numPr>
              <w:rPr>
                <w:ins w:id="1960" w:author="Autho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Vendor Address Line Item 1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RECIPIENT ADDRESS LINE 1</w:t>
            </w:r>
            <w:ins w:id="1961" w:author="Author">
              <w:r w:rsidR="00BF7D8F">
                <w:rPr>
                  <w:rFonts w:ascii="Verdana" w:eastAsiaTheme="minorHAnsi" w:hAnsi="Verdana" w:cs="Arial"/>
                  <w:color w:val="000000" w:themeColor="text1"/>
                  <w:sz w:val="18"/>
                  <w:szCs w:val="18"/>
                  <w:lang w:val="en-AU"/>
                </w:rPr>
                <w:t xml:space="preserve"> for the blank fields only</w:t>
              </w:r>
            </w:ins>
          </w:p>
          <w:p w14:paraId="47FC887B" w14:textId="1F14C901" w:rsidR="003C78B5" w:rsidRPr="00C5196B" w:rsidRDefault="003C78B5">
            <w:pPr>
              <w:pStyle w:val="steptext"/>
              <w:ind w:left="720"/>
              <w:rPr>
                <w:rFonts w:ascii="Verdana" w:eastAsiaTheme="minorHAnsi" w:hAnsi="Verdana" w:cs="Arial"/>
                <w:color w:val="000000" w:themeColor="text1"/>
                <w:sz w:val="18"/>
                <w:szCs w:val="18"/>
              </w:rPr>
              <w:pPrChange w:id="1962" w:author="Author">
                <w:pPr>
                  <w:pStyle w:val="steptext"/>
                  <w:numPr>
                    <w:numId w:val="83"/>
                  </w:numPr>
                  <w:ind w:left="720" w:hanging="360"/>
                </w:pPr>
              </w:pPrChange>
            </w:pPr>
          </w:p>
          <w:p w14:paraId="3E0CB1A6" w14:textId="77777777" w:rsidR="003C78B5" w:rsidRPr="00C5196B" w:rsidRDefault="003C78B5" w:rsidP="003C78B5">
            <w:pPr>
              <w:pStyle w:val="steptext"/>
              <w:rPr>
                <w:rFonts w:ascii="Verdana" w:eastAsiaTheme="minorHAnsi" w:hAnsi="Verdana" w:cs="Arial"/>
                <w:color w:val="000000" w:themeColor="text1"/>
                <w:sz w:val="18"/>
                <w:szCs w:val="18"/>
              </w:rPr>
            </w:pPr>
          </w:p>
          <w:p w14:paraId="0807F46A" w14:textId="24B2F149" w:rsidR="003C78B5" w:rsidRPr="00BF7D8F" w:rsidRDefault="003C78B5">
            <w:pPr>
              <w:pStyle w:val="steptext"/>
              <w:numPr>
                <w:ilvl w:val="0"/>
                <w:numId w:val="83"/>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Vendor City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RECIPIENT CITY</w:t>
            </w:r>
            <w:ins w:id="1963" w:author="Author">
              <w:r w:rsidR="00BF7D8F">
                <w:rPr>
                  <w:rFonts w:ascii="Verdana" w:eastAsiaTheme="minorHAnsi" w:hAnsi="Verdana" w:cs="Arial"/>
                  <w:color w:val="000000" w:themeColor="text1"/>
                  <w:sz w:val="18"/>
                  <w:szCs w:val="18"/>
                  <w:lang w:val="en-AU"/>
                </w:rPr>
                <w:t xml:space="preserve"> for the blank fields only</w:t>
              </w:r>
            </w:ins>
          </w:p>
          <w:p w14:paraId="34384872" w14:textId="77777777" w:rsidR="003C78B5" w:rsidRPr="00C5196B" w:rsidRDefault="003C78B5" w:rsidP="003C78B5">
            <w:pPr>
              <w:pStyle w:val="ListParagraph"/>
              <w:rPr>
                <w:rFonts w:ascii="Verdana" w:hAnsi="Verdana" w:cs="Arial"/>
                <w:color w:val="000000" w:themeColor="text1"/>
                <w:sz w:val="18"/>
                <w:szCs w:val="18"/>
                <w:lang w:val="en-US"/>
              </w:rPr>
            </w:pPr>
          </w:p>
          <w:p w14:paraId="6E401142" w14:textId="77777777" w:rsidR="003C78B5" w:rsidRPr="00C5196B" w:rsidRDefault="003C78B5" w:rsidP="003C78B5">
            <w:pPr>
              <w:pStyle w:val="steptext"/>
              <w:rPr>
                <w:rFonts w:ascii="Verdana" w:eastAsiaTheme="minorHAnsi" w:hAnsi="Verdana" w:cs="Arial"/>
                <w:color w:val="000000" w:themeColor="text1"/>
                <w:sz w:val="18"/>
                <w:szCs w:val="18"/>
              </w:rPr>
            </w:pPr>
          </w:p>
          <w:p w14:paraId="2AE2F4A2" w14:textId="230A41FC" w:rsidR="003C78B5" w:rsidRPr="00BF7D8F" w:rsidRDefault="003C78B5">
            <w:pPr>
              <w:pStyle w:val="steptext"/>
              <w:numPr>
                <w:ilvl w:val="0"/>
                <w:numId w:val="83"/>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Vendor Postal Code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RECIPIENT POSTAL CODE</w:t>
            </w:r>
            <w:ins w:id="1964" w:author="Author">
              <w:r w:rsidR="00BF7D8F">
                <w:rPr>
                  <w:rFonts w:ascii="Verdana" w:eastAsiaTheme="minorHAnsi" w:hAnsi="Verdana" w:cs="Arial"/>
                  <w:color w:val="000000" w:themeColor="text1"/>
                  <w:sz w:val="18"/>
                  <w:szCs w:val="18"/>
                  <w:lang w:val="en-AU"/>
                </w:rPr>
                <w:t xml:space="preserve"> for the blank fields only</w:t>
              </w:r>
            </w:ins>
          </w:p>
          <w:p w14:paraId="5FCFB4CE" w14:textId="77777777" w:rsidR="003C78B5" w:rsidRPr="00C5196B" w:rsidRDefault="003C78B5" w:rsidP="003C78B5">
            <w:pPr>
              <w:pStyle w:val="steptext"/>
              <w:rPr>
                <w:rFonts w:ascii="Verdana" w:eastAsiaTheme="minorHAnsi" w:hAnsi="Verdana" w:cs="Arial"/>
                <w:color w:val="000000" w:themeColor="text1"/>
                <w:sz w:val="18"/>
                <w:szCs w:val="18"/>
              </w:rPr>
            </w:pPr>
          </w:p>
          <w:p w14:paraId="3E582764" w14:textId="77777777" w:rsidR="003C78B5" w:rsidRPr="00C5196B" w:rsidRDefault="003C78B5" w:rsidP="003C78B5">
            <w:pPr>
              <w:pStyle w:val="steptext"/>
              <w:ind w:left="720"/>
              <w:rPr>
                <w:rFonts w:ascii="Verdana" w:eastAsiaTheme="minorHAnsi" w:hAnsi="Verdana" w:cs="Arial"/>
                <w:color w:val="000000" w:themeColor="text1"/>
                <w:sz w:val="18"/>
                <w:szCs w:val="18"/>
              </w:rPr>
            </w:pPr>
          </w:p>
          <w:p w14:paraId="56EBF806" w14:textId="7067E697" w:rsidR="003C78B5" w:rsidRPr="00BF7D8F" w:rsidRDefault="003C78B5">
            <w:pPr>
              <w:pStyle w:val="steptext"/>
              <w:numPr>
                <w:ilvl w:val="0"/>
                <w:numId w:val="83"/>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Clearing Date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PAYMENT DATE</w:t>
            </w:r>
            <w:ins w:id="1965" w:author="Author">
              <w:r w:rsidR="00BF7D8F">
                <w:rPr>
                  <w:rFonts w:ascii="Verdana" w:eastAsiaTheme="minorHAnsi" w:hAnsi="Verdana" w:cs="Arial"/>
                  <w:color w:val="000000" w:themeColor="text1"/>
                  <w:sz w:val="18"/>
                  <w:szCs w:val="18"/>
                  <w:lang w:val="en-AU"/>
                </w:rPr>
                <w:t xml:space="preserve"> for the blank fields only</w:t>
              </w:r>
            </w:ins>
          </w:p>
          <w:p w14:paraId="3596F012" w14:textId="77777777" w:rsidR="003C78B5" w:rsidRPr="00C5196B" w:rsidRDefault="003C78B5" w:rsidP="003C78B5">
            <w:pPr>
              <w:pStyle w:val="ListParagraph"/>
              <w:rPr>
                <w:rFonts w:ascii="Verdana" w:hAnsi="Verdana" w:cs="Arial"/>
                <w:color w:val="000000" w:themeColor="text1"/>
                <w:sz w:val="18"/>
                <w:szCs w:val="18"/>
              </w:rPr>
            </w:pPr>
          </w:p>
          <w:p w14:paraId="5D06295D" w14:textId="77777777" w:rsidR="00BF7D8F" w:rsidRPr="00C5196B" w:rsidRDefault="003C78B5" w:rsidP="00BF7D8F">
            <w:pPr>
              <w:pStyle w:val="steptext"/>
              <w:numPr>
                <w:ilvl w:val="0"/>
                <w:numId w:val="83"/>
              </w:numPr>
              <w:rPr>
                <w:ins w:id="1966" w:author="Autho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lastRenderedPageBreak/>
              <w:t xml:space="preserve">Copy paste the content from CSR report column Signed Amount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PAYMENT AMOUNT </w:t>
            </w:r>
            <w:ins w:id="1967" w:author="Author">
              <w:r w:rsidR="00BF7D8F">
                <w:rPr>
                  <w:rFonts w:ascii="Verdana" w:eastAsiaTheme="minorHAnsi" w:hAnsi="Verdana" w:cs="Arial"/>
                  <w:color w:val="000000" w:themeColor="text1"/>
                  <w:sz w:val="18"/>
                  <w:szCs w:val="18"/>
                  <w:lang w:val="en-AU"/>
                </w:rPr>
                <w:t>for the blank fields only</w:t>
              </w:r>
            </w:ins>
          </w:p>
          <w:p w14:paraId="7A84BFF9" w14:textId="77777777" w:rsidR="003C78B5" w:rsidRPr="00C5196B" w:rsidRDefault="003C78B5">
            <w:pPr>
              <w:pStyle w:val="steptext"/>
              <w:ind w:left="360"/>
              <w:rPr>
                <w:rFonts w:ascii="Verdana" w:eastAsiaTheme="minorHAnsi" w:hAnsi="Verdana" w:cs="Arial"/>
                <w:color w:val="000000" w:themeColor="text1"/>
                <w:sz w:val="18"/>
                <w:szCs w:val="18"/>
              </w:rPr>
              <w:pPrChange w:id="1968" w:author="Author">
                <w:pPr>
                  <w:pStyle w:val="steptext"/>
                  <w:numPr>
                    <w:numId w:val="83"/>
                  </w:numPr>
                  <w:ind w:left="720" w:hanging="360"/>
                </w:pPr>
              </w:pPrChange>
            </w:pPr>
          </w:p>
          <w:p w14:paraId="51C5A0B4" w14:textId="77777777" w:rsidR="003C78B5" w:rsidRPr="00C5196B" w:rsidRDefault="003C78B5" w:rsidP="003C78B5">
            <w:pPr>
              <w:pStyle w:val="steptext"/>
              <w:rPr>
                <w:rFonts w:ascii="Verdana" w:eastAsiaTheme="minorHAnsi" w:hAnsi="Verdana" w:cs="Arial"/>
                <w:color w:val="000000" w:themeColor="text1"/>
                <w:sz w:val="18"/>
                <w:szCs w:val="18"/>
              </w:rPr>
            </w:pPr>
          </w:p>
          <w:p w14:paraId="25B2ECF0" w14:textId="6467789C" w:rsidR="003C78B5" w:rsidRPr="00BF7D8F" w:rsidRDefault="003C78B5">
            <w:pPr>
              <w:pStyle w:val="steptext"/>
              <w:numPr>
                <w:ilvl w:val="0"/>
                <w:numId w:val="83"/>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Currency Key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PAYMENT CURRENCY</w:t>
            </w:r>
            <w:ins w:id="1969" w:author="Author">
              <w:r w:rsidR="00BF7D8F">
                <w:rPr>
                  <w:rFonts w:ascii="Verdana" w:eastAsiaTheme="minorHAnsi" w:hAnsi="Verdana" w:cs="Arial"/>
                  <w:color w:val="000000" w:themeColor="text1"/>
                  <w:sz w:val="18"/>
                  <w:szCs w:val="18"/>
                  <w:lang w:val="en-AU"/>
                </w:rPr>
                <w:t xml:space="preserve"> for the blank fields only</w:t>
              </w:r>
            </w:ins>
          </w:p>
          <w:p w14:paraId="5C387AF8" w14:textId="77777777" w:rsidR="003C78B5" w:rsidRPr="00C5196B" w:rsidRDefault="003C78B5" w:rsidP="003C78B5">
            <w:pPr>
              <w:pStyle w:val="steptext"/>
              <w:ind w:left="720"/>
              <w:rPr>
                <w:rFonts w:ascii="Verdana" w:eastAsiaTheme="minorHAnsi" w:hAnsi="Verdana" w:cs="Arial"/>
                <w:color w:val="000000" w:themeColor="text1"/>
                <w:sz w:val="18"/>
                <w:szCs w:val="18"/>
              </w:rPr>
            </w:pPr>
          </w:p>
          <w:p w14:paraId="7DD25661" w14:textId="2720CA1C" w:rsidR="003C78B5" w:rsidRPr="00BF7D8F" w:rsidRDefault="003C78B5">
            <w:pPr>
              <w:pStyle w:val="steptext"/>
              <w:numPr>
                <w:ilvl w:val="0"/>
                <w:numId w:val="83"/>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Reference Document Number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SUPPLIER INVOICE NUMBER</w:t>
            </w:r>
            <w:ins w:id="1970" w:author="Author">
              <w:r w:rsidR="00BF7D8F">
                <w:rPr>
                  <w:rFonts w:ascii="Verdana" w:eastAsiaTheme="minorHAnsi" w:hAnsi="Verdana" w:cs="Arial"/>
                  <w:color w:val="000000" w:themeColor="text1"/>
                  <w:sz w:val="18"/>
                  <w:szCs w:val="18"/>
                  <w:lang w:val="en-AU"/>
                </w:rPr>
                <w:t xml:space="preserve"> for the blank fields only</w:t>
              </w:r>
            </w:ins>
          </w:p>
          <w:p w14:paraId="0948C2B9" w14:textId="77777777" w:rsidR="003C78B5" w:rsidRPr="00C5196B" w:rsidRDefault="003C78B5" w:rsidP="003C78B5">
            <w:pPr>
              <w:pStyle w:val="steptext"/>
              <w:ind w:left="720"/>
              <w:rPr>
                <w:rFonts w:ascii="Verdana" w:eastAsiaTheme="minorHAnsi" w:hAnsi="Verdana" w:cs="Arial"/>
                <w:color w:val="000000" w:themeColor="text1"/>
                <w:sz w:val="18"/>
                <w:szCs w:val="18"/>
              </w:rPr>
            </w:pPr>
          </w:p>
          <w:p w14:paraId="4762F3DF" w14:textId="1B151F8C" w:rsidR="003C78B5" w:rsidRPr="00BF7D8F" w:rsidRDefault="003C78B5">
            <w:pPr>
              <w:pStyle w:val="steptext"/>
              <w:numPr>
                <w:ilvl w:val="0"/>
                <w:numId w:val="83"/>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WBS Element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STUDY CODE</w:t>
            </w:r>
            <w:ins w:id="1971" w:author="Author">
              <w:r w:rsidR="00BF7D8F">
                <w:rPr>
                  <w:rFonts w:ascii="Verdana" w:eastAsiaTheme="minorHAnsi" w:hAnsi="Verdana" w:cs="Arial"/>
                  <w:color w:val="000000" w:themeColor="text1"/>
                  <w:sz w:val="18"/>
                  <w:szCs w:val="18"/>
                  <w:lang w:val="en-AU"/>
                </w:rPr>
                <w:t xml:space="preserve"> for the blank fields only</w:t>
              </w:r>
            </w:ins>
          </w:p>
          <w:p w14:paraId="3A32827C" w14:textId="77777777" w:rsidR="003C78B5" w:rsidRPr="00C5196B" w:rsidRDefault="003C78B5" w:rsidP="003C78B5">
            <w:pPr>
              <w:pStyle w:val="steptext"/>
              <w:rPr>
                <w:rFonts w:ascii="Verdana" w:eastAsiaTheme="minorHAnsi" w:hAnsi="Verdana" w:cs="Arial"/>
                <w:color w:val="000000" w:themeColor="text1"/>
                <w:sz w:val="18"/>
                <w:szCs w:val="18"/>
              </w:rPr>
            </w:pPr>
          </w:p>
          <w:p w14:paraId="3EC4AC09" w14:textId="53A9F41F" w:rsidR="003C78B5" w:rsidRPr="00BF7D8F" w:rsidRDefault="003C78B5">
            <w:pPr>
              <w:pStyle w:val="steptext"/>
              <w:numPr>
                <w:ilvl w:val="0"/>
                <w:numId w:val="83"/>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Copy paste the content from CSR report column</w:t>
            </w:r>
            <w:r w:rsidRPr="00C5196B">
              <w:t xml:space="preserve"> </w:t>
            </w:r>
            <w:r w:rsidRPr="00C5196B">
              <w:rPr>
                <w:rFonts w:ascii="Verdana" w:eastAsiaTheme="minorHAnsi" w:hAnsi="Verdana" w:cs="Arial"/>
                <w:color w:val="000000" w:themeColor="text1"/>
                <w:sz w:val="18"/>
                <w:szCs w:val="18"/>
                <w:lang w:val="en-AU"/>
              </w:rPr>
              <w:t xml:space="preserve">Document Number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SAP DOCUMENT NUMBER</w:t>
            </w:r>
            <w:ins w:id="1972" w:author="Author">
              <w:r w:rsidR="00BF7D8F">
                <w:rPr>
                  <w:rFonts w:ascii="Verdana" w:eastAsiaTheme="minorHAnsi" w:hAnsi="Verdana" w:cs="Arial"/>
                  <w:color w:val="000000" w:themeColor="text1"/>
                  <w:sz w:val="18"/>
                  <w:szCs w:val="18"/>
                  <w:lang w:val="en-AU"/>
                </w:rPr>
                <w:t xml:space="preserve"> for the blank fields only</w:t>
              </w:r>
            </w:ins>
          </w:p>
          <w:p w14:paraId="1A0898B5" w14:textId="77777777" w:rsidR="003C78B5" w:rsidRPr="00C5196B" w:rsidRDefault="003C78B5" w:rsidP="003C78B5">
            <w:pPr>
              <w:pStyle w:val="steptext"/>
              <w:rPr>
                <w:rFonts w:ascii="Verdana" w:eastAsiaTheme="minorHAnsi" w:hAnsi="Verdana" w:cs="Arial"/>
                <w:color w:val="000000" w:themeColor="text1"/>
                <w:sz w:val="18"/>
                <w:szCs w:val="18"/>
              </w:rPr>
            </w:pPr>
          </w:p>
          <w:p w14:paraId="56D71D83" w14:textId="75BBEA7C" w:rsidR="003C78B5" w:rsidRPr="00BF7D8F" w:rsidRDefault="003C78B5">
            <w:pPr>
              <w:pStyle w:val="steptext"/>
              <w:numPr>
                <w:ilvl w:val="0"/>
                <w:numId w:val="83"/>
              </w:numPr>
              <w:rPr>
                <w:rFonts w:ascii="Verdana" w:eastAsiaTheme="minorHAnsi" w:hAnsi="Verdana" w:cs="Arial"/>
                <w:color w:val="000000" w:themeColor="text1"/>
                <w:sz w:val="18"/>
                <w:szCs w:val="18"/>
              </w:rPr>
            </w:pPr>
            <w:r w:rsidRPr="00C5196B">
              <w:rPr>
                <w:rFonts w:ascii="Verdana" w:eastAsiaTheme="minorHAnsi" w:hAnsi="Verdana" w:cs="Arial"/>
                <w:color w:val="000000" w:themeColor="text1"/>
                <w:sz w:val="18"/>
                <w:szCs w:val="18"/>
                <w:lang w:val="en-AU"/>
              </w:rPr>
              <w:t xml:space="preserve">Copy paste the content from CSR report column Purchasing Document Number into </w:t>
            </w:r>
            <w:r w:rsidRPr="00C5196B">
              <w:rPr>
                <w:rFonts w:ascii="Verdana" w:eastAsiaTheme="minorHAnsi" w:hAnsi="Verdana" w:cs="Arial"/>
                <w:color w:val="000000" w:themeColor="text1"/>
                <w:sz w:val="18"/>
                <w:szCs w:val="18"/>
              </w:rPr>
              <w:t>Global Template</w:t>
            </w:r>
            <w:r w:rsidRPr="00C5196B">
              <w:rPr>
                <w:rFonts w:ascii="Verdana" w:eastAsiaTheme="minorHAnsi" w:hAnsi="Verdana" w:cs="Arial"/>
                <w:color w:val="000000" w:themeColor="text1"/>
                <w:sz w:val="18"/>
                <w:szCs w:val="18"/>
                <w:lang w:val="en-AU"/>
              </w:rPr>
              <w:t xml:space="preserve"> column PURCHASE ORDER NUMBER</w:t>
            </w:r>
            <w:ins w:id="1973" w:author="Author">
              <w:r w:rsidR="00BF7D8F">
                <w:rPr>
                  <w:rFonts w:ascii="Verdana" w:eastAsiaTheme="minorHAnsi" w:hAnsi="Verdana" w:cs="Arial"/>
                  <w:color w:val="000000" w:themeColor="text1"/>
                  <w:sz w:val="18"/>
                  <w:szCs w:val="18"/>
                  <w:lang w:val="en-AU"/>
                </w:rPr>
                <w:t xml:space="preserve"> for the blank fields only</w:t>
              </w:r>
            </w:ins>
          </w:p>
          <w:p w14:paraId="1594088E" w14:textId="77777777" w:rsidR="00D21718" w:rsidRPr="003C78B5" w:rsidRDefault="00D21718" w:rsidP="00D21718">
            <w:pPr>
              <w:rPr>
                <w:rFonts w:ascii="Verdana" w:hAnsi="Verdana" w:cs="Arial"/>
                <w:b/>
                <w:color w:val="000000" w:themeColor="text1"/>
                <w:sz w:val="18"/>
                <w:szCs w:val="18"/>
                <w:lang w:val="en-US"/>
              </w:rPr>
            </w:pPr>
          </w:p>
        </w:tc>
        <w:tc>
          <w:tcPr>
            <w:tcW w:w="1418" w:type="dxa"/>
          </w:tcPr>
          <w:p w14:paraId="6B18DA84" w14:textId="77777777" w:rsidR="00D21718" w:rsidRPr="000F672E" w:rsidRDefault="00D21718" w:rsidP="00D21718">
            <w:pPr>
              <w:rPr>
                <w:rFonts w:cs="Arial"/>
                <w:b/>
                <w:color w:val="000000" w:themeColor="text1"/>
                <w:sz w:val="18"/>
                <w:szCs w:val="18"/>
                <w:lang w:val="en-US"/>
              </w:rPr>
            </w:pPr>
          </w:p>
        </w:tc>
        <w:tc>
          <w:tcPr>
            <w:tcW w:w="10938" w:type="dxa"/>
          </w:tcPr>
          <w:p w14:paraId="3383FD3B" w14:textId="3CBB3A40" w:rsidR="00D21718" w:rsidRDefault="00B35377" w:rsidP="00D21718">
            <w:pPr>
              <w:rPr>
                <w:noProof/>
              </w:rPr>
            </w:pPr>
            <w:ins w:id="1974" w:author="Author">
              <w:r>
                <w:rPr>
                  <w:noProof/>
                  <w:lang w:val="en-US"/>
                </w:rPr>
                <w:drawing>
                  <wp:anchor distT="0" distB="0" distL="114300" distR="114300" simplePos="0" relativeHeight="251741184" behindDoc="0" locked="0" layoutInCell="1" allowOverlap="1" wp14:anchorId="56B4AF04" wp14:editId="615272DA">
                    <wp:simplePos x="0" y="0"/>
                    <wp:positionH relativeFrom="column">
                      <wp:posOffset>-1270</wp:posOffset>
                    </wp:positionH>
                    <wp:positionV relativeFrom="paragraph">
                      <wp:posOffset>3641725</wp:posOffset>
                    </wp:positionV>
                    <wp:extent cx="2275840" cy="1880870"/>
                    <wp:effectExtent l="0" t="0" r="0" b="5080"/>
                    <wp:wrapTopAndBottom/>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2275840" cy="1880870"/>
                            </a:xfrm>
                            <a:prstGeom prst="rect">
                              <a:avLst/>
                            </a:prstGeom>
                          </pic:spPr>
                        </pic:pic>
                      </a:graphicData>
                    </a:graphic>
                  </wp:anchor>
                </w:drawing>
              </w:r>
              <w:r>
                <w:rPr>
                  <w:noProof/>
                  <w:lang w:val="en-US"/>
                </w:rPr>
                <w:drawing>
                  <wp:anchor distT="0" distB="0" distL="114300" distR="114300" simplePos="0" relativeHeight="251739136" behindDoc="0" locked="0" layoutInCell="1" allowOverlap="1" wp14:anchorId="717A26C2" wp14:editId="1C13F036">
                    <wp:simplePos x="0" y="0"/>
                    <wp:positionH relativeFrom="column">
                      <wp:posOffset>2342515</wp:posOffset>
                    </wp:positionH>
                    <wp:positionV relativeFrom="paragraph">
                      <wp:posOffset>1760855</wp:posOffset>
                    </wp:positionV>
                    <wp:extent cx="2276107" cy="1676400"/>
                    <wp:effectExtent l="0" t="0" r="0" b="0"/>
                    <wp:wrapTopAndBottom/>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276107" cy="1676400"/>
                            </a:xfrm>
                            <a:prstGeom prst="rect">
                              <a:avLst/>
                            </a:prstGeom>
                          </pic:spPr>
                        </pic:pic>
                      </a:graphicData>
                    </a:graphic>
                  </wp:anchor>
                </w:drawing>
              </w:r>
              <w:r>
                <w:rPr>
                  <w:noProof/>
                  <w:lang w:val="en-US"/>
                </w:rPr>
                <w:drawing>
                  <wp:anchor distT="0" distB="0" distL="114300" distR="114300" simplePos="0" relativeHeight="251737088" behindDoc="0" locked="0" layoutInCell="1" allowOverlap="1" wp14:anchorId="4DAA8FB4" wp14:editId="7251E33F">
                    <wp:simplePos x="0" y="0"/>
                    <wp:positionH relativeFrom="column">
                      <wp:posOffset>-1270</wp:posOffset>
                    </wp:positionH>
                    <wp:positionV relativeFrom="paragraph">
                      <wp:posOffset>1760855</wp:posOffset>
                    </wp:positionV>
                    <wp:extent cx="2143760" cy="1781175"/>
                    <wp:effectExtent l="0" t="0" r="8890" b="9525"/>
                    <wp:wrapTopAndBottom/>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2143760" cy="1781175"/>
                            </a:xfrm>
                            <a:prstGeom prst="rect">
                              <a:avLst/>
                            </a:prstGeom>
                          </pic:spPr>
                        </pic:pic>
                      </a:graphicData>
                    </a:graphic>
                  </wp:anchor>
                </w:drawing>
              </w:r>
              <w:r>
                <w:rPr>
                  <w:noProof/>
                  <w:lang w:val="en-US"/>
                </w:rPr>
                <w:drawing>
                  <wp:anchor distT="0" distB="0" distL="114300" distR="114300" simplePos="0" relativeHeight="251732992" behindDoc="0" locked="0" layoutInCell="1" allowOverlap="1" wp14:anchorId="118D4EFB" wp14:editId="59393F70">
                    <wp:simplePos x="0" y="0"/>
                    <wp:positionH relativeFrom="column">
                      <wp:posOffset>-1270</wp:posOffset>
                    </wp:positionH>
                    <wp:positionV relativeFrom="paragraph">
                      <wp:posOffset>93980</wp:posOffset>
                    </wp:positionV>
                    <wp:extent cx="2127250" cy="1495425"/>
                    <wp:effectExtent l="0" t="0" r="6350" b="9525"/>
                    <wp:wrapTopAndBottom/>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127250" cy="1495425"/>
                            </a:xfrm>
                            <a:prstGeom prst="rect">
                              <a:avLst/>
                            </a:prstGeom>
                          </pic:spPr>
                        </pic:pic>
                      </a:graphicData>
                    </a:graphic>
                  </wp:anchor>
                </w:drawing>
              </w:r>
              <w:r>
                <w:rPr>
                  <w:noProof/>
                  <w:lang w:val="en-US"/>
                </w:rPr>
                <w:drawing>
                  <wp:anchor distT="0" distB="0" distL="114300" distR="114300" simplePos="0" relativeHeight="251735040" behindDoc="0" locked="0" layoutInCell="1" allowOverlap="1" wp14:anchorId="025A3DDB" wp14:editId="2754CD1A">
                    <wp:simplePos x="0" y="0"/>
                    <wp:positionH relativeFrom="column">
                      <wp:posOffset>2208530</wp:posOffset>
                    </wp:positionH>
                    <wp:positionV relativeFrom="paragraph">
                      <wp:posOffset>114300</wp:posOffset>
                    </wp:positionV>
                    <wp:extent cx="2409825" cy="1475105"/>
                    <wp:effectExtent l="0" t="0" r="9525" b="0"/>
                    <wp:wrapTopAndBottom/>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409825" cy="1475105"/>
                            </a:xfrm>
                            <a:prstGeom prst="rect">
                              <a:avLst/>
                            </a:prstGeom>
                          </pic:spPr>
                        </pic:pic>
                      </a:graphicData>
                    </a:graphic>
                  </wp:anchor>
                </w:drawing>
              </w:r>
            </w:ins>
          </w:p>
        </w:tc>
      </w:tr>
      <w:tr w:rsidR="00311DC6" w:rsidRPr="005335B1" w14:paraId="03C9DBFF" w14:textId="77777777" w:rsidTr="00FA4F51">
        <w:trPr>
          <w:cantSplit/>
          <w:trHeight w:val="20"/>
        </w:trPr>
        <w:tc>
          <w:tcPr>
            <w:tcW w:w="1843" w:type="dxa"/>
          </w:tcPr>
          <w:p w14:paraId="4D4273CC" w14:textId="5D539645" w:rsidR="00311DC6" w:rsidRPr="004D4431" w:rsidRDefault="001D79C4" w:rsidP="00311DC6">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3.1.68</w:t>
            </w:r>
            <w:r w:rsidR="00311DC6">
              <w:rPr>
                <w:rFonts w:ascii="Verdana" w:eastAsiaTheme="minorHAnsi" w:hAnsi="Verdana" w:cs="Arial"/>
                <w:b/>
                <w:color w:val="000000" w:themeColor="text1"/>
                <w:sz w:val="18"/>
                <w:szCs w:val="18"/>
              </w:rPr>
              <w:t xml:space="preserve"> </w:t>
            </w:r>
            <w:r w:rsidR="00311DC6" w:rsidRPr="00293F54">
              <w:rPr>
                <w:rFonts w:ascii="Verdana" w:eastAsiaTheme="minorHAnsi" w:hAnsi="Verdana" w:cs="Arial"/>
                <w:color w:val="000000" w:themeColor="text1"/>
                <w:sz w:val="18"/>
                <w:szCs w:val="18"/>
              </w:rPr>
              <w:t xml:space="preserve">Preparation of </w:t>
            </w:r>
            <w:r w:rsidR="00311DC6">
              <w:rPr>
                <w:rFonts w:ascii="Verdana" w:eastAsiaTheme="minorHAnsi" w:hAnsi="Verdana" w:cs="Arial"/>
                <w:color w:val="000000" w:themeColor="text1"/>
                <w:sz w:val="18"/>
                <w:szCs w:val="18"/>
              </w:rPr>
              <w:t>SWEDEN</w:t>
            </w:r>
            <w:r w:rsidR="00311DC6" w:rsidRPr="00293F54">
              <w:rPr>
                <w:rFonts w:ascii="Verdana" w:eastAsiaTheme="minorHAnsi" w:hAnsi="Verdana" w:cs="Arial"/>
                <w:color w:val="000000" w:themeColor="text1"/>
                <w:sz w:val="18"/>
                <w:szCs w:val="18"/>
              </w:rPr>
              <w:t xml:space="preserve"> CSR report</w:t>
            </w:r>
            <w:r w:rsidR="00311DC6">
              <w:rPr>
                <w:rFonts w:ascii="Verdana" w:eastAsiaTheme="minorHAnsi" w:hAnsi="Verdana" w:cs="Arial"/>
                <w:color w:val="000000" w:themeColor="text1"/>
                <w:sz w:val="18"/>
                <w:szCs w:val="18"/>
              </w:rPr>
              <w:t>. Populate Global Template columns</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 xml:space="preserve">*Step applicable for </w:t>
            </w:r>
            <w:del w:id="1975" w:author="Author">
              <w:r w:rsidR="00847561" w:rsidDel="00BF7D8F">
                <w:rPr>
                  <w:rFonts w:ascii="Verdana" w:eastAsiaTheme="minorHAnsi" w:hAnsi="Verdana" w:cs="Arial"/>
                  <w:b/>
                  <w:i/>
                  <w:color w:val="000000" w:themeColor="text1"/>
                  <w:sz w:val="18"/>
                  <w:szCs w:val="18"/>
                </w:rPr>
                <w:delText xml:space="preserve">all </w:delText>
              </w:r>
            </w:del>
            <w:r w:rsidR="00847561">
              <w:rPr>
                <w:rFonts w:ascii="Verdana" w:eastAsiaTheme="minorHAnsi" w:hAnsi="Verdana" w:cs="Arial"/>
                <w:b/>
                <w:i/>
                <w:color w:val="000000" w:themeColor="text1"/>
                <w:sz w:val="18"/>
                <w:szCs w:val="18"/>
              </w:rPr>
              <w:t>Iteration</w:t>
            </w:r>
            <w:ins w:id="1976" w:author="Author">
              <w:r w:rsidR="000F7A49">
                <w:rPr>
                  <w:rFonts w:ascii="Verdana" w:eastAsiaTheme="minorHAnsi" w:hAnsi="Verdana" w:cs="Arial"/>
                  <w:b/>
                  <w:i/>
                  <w:color w:val="000000" w:themeColor="text1"/>
                  <w:sz w:val="18"/>
                  <w:szCs w:val="18"/>
                </w:rPr>
                <w:t xml:space="preserve"> 1</w:t>
              </w:r>
              <w:r w:rsidR="00BF7D8F">
                <w:rPr>
                  <w:rFonts w:ascii="Verdana" w:eastAsiaTheme="minorHAnsi" w:hAnsi="Verdana" w:cs="Arial"/>
                  <w:b/>
                  <w:i/>
                  <w:color w:val="000000" w:themeColor="text1"/>
                  <w:sz w:val="18"/>
                  <w:szCs w:val="18"/>
                </w:rPr>
                <w:t xml:space="preserve"> ONLY</w:t>
              </w:r>
            </w:ins>
            <w:del w:id="1977" w:author="Author">
              <w:r w:rsidR="00847561" w:rsidDel="000F7A49">
                <w:rPr>
                  <w:rFonts w:ascii="Verdana" w:eastAsiaTheme="minorHAnsi" w:hAnsi="Verdana" w:cs="Arial"/>
                  <w:b/>
                  <w:i/>
                  <w:color w:val="000000" w:themeColor="text1"/>
                  <w:sz w:val="18"/>
                  <w:szCs w:val="18"/>
                </w:rPr>
                <w:delText>s (1,2,3)</w:delText>
              </w:r>
            </w:del>
          </w:p>
        </w:tc>
        <w:tc>
          <w:tcPr>
            <w:tcW w:w="5103" w:type="dxa"/>
          </w:tcPr>
          <w:p w14:paraId="096136B3" w14:textId="77777777" w:rsidR="00311DC6" w:rsidRPr="005005EA" w:rsidRDefault="00311DC6" w:rsidP="00311DC6">
            <w:pPr>
              <w:pStyle w:val="steptext"/>
              <w:rPr>
                <w:rFonts w:ascii="Verdana" w:eastAsiaTheme="minorHAnsi" w:hAnsi="Verdana" w:cs="Arial"/>
                <w:b/>
                <w:color w:val="70AD47" w:themeColor="accent6"/>
                <w:sz w:val="18"/>
                <w:szCs w:val="18"/>
                <w:rPrChange w:id="1978" w:author="Author">
                  <w:rPr>
                    <w:rFonts w:ascii="Verdana" w:eastAsiaTheme="minorHAnsi" w:hAnsi="Verdana" w:cs="Arial"/>
                    <w:b/>
                    <w:color w:val="000000" w:themeColor="text1"/>
                    <w:sz w:val="18"/>
                    <w:szCs w:val="18"/>
                  </w:rPr>
                </w:rPrChange>
              </w:rPr>
            </w:pPr>
            <w:r w:rsidRPr="005005EA">
              <w:rPr>
                <w:rFonts w:ascii="Verdana" w:eastAsiaTheme="minorHAnsi" w:hAnsi="Verdana" w:cs="Arial"/>
                <w:b/>
                <w:color w:val="70AD47" w:themeColor="accent6"/>
                <w:sz w:val="18"/>
                <w:szCs w:val="18"/>
                <w:rPrChange w:id="1979" w:author="Author">
                  <w:rPr>
                    <w:rFonts w:ascii="Verdana" w:eastAsiaTheme="minorHAnsi" w:hAnsi="Verdana" w:cs="Arial"/>
                    <w:b/>
                    <w:color w:val="000000" w:themeColor="text1"/>
                    <w:sz w:val="18"/>
                    <w:szCs w:val="18"/>
                  </w:rPr>
                </w:rPrChange>
              </w:rPr>
              <w:t>Populate column RECIPIENT STATE from Global Template</w:t>
            </w:r>
          </w:p>
          <w:p w14:paraId="717C1F7B" w14:textId="77777777" w:rsidR="00311DC6" w:rsidRPr="00BF7D8F" w:rsidRDefault="00311DC6" w:rsidP="00311DC6">
            <w:pPr>
              <w:pStyle w:val="steptext"/>
              <w:rPr>
                <w:rFonts w:ascii="Verdana" w:eastAsiaTheme="minorHAnsi" w:hAnsi="Verdana" w:cs="Arial"/>
                <w:color w:val="70AD47" w:themeColor="accent6"/>
                <w:sz w:val="18"/>
                <w:szCs w:val="18"/>
                <w:rPrChange w:id="1980" w:author="Author">
                  <w:rPr>
                    <w:rFonts w:ascii="Verdana" w:eastAsiaTheme="minorHAnsi" w:hAnsi="Verdana" w:cs="Arial"/>
                    <w:color w:val="000000" w:themeColor="text1"/>
                    <w:sz w:val="18"/>
                    <w:szCs w:val="18"/>
                  </w:rPr>
                </w:rPrChange>
              </w:rPr>
            </w:pPr>
          </w:p>
          <w:p w14:paraId="41D0A333" w14:textId="77777777" w:rsidR="00311DC6" w:rsidRPr="00BF7D8F" w:rsidRDefault="00311DC6" w:rsidP="00311DC6">
            <w:pPr>
              <w:pStyle w:val="steptext"/>
              <w:rPr>
                <w:rFonts w:ascii="Verdana" w:eastAsiaTheme="minorHAnsi" w:hAnsi="Verdana" w:cs="Arial"/>
                <w:color w:val="70AD47" w:themeColor="accent6"/>
                <w:sz w:val="18"/>
                <w:szCs w:val="18"/>
                <w:rPrChange w:id="1981" w:author="Author">
                  <w:rPr>
                    <w:rFonts w:ascii="Verdana" w:eastAsiaTheme="minorHAnsi" w:hAnsi="Verdana" w:cs="Arial"/>
                    <w:color w:val="000000" w:themeColor="text1"/>
                    <w:sz w:val="18"/>
                    <w:szCs w:val="18"/>
                  </w:rPr>
                </w:rPrChange>
              </w:rPr>
            </w:pPr>
            <w:r w:rsidRPr="00BF7D8F">
              <w:rPr>
                <w:rFonts w:ascii="Verdana" w:eastAsiaTheme="minorHAnsi" w:hAnsi="Verdana" w:cs="Arial"/>
                <w:b/>
                <w:color w:val="70AD47" w:themeColor="accent6"/>
                <w:sz w:val="18"/>
                <w:szCs w:val="18"/>
                <w:rPrChange w:id="1982" w:author="Author">
                  <w:rPr>
                    <w:rFonts w:ascii="Verdana" w:eastAsiaTheme="minorHAnsi" w:hAnsi="Verdana" w:cs="Arial"/>
                    <w:b/>
                    <w:color w:val="000000" w:themeColor="text1"/>
                    <w:sz w:val="18"/>
                    <w:szCs w:val="18"/>
                  </w:rPr>
                </w:rPrChange>
              </w:rPr>
              <w:t>NOTE:</w:t>
            </w:r>
            <w:r w:rsidRPr="00BF7D8F">
              <w:rPr>
                <w:rFonts w:ascii="Verdana" w:eastAsiaTheme="minorHAnsi" w:hAnsi="Verdana" w:cs="Arial"/>
                <w:color w:val="70AD47" w:themeColor="accent6"/>
                <w:sz w:val="18"/>
                <w:szCs w:val="18"/>
                <w:rPrChange w:id="1983" w:author="Author">
                  <w:rPr>
                    <w:rFonts w:ascii="Verdana" w:eastAsiaTheme="minorHAnsi" w:hAnsi="Verdana" w:cs="Arial"/>
                    <w:color w:val="000000" w:themeColor="text1"/>
                    <w:sz w:val="18"/>
                    <w:szCs w:val="18"/>
                  </w:rPr>
                </w:rPrChange>
              </w:rPr>
              <w:t xml:space="preserve"> Do not remove the filter from ‘Assign’ </w:t>
            </w:r>
          </w:p>
          <w:p w14:paraId="7C11BC8E" w14:textId="77777777" w:rsidR="00311DC6" w:rsidRPr="00BF7D8F" w:rsidRDefault="00311DC6" w:rsidP="00311DC6">
            <w:pPr>
              <w:pStyle w:val="steptext"/>
              <w:rPr>
                <w:rFonts w:ascii="Verdana" w:eastAsiaTheme="minorHAnsi" w:hAnsi="Verdana" w:cs="Arial"/>
                <w:color w:val="70AD47" w:themeColor="accent6"/>
                <w:sz w:val="18"/>
                <w:szCs w:val="18"/>
                <w:rPrChange w:id="1984" w:author="Author">
                  <w:rPr>
                    <w:rFonts w:ascii="Verdana" w:eastAsiaTheme="minorHAnsi" w:hAnsi="Verdana" w:cs="Arial"/>
                    <w:color w:val="000000" w:themeColor="text1"/>
                    <w:sz w:val="18"/>
                    <w:szCs w:val="18"/>
                  </w:rPr>
                </w:rPrChange>
              </w:rPr>
            </w:pPr>
          </w:p>
          <w:p w14:paraId="2A8A717C" w14:textId="1FB89D5D" w:rsidR="005005EA" w:rsidRPr="005005EA" w:rsidRDefault="005005EA">
            <w:pPr>
              <w:pStyle w:val="ListParagraph"/>
              <w:numPr>
                <w:ilvl w:val="0"/>
                <w:numId w:val="124"/>
              </w:numPr>
              <w:rPr>
                <w:ins w:id="1985" w:author="Author"/>
                <w:rFonts w:ascii="Verdana" w:hAnsi="Verdana" w:cs="Arial"/>
                <w:color w:val="000000" w:themeColor="text1"/>
                <w:sz w:val="18"/>
                <w:szCs w:val="18"/>
                <w:rPrChange w:id="1986" w:author="Author">
                  <w:rPr>
                    <w:ins w:id="1987" w:author="Author"/>
                    <w:color w:val="000000" w:themeColor="text1"/>
                  </w:rPr>
                </w:rPrChange>
              </w:rPr>
              <w:pPrChange w:id="1988" w:author="Author">
                <w:pPr>
                  <w:pStyle w:val="ListParagraph"/>
                  <w:numPr>
                    <w:numId w:val="62"/>
                  </w:numPr>
                  <w:ind w:hanging="360"/>
                </w:pPr>
              </w:pPrChange>
            </w:pPr>
            <w:ins w:id="1989" w:author="Author">
              <w:r w:rsidRPr="005005EA">
                <w:rPr>
                  <w:rFonts w:ascii="Verdana" w:hAnsi="Verdana" w:cs="Arial"/>
                  <w:color w:val="70AD47" w:themeColor="accent6"/>
                  <w:sz w:val="18"/>
                  <w:szCs w:val="18"/>
                  <w:rPrChange w:id="1990" w:author="Author">
                    <w:rPr>
                      <w:rFonts w:ascii="Verdana" w:hAnsi="Verdana" w:cs="Arial"/>
                      <w:color w:val="000000" w:themeColor="text1"/>
                      <w:sz w:val="18"/>
                      <w:szCs w:val="18"/>
                    </w:rPr>
                  </w:rPrChange>
                </w:rPr>
                <w:t xml:space="preserve">Go to the Shared Network Path </w:t>
              </w:r>
              <w:r w:rsidRPr="005005EA">
                <w:rPr>
                  <w:rFonts w:ascii="Verdana" w:hAnsi="Verdana" w:cs="Arial"/>
                  <w:color w:val="000000" w:themeColor="text1"/>
                  <w:sz w:val="18"/>
                  <w:szCs w:val="18"/>
                  <w:rPrChange w:id="1991" w:author="Author">
                    <w:rPr>
                      <w:color w:val="000000" w:themeColor="text1"/>
                    </w:rPr>
                  </w:rPrChange>
                </w:rPr>
                <w:fldChar w:fldCharType="begin"/>
              </w:r>
              <w:r w:rsidRPr="005005EA">
                <w:rPr>
                  <w:rFonts w:ascii="Verdana" w:hAnsi="Verdana" w:cs="Arial"/>
                  <w:color w:val="000000" w:themeColor="text1"/>
                  <w:sz w:val="18"/>
                  <w:szCs w:val="18"/>
                  <w:rPrChange w:id="1992" w:author="Author">
                    <w:rPr>
                      <w:color w:val="000000" w:themeColor="text1"/>
                    </w:rPr>
                  </w:rPrChange>
                </w:rPr>
                <w:instrText xml:space="preserve"> HYPERLINK "\\\\seskcifssvm01\\GPT_RPA\\Dictionaries" </w:instrText>
              </w:r>
              <w:r w:rsidRPr="005005EA">
                <w:rPr>
                  <w:rFonts w:ascii="Verdana" w:hAnsi="Verdana" w:cs="Arial"/>
                  <w:color w:val="000000" w:themeColor="text1"/>
                  <w:sz w:val="18"/>
                  <w:szCs w:val="18"/>
                  <w:rPrChange w:id="1993" w:author="Author">
                    <w:rPr>
                      <w:color w:val="000000" w:themeColor="text1"/>
                    </w:rPr>
                  </w:rPrChange>
                </w:rPr>
                <w:fldChar w:fldCharType="separate"/>
              </w:r>
              <w:r w:rsidRPr="005005EA">
                <w:rPr>
                  <w:rStyle w:val="Hyperlink"/>
                  <w:rFonts w:ascii="Verdana" w:hAnsi="Verdana" w:cs="Arial"/>
                  <w:sz w:val="18"/>
                  <w:szCs w:val="18"/>
                </w:rPr>
                <w:t>\\seskcifssvm01\GPT_RPA\Dictionaries</w:t>
              </w:r>
              <w:r w:rsidRPr="005005EA">
                <w:rPr>
                  <w:rFonts w:ascii="Verdana" w:hAnsi="Verdana" w:cs="Arial"/>
                  <w:color w:val="000000" w:themeColor="text1"/>
                  <w:sz w:val="18"/>
                  <w:szCs w:val="18"/>
                  <w:rPrChange w:id="1994" w:author="Author">
                    <w:rPr>
                      <w:color w:val="000000" w:themeColor="text1"/>
                    </w:rPr>
                  </w:rPrChange>
                </w:rPr>
                <w:fldChar w:fldCharType="end"/>
              </w:r>
              <w:r w:rsidRPr="005005EA">
                <w:rPr>
                  <w:rFonts w:ascii="Verdana" w:hAnsi="Verdana" w:cs="Arial"/>
                  <w:color w:val="000000" w:themeColor="text1"/>
                  <w:sz w:val="18"/>
                  <w:szCs w:val="18"/>
                  <w:rPrChange w:id="1995" w:author="Author">
                    <w:rPr>
                      <w:color w:val="000000" w:themeColor="text1"/>
                    </w:rPr>
                  </w:rPrChange>
                </w:rPr>
                <w:t xml:space="preserve"> </w:t>
              </w:r>
              <w:r w:rsidRPr="005005EA">
                <w:rPr>
                  <w:rFonts w:ascii="Verdana" w:hAnsi="Verdana" w:cs="Arial"/>
                  <w:color w:val="70AD47" w:themeColor="accent6"/>
                  <w:sz w:val="18"/>
                  <w:szCs w:val="18"/>
                  <w:rPrChange w:id="1996" w:author="Author">
                    <w:rPr>
                      <w:color w:val="000000" w:themeColor="text1"/>
                    </w:rPr>
                  </w:rPrChange>
                </w:rPr>
                <w:t>and</w:t>
              </w:r>
              <w:r w:rsidRPr="005005EA">
                <w:rPr>
                  <w:rFonts w:ascii="Verdana" w:hAnsi="Verdana" w:cs="Arial"/>
                  <w:color w:val="000000" w:themeColor="text1"/>
                  <w:sz w:val="18"/>
                  <w:szCs w:val="18"/>
                  <w:rPrChange w:id="1997" w:author="Author">
                    <w:rPr>
                      <w:color w:val="000000" w:themeColor="text1"/>
                    </w:rPr>
                  </w:rPrChange>
                </w:rPr>
                <w:t xml:space="preserve"> </w:t>
              </w:r>
              <w:r w:rsidRPr="005005EA">
                <w:rPr>
                  <w:rFonts w:ascii="Verdana" w:hAnsi="Verdana" w:cs="Arial"/>
                  <w:color w:val="70AD47" w:themeColor="accent6"/>
                  <w:sz w:val="18"/>
                  <w:szCs w:val="18"/>
                  <w:rPrChange w:id="1998" w:author="Author">
                    <w:rPr>
                      <w:rFonts w:ascii="Verdana" w:hAnsi="Verdana" w:cs="Arial"/>
                      <w:color w:val="000000" w:themeColor="text1"/>
                      <w:sz w:val="18"/>
                      <w:szCs w:val="18"/>
                    </w:rPr>
                  </w:rPrChange>
                </w:rPr>
                <w:t xml:space="preserve">open file </w:t>
              </w:r>
              <w:r w:rsidR="00F27D38" w:rsidRPr="00F27D38">
                <w:rPr>
                  <w:rFonts w:ascii="Verdana" w:hAnsi="Verdana" w:cs="Arial"/>
                  <w:color w:val="70AD47" w:themeColor="accent6"/>
                  <w:sz w:val="18"/>
                  <w:szCs w:val="18"/>
                </w:rPr>
                <w:t>‘DropDownLOVs_25June2019’</w:t>
              </w:r>
              <w:del w:id="1999" w:author="Author">
                <w:r w:rsidRPr="005005EA" w:rsidDel="00F27D38">
                  <w:rPr>
                    <w:rFonts w:ascii="Verdana" w:hAnsi="Verdana" w:cs="Arial"/>
                    <w:color w:val="70AD47" w:themeColor="accent6"/>
                    <w:sz w:val="18"/>
                    <w:szCs w:val="18"/>
                    <w:rPrChange w:id="2000" w:author="Author">
                      <w:rPr>
                        <w:rFonts w:ascii="Verdana" w:hAnsi="Verdana" w:cs="Arial"/>
                        <w:color w:val="000000" w:themeColor="text1"/>
                        <w:sz w:val="18"/>
                        <w:szCs w:val="18"/>
                      </w:rPr>
                    </w:rPrChange>
                  </w:rPr>
                  <w:delText>‘DropDownLOVs_ddmmmmyyyy’</w:delText>
                </w:r>
              </w:del>
            </w:ins>
          </w:p>
          <w:p w14:paraId="1C306F86" w14:textId="77777777" w:rsidR="005005EA" w:rsidRPr="00642460" w:rsidRDefault="005005EA" w:rsidP="005005EA">
            <w:pPr>
              <w:pStyle w:val="steptext"/>
              <w:rPr>
                <w:ins w:id="2001" w:author="Author"/>
                <w:rFonts w:ascii="Verdana" w:eastAsiaTheme="minorHAnsi" w:hAnsi="Verdana" w:cs="Arial"/>
                <w:color w:val="FF0000"/>
                <w:sz w:val="18"/>
                <w:szCs w:val="18"/>
                <w:lang w:val="en-AU"/>
              </w:rPr>
            </w:pPr>
          </w:p>
          <w:p w14:paraId="09333A7B" w14:textId="77777777" w:rsidR="005005EA" w:rsidRPr="00C5196B" w:rsidRDefault="005005EA" w:rsidP="005005EA">
            <w:pPr>
              <w:pStyle w:val="steptext"/>
              <w:rPr>
                <w:ins w:id="2002" w:author="Author"/>
                <w:rFonts w:ascii="Verdana" w:eastAsiaTheme="minorHAnsi" w:hAnsi="Verdana" w:cs="Arial"/>
                <w:color w:val="000000" w:themeColor="text1"/>
                <w:sz w:val="18"/>
                <w:szCs w:val="18"/>
              </w:rPr>
            </w:pPr>
          </w:p>
          <w:p w14:paraId="0D572926" w14:textId="05A8DBC1" w:rsidR="005005EA" w:rsidRPr="005005EA" w:rsidRDefault="005005EA">
            <w:pPr>
              <w:pStyle w:val="steptext"/>
              <w:numPr>
                <w:ilvl w:val="0"/>
                <w:numId w:val="124"/>
              </w:numPr>
              <w:rPr>
                <w:ins w:id="2003" w:author="Author"/>
                <w:rFonts w:ascii="Verdana" w:eastAsiaTheme="minorHAnsi" w:hAnsi="Verdana" w:cs="Arial"/>
                <w:color w:val="70AD47" w:themeColor="accent6"/>
                <w:sz w:val="18"/>
                <w:szCs w:val="18"/>
                <w:rPrChange w:id="2004" w:author="Author">
                  <w:rPr>
                    <w:ins w:id="2005" w:author="Author"/>
                    <w:rFonts w:ascii="Verdana" w:eastAsiaTheme="minorHAnsi" w:hAnsi="Verdana" w:cs="Arial"/>
                    <w:color w:val="000000" w:themeColor="text1"/>
                    <w:sz w:val="18"/>
                    <w:szCs w:val="18"/>
                  </w:rPr>
                </w:rPrChange>
              </w:rPr>
              <w:pPrChange w:id="2006" w:author="Author">
                <w:pPr>
                  <w:pStyle w:val="steptext"/>
                  <w:numPr>
                    <w:numId w:val="59"/>
                  </w:numPr>
                  <w:ind w:left="720" w:hanging="360"/>
                </w:pPr>
              </w:pPrChange>
            </w:pPr>
            <w:ins w:id="2007" w:author="Author">
              <w:r w:rsidRPr="005005EA">
                <w:rPr>
                  <w:rFonts w:ascii="Verdana" w:eastAsiaTheme="minorHAnsi" w:hAnsi="Verdana" w:cs="Arial"/>
                  <w:color w:val="70AD47" w:themeColor="accent6"/>
                  <w:sz w:val="18"/>
                  <w:szCs w:val="18"/>
                  <w:rPrChange w:id="2008" w:author="Author">
                    <w:rPr>
                      <w:rFonts w:ascii="Verdana" w:eastAsiaTheme="minorHAnsi" w:hAnsi="Verdana" w:cs="Arial"/>
                      <w:color w:val="000000" w:themeColor="text1"/>
                      <w:sz w:val="18"/>
                      <w:szCs w:val="18"/>
                    </w:rPr>
                  </w:rPrChange>
                </w:rPr>
                <w:t xml:space="preserve"> Go to column ‘Vendor Region’ from CSR report and vlookup the regions in the </w:t>
              </w:r>
              <w:r w:rsidRPr="005005EA">
                <w:rPr>
                  <w:rFonts w:ascii="Verdana" w:hAnsi="Verdana" w:cs="Arial"/>
                  <w:color w:val="70AD47" w:themeColor="accent6"/>
                  <w:sz w:val="18"/>
                  <w:szCs w:val="18"/>
                  <w:rPrChange w:id="2009" w:author="Author">
                    <w:rPr>
                      <w:rFonts w:ascii="Verdana" w:hAnsi="Verdana" w:cs="Arial"/>
                      <w:color w:val="000000" w:themeColor="text1"/>
                      <w:sz w:val="18"/>
                      <w:szCs w:val="18"/>
                    </w:rPr>
                  </w:rPrChange>
                </w:rPr>
                <w:t xml:space="preserve">file </w:t>
              </w:r>
              <w:r w:rsidR="00F27D38" w:rsidRPr="00F27D38">
                <w:rPr>
                  <w:rFonts w:ascii="Verdana" w:hAnsi="Verdana" w:cs="Arial"/>
                  <w:color w:val="70AD47" w:themeColor="accent6"/>
                  <w:sz w:val="18"/>
                  <w:szCs w:val="18"/>
                </w:rPr>
                <w:t xml:space="preserve">‘DropDownLOVs_25June2019’ </w:t>
              </w:r>
              <w:del w:id="2010" w:author="Author">
                <w:r w:rsidRPr="005005EA" w:rsidDel="00F27D38">
                  <w:rPr>
                    <w:rFonts w:ascii="Verdana" w:hAnsi="Verdana" w:cs="Arial"/>
                    <w:color w:val="70AD47" w:themeColor="accent6"/>
                    <w:sz w:val="18"/>
                    <w:szCs w:val="18"/>
                    <w:rPrChange w:id="2011" w:author="Author">
                      <w:rPr>
                        <w:rFonts w:ascii="Verdana" w:hAnsi="Verdana" w:cs="Arial"/>
                        <w:color w:val="000000" w:themeColor="text1"/>
                        <w:sz w:val="18"/>
                        <w:szCs w:val="18"/>
                      </w:rPr>
                    </w:rPrChange>
                  </w:rPr>
                  <w:delText xml:space="preserve">‘DropDownLOVs_ddmmmmyyyy’ </w:delText>
                </w:r>
              </w:del>
              <w:r w:rsidRPr="005005EA">
                <w:rPr>
                  <w:rFonts w:ascii="Verdana" w:hAnsi="Verdana" w:cs="Arial"/>
                  <w:color w:val="70AD47" w:themeColor="accent6"/>
                  <w:sz w:val="18"/>
                  <w:szCs w:val="18"/>
                  <w:rPrChange w:id="2012" w:author="Author">
                    <w:rPr>
                      <w:rFonts w:ascii="Verdana" w:hAnsi="Verdana" w:cs="Arial"/>
                      <w:color w:val="000000" w:themeColor="text1"/>
                      <w:sz w:val="18"/>
                      <w:szCs w:val="18"/>
                    </w:rPr>
                  </w:rPrChange>
                </w:rPr>
                <w:t xml:space="preserve">in </w:t>
              </w:r>
              <w:r w:rsidRPr="005005EA">
                <w:rPr>
                  <w:rFonts w:ascii="Verdana" w:eastAsiaTheme="minorHAnsi" w:hAnsi="Verdana" w:cs="Arial"/>
                  <w:color w:val="70AD47" w:themeColor="accent6"/>
                  <w:sz w:val="18"/>
                  <w:szCs w:val="18"/>
                  <w:rPrChange w:id="2013" w:author="Author">
                    <w:rPr>
                      <w:rFonts w:ascii="Verdana" w:eastAsiaTheme="minorHAnsi" w:hAnsi="Verdana" w:cs="Arial"/>
                      <w:color w:val="000000" w:themeColor="text1"/>
                      <w:sz w:val="18"/>
                      <w:szCs w:val="18"/>
                    </w:rPr>
                  </w:rPrChange>
                </w:rPr>
                <w:t xml:space="preserve">worksheet ‘Recipient State Mapping’ column B </w:t>
              </w:r>
            </w:ins>
          </w:p>
          <w:p w14:paraId="26BA8D0E" w14:textId="77777777" w:rsidR="00F27D38" w:rsidRDefault="00F27D38">
            <w:pPr>
              <w:pStyle w:val="steptext"/>
              <w:ind w:left="360"/>
              <w:rPr>
                <w:ins w:id="2014" w:author="Author"/>
                <w:rFonts w:ascii="Verdana" w:hAnsi="Verdana" w:cs="Arial"/>
                <w:color w:val="FF0000"/>
                <w:sz w:val="18"/>
                <w:szCs w:val="18"/>
              </w:rPr>
              <w:pPrChange w:id="2015" w:author="Author">
                <w:pPr/>
              </w:pPrChange>
            </w:pPr>
          </w:p>
          <w:p w14:paraId="4F7B9C68" w14:textId="74B58BAD" w:rsidR="00311DC6" w:rsidRPr="00BF7D8F" w:rsidDel="005005EA" w:rsidRDefault="005005EA">
            <w:pPr>
              <w:pStyle w:val="steptext"/>
              <w:numPr>
                <w:ilvl w:val="0"/>
                <w:numId w:val="123"/>
              </w:numPr>
              <w:ind w:left="360"/>
              <w:rPr>
                <w:del w:id="2016" w:author="Author"/>
                <w:rFonts w:ascii="Verdana" w:eastAsiaTheme="minorHAnsi" w:hAnsi="Verdana" w:cs="Arial"/>
                <w:color w:val="70AD47" w:themeColor="accent6"/>
                <w:sz w:val="18"/>
                <w:szCs w:val="18"/>
                <w:rPrChange w:id="2017" w:author="Author">
                  <w:rPr>
                    <w:del w:id="2018" w:author="Author"/>
                    <w:rFonts w:ascii="Verdana" w:eastAsiaTheme="minorHAnsi" w:hAnsi="Verdana" w:cs="Arial"/>
                    <w:color w:val="000000" w:themeColor="text1"/>
                    <w:sz w:val="18"/>
                    <w:szCs w:val="18"/>
                  </w:rPr>
                </w:rPrChange>
              </w:rPr>
              <w:pPrChange w:id="2019" w:author="Author">
                <w:pPr>
                  <w:pStyle w:val="steptext"/>
                  <w:ind w:left="720"/>
                </w:pPr>
              </w:pPrChange>
            </w:pPr>
            <w:ins w:id="2020" w:author="Author">
              <w:r>
                <w:rPr>
                  <w:rFonts w:ascii="Verdana" w:hAnsi="Verdana" w:cs="Arial"/>
                  <w:color w:val="FF0000"/>
                  <w:sz w:val="18"/>
                  <w:szCs w:val="18"/>
                </w:rPr>
                <w:t>Step updated in 27.06.2019 to include the mapping tables location in the Sh</w:t>
              </w:r>
              <w:r w:rsidR="009B3D55">
                <w:rPr>
                  <w:rFonts w:ascii="Verdana" w:hAnsi="Verdana" w:cs="Arial"/>
                  <w:color w:val="FF0000"/>
                  <w:sz w:val="18"/>
                  <w:szCs w:val="18"/>
                </w:rPr>
                <w:t>a</w:t>
              </w:r>
              <w:r>
                <w:rPr>
                  <w:rFonts w:ascii="Verdana" w:hAnsi="Verdana" w:cs="Arial"/>
                  <w:color w:val="FF0000"/>
                  <w:sz w:val="18"/>
                  <w:szCs w:val="18"/>
                </w:rPr>
                <w:t xml:space="preserve">red Network Path file </w:t>
              </w:r>
              <w:r w:rsidR="00F27D38" w:rsidRPr="00F27D38">
                <w:rPr>
                  <w:rFonts w:ascii="Verdana" w:hAnsi="Verdana" w:cs="Arial"/>
                  <w:color w:val="FF0000"/>
                  <w:sz w:val="18"/>
                  <w:szCs w:val="18"/>
                </w:rPr>
                <w:t xml:space="preserve">‘DropDownLOVs_25June2019’ </w:t>
              </w:r>
              <w:del w:id="2021" w:author="Author">
                <w:r w:rsidRPr="009F261C" w:rsidDel="00F27D38">
                  <w:rPr>
                    <w:rFonts w:ascii="Verdana" w:hAnsi="Verdana" w:cs="Arial"/>
                    <w:color w:val="FF0000"/>
                    <w:sz w:val="18"/>
                    <w:szCs w:val="18"/>
                  </w:rPr>
                  <w:delText>‘DropDownLOVs_ddmmmmyyyy’</w:delText>
                </w:r>
              </w:del>
            </w:ins>
            <w:del w:id="2022" w:author="Author">
              <w:r w:rsidR="00311DC6" w:rsidRPr="00BF7D8F" w:rsidDel="005005EA">
                <w:rPr>
                  <w:rFonts w:ascii="Verdana" w:hAnsi="Verdana" w:cs="Arial"/>
                  <w:color w:val="70AD47" w:themeColor="accent6"/>
                  <w:sz w:val="18"/>
                  <w:szCs w:val="18"/>
                  <w:rPrChange w:id="2023" w:author="Author">
                    <w:rPr>
                      <w:rFonts w:ascii="Verdana" w:hAnsi="Verdana" w:cs="Arial"/>
                      <w:color w:val="000000" w:themeColor="text1"/>
                      <w:sz w:val="18"/>
                      <w:szCs w:val="18"/>
                    </w:rPr>
                  </w:rPrChange>
                </w:rPr>
                <w:delText xml:space="preserve"> Go to column ‘Vendor Region’ from CSR report and vlookup the regions in the worksheets ‘Recipient Country Mapping’ column B </w:delText>
              </w:r>
            </w:del>
          </w:p>
          <w:p w14:paraId="542C0F55" w14:textId="757C834A" w:rsidR="00311DC6" w:rsidRPr="00C5196B" w:rsidDel="00BF7D8F" w:rsidRDefault="00311DC6">
            <w:pPr>
              <w:pStyle w:val="steptext"/>
              <w:ind w:left="360"/>
              <w:rPr>
                <w:del w:id="2024" w:author="Author"/>
                <w:rFonts w:ascii="Verdana" w:eastAsiaTheme="minorHAnsi" w:hAnsi="Verdana" w:cs="Arial"/>
                <w:color w:val="000000" w:themeColor="text1"/>
                <w:sz w:val="18"/>
                <w:szCs w:val="18"/>
              </w:rPr>
              <w:pPrChange w:id="2025" w:author="Author">
                <w:pPr>
                  <w:pStyle w:val="steptext"/>
                  <w:ind w:left="720"/>
                </w:pPr>
              </w:pPrChange>
            </w:pPr>
            <w:del w:id="2026" w:author="Author">
              <w:r w:rsidRPr="00311DC6" w:rsidDel="00BF7D8F">
                <w:rPr>
                  <w:rFonts w:ascii="Verdana" w:eastAsiaTheme="minorHAnsi" w:hAnsi="Verdana" w:cs="Arial"/>
                  <w:color w:val="FF0000"/>
                  <w:sz w:val="18"/>
                  <w:szCs w:val="18"/>
                </w:rPr>
                <w:delText>Is this applicable for Sweden</w:delText>
              </w:r>
              <w:r w:rsidDel="00BF7D8F">
                <w:rPr>
                  <w:rFonts w:ascii="Verdana" w:eastAsiaTheme="minorHAnsi" w:hAnsi="Verdana" w:cs="Arial"/>
                  <w:color w:val="FF0000"/>
                  <w:sz w:val="18"/>
                  <w:szCs w:val="18"/>
                </w:rPr>
                <w:delText xml:space="preserve"> data</w:delText>
              </w:r>
              <w:r w:rsidRPr="00311DC6" w:rsidDel="00BF7D8F">
                <w:rPr>
                  <w:rFonts w:ascii="Verdana" w:eastAsiaTheme="minorHAnsi" w:hAnsi="Verdana" w:cs="Arial"/>
                  <w:color w:val="FF0000"/>
                  <w:sz w:val="18"/>
                  <w:szCs w:val="18"/>
                </w:rPr>
                <w:delText>?</w:delText>
              </w:r>
            </w:del>
            <w:ins w:id="2027" w:author="Author">
              <w:del w:id="2028" w:author="Author">
                <w:r w:rsidR="00965A45" w:rsidDel="00BF7D8F">
                  <w:rPr>
                    <w:rFonts w:ascii="Verdana" w:eastAsiaTheme="minorHAnsi" w:hAnsi="Verdana" w:cs="Arial"/>
                    <w:color w:val="FF0000"/>
                    <w:sz w:val="18"/>
                    <w:szCs w:val="18"/>
                  </w:rPr>
                  <w:delText xml:space="preserve">  YES for iteration 1 ONLY (US recipients)</w:delText>
                </w:r>
              </w:del>
            </w:ins>
          </w:p>
          <w:p w14:paraId="395509A5" w14:textId="77777777" w:rsidR="00311DC6" w:rsidRPr="00C5196B" w:rsidRDefault="00311DC6">
            <w:pPr>
              <w:pStyle w:val="steptext"/>
              <w:ind w:left="360"/>
              <w:rPr>
                <w:rFonts w:ascii="Verdana" w:hAnsi="Verdana" w:cs="Arial"/>
                <w:b/>
                <w:color w:val="000000" w:themeColor="text1"/>
                <w:sz w:val="18"/>
                <w:szCs w:val="18"/>
              </w:rPr>
              <w:pPrChange w:id="2029" w:author="Author">
                <w:pPr/>
              </w:pPrChange>
            </w:pPr>
          </w:p>
        </w:tc>
        <w:tc>
          <w:tcPr>
            <w:tcW w:w="1418" w:type="dxa"/>
          </w:tcPr>
          <w:p w14:paraId="0E5FC9A6" w14:textId="77777777" w:rsidR="00311DC6" w:rsidRPr="000F672E" w:rsidRDefault="00311DC6" w:rsidP="00311DC6">
            <w:pPr>
              <w:rPr>
                <w:rFonts w:cs="Arial"/>
                <w:b/>
                <w:color w:val="000000" w:themeColor="text1"/>
                <w:sz w:val="18"/>
                <w:szCs w:val="18"/>
                <w:lang w:val="en-US"/>
              </w:rPr>
            </w:pPr>
          </w:p>
        </w:tc>
        <w:tc>
          <w:tcPr>
            <w:tcW w:w="10938" w:type="dxa"/>
          </w:tcPr>
          <w:p w14:paraId="0BC79C75" w14:textId="5734F3CA" w:rsidR="00311DC6" w:rsidRDefault="00B35377" w:rsidP="00311DC6">
            <w:pPr>
              <w:rPr>
                <w:noProof/>
              </w:rPr>
            </w:pPr>
            <w:ins w:id="2030" w:author="Author">
              <w:r>
                <w:rPr>
                  <w:noProof/>
                  <w:lang w:val="en-US"/>
                </w:rPr>
                <w:drawing>
                  <wp:anchor distT="0" distB="0" distL="114300" distR="114300" simplePos="0" relativeHeight="251730944" behindDoc="0" locked="0" layoutInCell="1" allowOverlap="1" wp14:anchorId="5106B7FC" wp14:editId="74AE89C6">
                    <wp:simplePos x="0" y="0"/>
                    <wp:positionH relativeFrom="column">
                      <wp:posOffset>-1270</wp:posOffset>
                    </wp:positionH>
                    <wp:positionV relativeFrom="paragraph">
                      <wp:posOffset>0</wp:posOffset>
                    </wp:positionV>
                    <wp:extent cx="1905000" cy="2111375"/>
                    <wp:effectExtent l="0" t="0" r="0" b="3175"/>
                    <wp:wrapThrough wrapText="bothSides">
                      <wp:wrapPolygon edited="0">
                        <wp:start x="0" y="0"/>
                        <wp:lineTo x="0" y="21438"/>
                        <wp:lineTo x="21384" y="21438"/>
                        <wp:lineTo x="21384" y="0"/>
                        <wp:lineTo x="0" y="0"/>
                      </wp:wrapPolygon>
                    </wp:wrapThrough>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1905000" cy="2111375"/>
                            </a:xfrm>
                            <a:prstGeom prst="rect">
                              <a:avLst/>
                            </a:prstGeom>
                          </pic:spPr>
                        </pic:pic>
                      </a:graphicData>
                    </a:graphic>
                  </wp:anchor>
                </w:drawing>
              </w:r>
              <w:r>
                <w:rPr>
                  <w:noProof/>
                  <w:lang w:val="en-US"/>
                </w:rPr>
                <w:drawing>
                  <wp:inline distT="0" distB="0" distL="0" distR="0" wp14:anchorId="1107F2B2" wp14:editId="74E88411">
                    <wp:extent cx="2550886" cy="2111375"/>
                    <wp:effectExtent l="0" t="0" r="1905" b="317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55323" cy="2115048"/>
                            </a:xfrm>
                            <a:prstGeom prst="rect">
                              <a:avLst/>
                            </a:prstGeom>
                          </pic:spPr>
                        </pic:pic>
                      </a:graphicData>
                    </a:graphic>
                  </wp:inline>
                </w:drawing>
              </w:r>
            </w:ins>
          </w:p>
        </w:tc>
      </w:tr>
      <w:tr w:rsidR="00311DC6" w:rsidRPr="005335B1" w14:paraId="01BB7DE3" w14:textId="77777777" w:rsidTr="00FA4F51">
        <w:trPr>
          <w:cantSplit/>
          <w:trHeight w:val="20"/>
        </w:trPr>
        <w:tc>
          <w:tcPr>
            <w:tcW w:w="1843" w:type="dxa"/>
          </w:tcPr>
          <w:p w14:paraId="72096E8B" w14:textId="77777777" w:rsidR="00311DC6" w:rsidRPr="004D4431" w:rsidRDefault="001D79C4" w:rsidP="00311DC6">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t>3.1.69</w:t>
            </w:r>
            <w:r w:rsidR="00311DC6">
              <w:rPr>
                <w:rFonts w:ascii="Verdana" w:eastAsiaTheme="minorHAnsi" w:hAnsi="Verdana" w:cs="Arial"/>
                <w:b/>
                <w:color w:val="000000" w:themeColor="text1"/>
                <w:sz w:val="18"/>
                <w:szCs w:val="18"/>
              </w:rPr>
              <w:t xml:space="preserve"> </w:t>
            </w:r>
            <w:r w:rsidR="00311DC6">
              <w:rPr>
                <w:rFonts w:ascii="Verdana" w:eastAsiaTheme="minorHAnsi" w:hAnsi="Verdana" w:cs="Arial"/>
                <w:color w:val="000000" w:themeColor="text1"/>
                <w:sz w:val="18"/>
                <w:szCs w:val="18"/>
              </w:rPr>
              <w:t>Preparation of SWEDEN</w:t>
            </w:r>
            <w:r w:rsidR="00311DC6" w:rsidRPr="00293F54">
              <w:rPr>
                <w:rFonts w:ascii="Verdana" w:eastAsiaTheme="minorHAnsi" w:hAnsi="Verdana" w:cs="Arial"/>
                <w:color w:val="000000" w:themeColor="text1"/>
                <w:sz w:val="18"/>
                <w:szCs w:val="18"/>
              </w:rPr>
              <w:t xml:space="preserve"> CSR report</w:t>
            </w:r>
            <w:r w:rsidR="00311DC6">
              <w:rPr>
                <w:rFonts w:ascii="Verdana" w:eastAsiaTheme="minorHAnsi" w:hAnsi="Verdana" w:cs="Arial"/>
                <w:color w:val="000000" w:themeColor="text1"/>
                <w:sz w:val="18"/>
                <w:szCs w:val="18"/>
              </w:rPr>
              <w:t>. Populate Global Template columns</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6EE2D170" w14:textId="77777777" w:rsidR="00311DC6" w:rsidRPr="00C5196B" w:rsidRDefault="00311DC6" w:rsidP="00311DC6">
            <w:pPr>
              <w:rPr>
                <w:rFonts w:ascii="Verdana" w:hAnsi="Verdana" w:cs="Arial"/>
                <w:b/>
                <w:color w:val="000000" w:themeColor="text1"/>
                <w:sz w:val="18"/>
                <w:szCs w:val="18"/>
              </w:rPr>
            </w:pPr>
            <w:r w:rsidRPr="00C5196B">
              <w:rPr>
                <w:rFonts w:ascii="Verdana" w:hAnsi="Verdana" w:cs="Arial"/>
                <w:b/>
                <w:color w:val="000000" w:themeColor="text1"/>
                <w:sz w:val="18"/>
                <w:szCs w:val="18"/>
              </w:rPr>
              <w:t>Populate column RECIPIENT COUNTRY from Global Template:</w:t>
            </w:r>
          </w:p>
          <w:p w14:paraId="0E89BB23" w14:textId="77777777" w:rsidR="00311DC6" w:rsidRPr="00C5196B" w:rsidRDefault="00311DC6" w:rsidP="00311DC6">
            <w:pPr>
              <w:rPr>
                <w:rFonts w:ascii="Verdana" w:hAnsi="Verdana" w:cs="Arial"/>
                <w:b/>
                <w:color w:val="000000" w:themeColor="text1"/>
                <w:sz w:val="18"/>
                <w:szCs w:val="18"/>
              </w:rPr>
            </w:pPr>
          </w:p>
          <w:p w14:paraId="16A2B0FA" w14:textId="10744A6B" w:rsidR="009B3D55" w:rsidRPr="00D75923" w:rsidRDefault="009B3D55">
            <w:pPr>
              <w:pStyle w:val="ListParagraph"/>
              <w:numPr>
                <w:ilvl w:val="0"/>
                <w:numId w:val="130"/>
              </w:numPr>
              <w:rPr>
                <w:ins w:id="2031" w:author="Author"/>
                <w:rFonts w:ascii="Verdana" w:hAnsi="Verdana" w:cs="Arial"/>
                <w:color w:val="000000" w:themeColor="text1"/>
                <w:sz w:val="18"/>
                <w:szCs w:val="18"/>
                <w:rPrChange w:id="2032" w:author="Author">
                  <w:rPr>
                    <w:ins w:id="2033" w:author="Author"/>
                  </w:rPr>
                </w:rPrChange>
              </w:rPr>
              <w:pPrChange w:id="2034" w:author="Author">
                <w:pPr>
                  <w:pStyle w:val="ListParagraph"/>
                  <w:numPr>
                    <w:numId w:val="118"/>
                  </w:numPr>
                  <w:ind w:hanging="360"/>
                </w:pPr>
              </w:pPrChange>
            </w:pPr>
            <w:ins w:id="2035" w:author="Author">
              <w:r w:rsidRPr="00D75923">
                <w:rPr>
                  <w:rFonts w:ascii="Verdana" w:hAnsi="Verdana" w:cs="Arial"/>
                  <w:color w:val="000000" w:themeColor="text1"/>
                  <w:sz w:val="18"/>
                  <w:szCs w:val="18"/>
                  <w:rPrChange w:id="2036" w:author="Author">
                    <w:rPr/>
                  </w:rPrChange>
                </w:rPr>
                <w:t xml:space="preserve">Go to the Shared Network Path </w:t>
              </w:r>
              <w:r w:rsidRPr="00D75923">
                <w:rPr>
                  <w:rFonts w:ascii="Verdana" w:hAnsi="Verdana" w:cs="Arial"/>
                  <w:color w:val="000000" w:themeColor="text1"/>
                  <w:sz w:val="18"/>
                  <w:szCs w:val="18"/>
                  <w:rPrChange w:id="2037" w:author="Author">
                    <w:rPr/>
                  </w:rPrChange>
                </w:rPr>
                <w:fldChar w:fldCharType="begin"/>
              </w:r>
              <w:r w:rsidRPr="00D75923">
                <w:rPr>
                  <w:rFonts w:ascii="Verdana" w:hAnsi="Verdana" w:cs="Arial"/>
                  <w:color w:val="000000" w:themeColor="text1"/>
                  <w:sz w:val="18"/>
                  <w:szCs w:val="18"/>
                  <w:rPrChange w:id="2038" w:author="Author">
                    <w:rPr/>
                  </w:rPrChange>
                </w:rPr>
                <w:instrText xml:space="preserve"> HYPERLINK "\\\\seskcifssvm01\\GPT_RPA\\Dictionaries" </w:instrText>
              </w:r>
              <w:r w:rsidRPr="00D75923">
                <w:rPr>
                  <w:rFonts w:ascii="Verdana" w:hAnsi="Verdana" w:cs="Arial"/>
                  <w:color w:val="000000" w:themeColor="text1"/>
                  <w:sz w:val="18"/>
                  <w:szCs w:val="18"/>
                  <w:rPrChange w:id="2039" w:author="Author">
                    <w:rPr/>
                  </w:rPrChange>
                </w:rPr>
                <w:fldChar w:fldCharType="separate"/>
              </w:r>
              <w:r w:rsidRPr="00D75923">
                <w:rPr>
                  <w:rStyle w:val="Hyperlink"/>
                  <w:rFonts w:ascii="Verdana" w:hAnsi="Verdana" w:cs="Arial"/>
                  <w:sz w:val="18"/>
                  <w:szCs w:val="18"/>
                </w:rPr>
                <w:t>\\seskcifssvm01\GPT_RPA\Dictionaries</w:t>
              </w:r>
              <w:r w:rsidRPr="00D75923">
                <w:rPr>
                  <w:rFonts w:ascii="Verdana" w:hAnsi="Verdana" w:cs="Arial"/>
                  <w:color w:val="000000" w:themeColor="text1"/>
                  <w:sz w:val="18"/>
                  <w:szCs w:val="18"/>
                  <w:rPrChange w:id="2040" w:author="Author">
                    <w:rPr/>
                  </w:rPrChange>
                </w:rPr>
                <w:fldChar w:fldCharType="end"/>
              </w:r>
              <w:r w:rsidRPr="00D75923">
                <w:rPr>
                  <w:rFonts w:ascii="Verdana" w:hAnsi="Verdana" w:cs="Arial"/>
                  <w:color w:val="000000" w:themeColor="text1"/>
                  <w:sz w:val="18"/>
                  <w:szCs w:val="18"/>
                  <w:rPrChange w:id="2041" w:author="Author">
                    <w:rPr/>
                  </w:rPrChange>
                </w:rPr>
                <w:t xml:space="preserve"> and open file </w:t>
              </w:r>
              <w:r w:rsidR="00F27D38" w:rsidRPr="00AD4549">
                <w:rPr>
                  <w:rFonts w:ascii="Verdana" w:hAnsi="Verdana" w:cs="Arial"/>
                  <w:color w:val="000000" w:themeColor="text1"/>
                  <w:sz w:val="18"/>
                  <w:szCs w:val="18"/>
                </w:rPr>
                <w:t>‘DropDownLOVs_25June2019’</w:t>
              </w:r>
              <w:del w:id="2042" w:author="Author">
                <w:r w:rsidRPr="00D75923" w:rsidDel="00F27D38">
                  <w:rPr>
                    <w:rFonts w:ascii="Verdana" w:hAnsi="Verdana" w:cs="Arial"/>
                    <w:color w:val="000000" w:themeColor="text1"/>
                    <w:sz w:val="18"/>
                    <w:szCs w:val="18"/>
                    <w:rPrChange w:id="2043" w:author="Author">
                      <w:rPr/>
                    </w:rPrChange>
                  </w:rPr>
                  <w:delText>‘DropDownLOVs_ddmmmmyyyy’</w:delText>
                </w:r>
              </w:del>
            </w:ins>
          </w:p>
          <w:p w14:paraId="7A6C290E" w14:textId="77777777" w:rsidR="009B3D55" w:rsidRPr="00C5196B" w:rsidRDefault="009B3D55" w:rsidP="009B3D55">
            <w:pPr>
              <w:rPr>
                <w:ins w:id="2044" w:author="Author"/>
                <w:rFonts w:ascii="Verdana" w:hAnsi="Verdana" w:cs="Arial"/>
                <w:b/>
                <w:color w:val="000000" w:themeColor="text1"/>
                <w:sz w:val="18"/>
                <w:szCs w:val="18"/>
              </w:rPr>
            </w:pPr>
          </w:p>
          <w:p w14:paraId="226FEDCE" w14:textId="77777777" w:rsidR="009B3D55" w:rsidRPr="00C5196B" w:rsidRDefault="009B3D55" w:rsidP="009B3D55">
            <w:pPr>
              <w:rPr>
                <w:ins w:id="2045" w:author="Author"/>
                <w:rFonts w:ascii="Verdana" w:hAnsi="Verdana" w:cs="Arial"/>
                <w:b/>
                <w:color w:val="000000" w:themeColor="text1"/>
                <w:sz w:val="18"/>
                <w:szCs w:val="18"/>
              </w:rPr>
            </w:pPr>
          </w:p>
          <w:p w14:paraId="3B02CB15" w14:textId="1C289BE4" w:rsidR="009B3D55" w:rsidRPr="00C5196B" w:rsidRDefault="009B3D55">
            <w:pPr>
              <w:pStyle w:val="steptext"/>
              <w:numPr>
                <w:ilvl w:val="0"/>
                <w:numId w:val="130"/>
              </w:numPr>
              <w:rPr>
                <w:ins w:id="2046" w:author="Author"/>
                <w:rFonts w:ascii="Verdana" w:eastAsiaTheme="minorHAnsi" w:hAnsi="Verdana" w:cs="Arial"/>
                <w:color w:val="000000" w:themeColor="text1"/>
                <w:sz w:val="18"/>
                <w:szCs w:val="18"/>
              </w:rPr>
              <w:pPrChange w:id="2047" w:author="Author">
                <w:pPr>
                  <w:pStyle w:val="steptext"/>
                  <w:numPr>
                    <w:numId w:val="60"/>
                  </w:numPr>
                  <w:ind w:left="720" w:hanging="360"/>
                </w:pPr>
              </w:pPrChange>
            </w:pPr>
            <w:ins w:id="2048" w:author="Author">
              <w:r w:rsidRPr="00C5196B">
                <w:rPr>
                  <w:rFonts w:ascii="Verdana" w:eastAsiaTheme="minorHAnsi" w:hAnsi="Verdana" w:cs="Arial"/>
                  <w:color w:val="000000" w:themeColor="text1"/>
                  <w:sz w:val="18"/>
                  <w:szCs w:val="18"/>
                </w:rPr>
                <w:t xml:space="preserve">Go to column ‘Vendor </w:t>
              </w:r>
              <w:r>
                <w:rPr>
                  <w:rFonts w:ascii="Verdana" w:eastAsiaTheme="minorHAnsi" w:hAnsi="Verdana" w:cs="Arial"/>
                  <w:color w:val="000000" w:themeColor="text1"/>
                  <w:sz w:val="18"/>
                  <w:szCs w:val="18"/>
                </w:rPr>
                <w:t>Country</w:t>
              </w:r>
              <w:r w:rsidRPr="00C5196B">
                <w:rPr>
                  <w:rFonts w:ascii="Verdana" w:eastAsiaTheme="minorHAnsi" w:hAnsi="Verdana" w:cs="Arial"/>
                  <w:color w:val="000000" w:themeColor="text1"/>
                  <w:sz w:val="18"/>
                  <w:szCs w:val="18"/>
                </w:rPr>
                <w:t xml:space="preserve"> Code’ from CSR report and vlookup the regions in the </w:t>
              </w:r>
              <w:r w:rsidRPr="00B32DF9">
                <w:rPr>
                  <w:rFonts w:ascii="Verdana" w:hAnsi="Verdana" w:cs="Arial"/>
                  <w:color w:val="000000" w:themeColor="text1"/>
                  <w:sz w:val="18"/>
                  <w:szCs w:val="18"/>
                </w:rPr>
                <w:t>file</w:t>
              </w:r>
              <w:r>
                <w:rPr>
                  <w:rFonts w:ascii="Verdana" w:hAnsi="Verdana" w:cs="Arial"/>
                  <w:color w:val="000000" w:themeColor="text1"/>
                  <w:sz w:val="18"/>
                  <w:szCs w:val="18"/>
                </w:rPr>
                <w:t xml:space="preserve"> </w:t>
              </w:r>
              <w:r w:rsidR="00F27D38" w:rsidRPr="00AD4549">
                <w:rPr>
                  <w:rFonts w:ascii="Verdana" w:hAnsi="Verdana" w:cs="Arial"/>
                  <w:color w:val="000000" w:themeColor="text1"/>
                  <w:sz w:val="18"/>
                  <w:szCs w:val="18"/>
                </w:rPr>
                <w:t>‘DropDownLOVs_25June2019’</w:t>
              </w:r>
              <w:r w:rsidR="00F27D38">
                <w:rPr>
                  <w:rFonts w:ascii="Verdana" w:hAnsi="Verdana" w:cs="Arial"/>
                  <w:color w:val="000000" w:themeColor="text1"/>
                  <w:sz w:val="18"/>
                  <w:szCs w:val="18"/>
                </w:rPr>
                <w:t xml:space="preserve"> </w:t>
              </w:r>
              <w:del w:id="2049" w:author="Author">
                <w:r w:rsidDel="00F27D38">
                  <w:rPr>
                    <w:rFonts w:ascii="Verdana" w:hAnsi="Verdana" w:cs="Arial"/>
                    <w:color w:val="000000" w:themeColor="text1"/>
                    <w:sz w:val="18"/>
                    <w:szCs w:val="18"/>
                  </w:rPr>
                  <w:delText xml:space="preserve">‘DropDownLOVs_ddmmmmyyyy’ </w:delText>
                </w:r>
              </w:del>
              <w:r>
                <w:rPr>
                  <w:rFonts w:ascii="Verdana" w:hAnsi="Verdana" w:cs="Arial"/>
                  <w:color w:val="000000" w:themeColor="text1"/>
                  <w:sz w:val="18"/>
                  <w:szCs w:val="18"/>
                </w:rPr>
                <w:t xml:space="preserve">in </w:t>
              </w:r>
              <w:r w:rsidRPr="00C5196B">
                <w:rPr>
                  <w:rFonts w:ascii="Verdana" w:eastAsiaTheme="minorHAnsi" w:hAnsi="Verdana" w:cs="Arial"/>
                  <w:color w:val="000000" w:themeColor="text1"/>
                  <w:sz w:val="18"/>
                  <w:szCs w:val="18"/>
                </w:rPr>
                <w:t>worksheet ‘Recipi</w:t>
              </w:r>
              <w:r>
                <w:rPr>
                  <w:rFonts w:ascii="Verdana" w:eastAsiaTheme="minorHAnsi" w:hAnsi="Verdana" w:cs="Arial"/>
                  <w:color w:val="000000" w:themeColor="text1"/>
                  <w:sz w:val="18"/>
                  <w:szCs w:val="18"/>
                </w:rPr>
                <w:t>ent Country Mapping’ column B ‘</w:t>
              </w:r>
              <w:r w:rsidRPr="00D25B18">
                <w:rPr>
                  <w:rFonts w:ascii="Verdana" w:eastAsiaTheme="minorHAnsi" w:hAnsi="Verdana" w:cs="Arial"/>
                  <w:color w:val="000000" w:themeColor="text1"/>
                  <w:sz w:val="18"/>
                  <w:szCs w:val="18"/>
                </w:rPr>
                <w:t>Template- Recipient Country</w:t>
              </w:r>
              <w:r>
                <w:rPr>
                  <w:rFonts w:ascii="Verdana" w:eastAsiaTheme="minorHAnsi" w:hAnsi="Verdana" w:cs="Arial"/>
                  <w:color w:val="000000" w:themeColor="text1"/>
                  <w:sz w:val="18"/>
                  <w:szCs w:val="18"/>
                </w:rPr>
                <w:t>’</w:t>
              </w:r>
            </w:ins>
          </w:p>
          <w:p w14:paraId="6B30D773" w14:textId="77777777" w:rsidR="00F27D38" w:rsidRDefault="00F27D38">
            <w:pPr>
              <w:pStyle w:val="steptext"/>
              <w:rPr>
                <w:ins w:id="2050" w:author="Author"/>
                <w:rFonts w:ascii="Verdana" w:hAnsi="Verdana" w:cs="Arial"/>
                <w:color w:val="FF0000"/>
                <w:sz w:val="18"/>
                <w:szCs w:val="18"/>
              </w:rPr>
              <w:pPrChange w:id="2051" w:author="Author">
                <w:pPr>
                  <w:pStyle w:val="steptext"/>
                  <w:ind w:left="720"/>
                </w:pPr>
              </w:pPrChange>
            </w:pPr>
          </w:p>
          <w:p w14:paraId="54DCF485" w14:textId="39E0412B" w:rsidR="00311DC6" w:rsidDel="009B3D55" w:rsidRDefault="009B3D55">
            <w:pPr>
              <w:pStyle w:val="steptext"/>
              <w:rPr>
                <w:del w:id="2052" w:author="Author"/>
                <w:rFonts w:ascii="Verdana" w:eastAsiaTheme="minorHAnsi" w:hAnsi="Verdana" w:cs="Arial"/>
                <w:color w:val="000000" w:themeColor="text1"/>
                <w:sz w:val="18"/>
                <w:szCs w:val="18"/>
              </w:rPr>
              <w:pPrChange w:id="2053" w:author="Author">
                <w:pPr>
                  <w:pStyle w:val="steptext"/>
                  <w:ind w:left="720"/>
                </w:pPr>
              </w:pPrChange>
            </w:pPr>
            <w:ins w:id="2054" w:author="Author">
              <w:r>
                <w:rPr>
                  <w:rFonts w:ascii="Verdana" w:hAnsi="Verdana" w:cs="Arial"/>
                  <w:color w:val="FF0000"/>
                  <w:sz w:val="18"/>
                  <w:szCs w:val="18"/>
                </w:rPr>
                <w:t xml:space="preserve">Step updated in 27.06.2019 to include the mapping tables location in the Shared Network Path file </w:t>
              </w:r>
              <w:r w:rsidR="00F27D38" w:rsidRPr="00F27D38">
                <w:rPr>
                  <w:rFonts w:ascii="Verdana" w:hAnsi="Verdana" w:cs="Arial"/>
                  <w:color w:val="FF0000"/>
                  <w:sz w:val="18"/>
                  <w:szCs w:val="18"/>
                </w:rPr>
                <w:t xml:space="preserve">‘DropDownLOVs_25June2019’ </w:t>
              </w:r>
              <w:del w:id="2055" w:author="Author">
                <w:r w:rsidRPr="009F261C" w:rsidDel="00F27D38">
                  <w:rPr>
                    <w:rFonts w:ascii="Verdana" w:hAnsi="Verdana" w:cs="Arial"/>
                    <w:color w:val="FF0000"/>
                    <w:sz w:val="18"/>
                    <w:szCs w:val="18"/>
                  </w:rPr>
                  <w:delText>‘DropDownLOVs_ddmmmmyyyy’</w:delText>
                </w:r>
              </w:del>
            </w:ins>
            <w:del w:id="2056" w:author="Author">
              <w:r w:rsidR="00311DC6" w:rsidRPr="00C5196B" w:rsidDel="009B3D55">
                <w:rPr>
                  <w:rFonts w:ascii="Verdana" w:eastAsiaTheme="minorHAnsi" w:hAnsi="Verdana" w:cs="Arial"/>
                  <w:color w:val="000000" w:themeColor="text1"/>
                  <w:sz w:val="18"/>
                  <w:szCs w:val="18"/>
                </w:rPr>
                <w:delText xml:space="preserve">Go to column ‘Vendor Postal Code’ from CSR report and vlookup the regions in the worksheets ‘Recipient Country Mapping’ column TBC </w:delText>
              </w:r>
            </w:del>
          </w:p>
          <w:p w14:paraId="3B9D851B" w14:textId="77777777" w:rsidR="00311DC6" w:rsidRPr="00C5196B" w:rsidRDefault="00311DC6">
            <w:pPr>
              <w:pStyle w:val="steptext"/>
              <w:rPr>
                <w:rFonts w:ascii="Verdana" w:eastAsiaTheme="minorHAnsi" w:hAnsi="Verdana" w:cs="Arial"/>
                <w:color w:val="000000" w:themeColor="text1"/>
                <w:sz w:val="18"/>
                <w:szCs w:val="18"/>
              </w:rPr>
              <w:pPrChange w:id="2057" w:author="Author">
                <w:pPr>
                  <w:pStyle w:val="steptext"/>
                  <w:ind w:left="720"/>
                </w:pPr>
              </w:pPrChange>
            </w:pPr>
          </w:p>
          <w:p w14:paraId="25084124" w14:textId="3DD6CD2F" w:rsidR="00311DC6" w:rsidRPr="00C5196B" w:rsidDel="009315D2" w:rsidRDefault="00311DC6" w:rsidP="005005EA">
            <w:pPr>
              <w:pStyle w:val="steptext"/>
              <w:ind w:left="720"/>
              <w:rPr>
                <w:del w:id="2058" w:author="Author"/>
                <w:rFonts w:ascii="Verdana" w:eastAsiaTheme="minorHAnsi" w:hAnsi="Verdana" w:cs="Arial"/>
                <w:color w:val="000000" w:themeColor="text1"/>
                <w:sz w:val="18"/>
                <w:szCs w:val="18"/>
              </w:rPr>
            </w:pPr>
            <w:del w:id="2059" w:author="Author">
              <w:r w:rsidRPr="00311DC6" w:rsidDel="009315D2">
                <w:rPr>
                  <w:rFonts w:ascii="Verdana" w:eastAsiaTheme="minorHAnsi" w:hAnsi="Verdana" w:cs="Arial"/>
                  <w:color w:val="FF0000"/>
                  <w:sz w:val="18"/>
                  <w:szCs w:val="18"/>
                </w:rPr>
                <w:delText>Is this applicable for Sweden</w:delText>
              </w:r>
              <w:r w:rsidDel="009315D2">
                <w:rPr>
                  <w:rFonts w:ascii="Verdana" w:eastAsiaTheme="minorHAnsi" w:hAnsi="Verdana" w:cs="Arial"/>
                  <w:color w:val="FF0000"/>
                  <w:sz w:val="18"/>
                  <w:szCs w:val="18"/>
                </w:rPr>
                <w:delText xml:space="preserve"> data</w:delText>
              </w:r>
              <w:r w:rsidRPr="00311DC6" w:rsidDel="009315D2">
                <w:rPr>
                  <w:rFonts w:ascii="Verdana" w:eastAsiaTheme="minorHAnsi" w:hAnsi="Verdana" w:cs="Arial"/>
                  <w:color w:val="FF0000"/>
                  <w:sz w:val="18"/>
                  <w:szCs w:val="18"/>
                </w:rPr>
                <w:delText>?</w:delText>
              </w:r>
            </w:del>
            <w:ins w:id="2060" w:author="Author">
              <w:del w:id="2061" w:author="Author">
                <w:r w:rsidR="00643EE1" w:rsidDel="009315D2">
                  <w:rPr>
                    <w:rFonts w:ascii="Verdana" w:eastAsiaTheme="minorHAnsi" w:hAnsi="Verdana" w:cs="Arial"/>
                    <w:color w:val="FF0000"/>
                    <w:sz w:val="18"/>
                    <w:szCs w:val="18"/>
                  </w:rPr>
                  <w:delText xml:space="preserve">  YES ALL</w:delText>
                </w:r>
              </w:del>
            </w:ins>
          </w:p>
          <w:p w14:paraId="48B7BDDF" w14:textId="77777777" w:rsidR="00311DC6" w:rsidRPr="00C5196B" w:rsidRDefault="00311DC6">
            <w:pPr>
              <w:pStyle w:val="steptext"/>
              <w:ind w:left="720"/>
              <w:rPr>
                <w:rFonts w:ascii="Verdana" w:hAnsi="Verdana" w:cs="Arial"/>
                <w:b/>
                <w:color w:val="000000" w:themeColor="text1"/>
                <w:sz w:val="18"/>
                <w:szCs w:val="18"/>
              </w:rPr>
              <w:pPrChange w:id="2062" w:author="Author">
                <w:pPr/>
              </w:pPrChange>
            </w:pPr>
          </w:p>
        </w:tc>
        <w:tc>
          <w:tcPr>
            <w:tcW w:w="1418" w:type="dxa"/>
          </w:tcPr>
          <w:p w14:paraId="4BFBEBE7" w14:textId="77777777" w:rsidR="00311DC6" w:rsidRPr="000F672E" w:rsidRDefault="00311DC6" w:rsidP="00311DC6">
            <w:pPr>
              <w:rPr>
                <w:rFonts w:cs="Arial"/>
                <w:b/>
                <w:color w:val="000000" w:themeColor="text1"/>
                <w:sz w:val="18"/>
                <w:szCs w:val="18"/>
                <w:lang w:val="en-US"/>
              </w:rPr>
            </w:pPr>
          </w:p>
        </w:tc>
        <w:tc>
          <w:tcPr>
            <w:tcW w:w="10938" w:type="dxa"/>
          </w:tcPr>
          <w:p w14:paraId="1A95D93B" w14:textId="32084A4C" w:rsidR="00311DC6" w:rsidRDefault="00B35377" w:rsidP="00311DC6">
            <w:pPr>
              <w:rPr>
                <w:noProof/>
              </w:rPr>
            </w:pPr>
            <w:ins w:id="2063" w:author="Author">
              <w:r>
                <w:rPr>
                  <w:noProof/>
                  <w:lang w:val="en-US"/>
                </w:rPr>
                <w:drawing>
                  <wp:anchor distT="0" distB="0" distL="114300" distR="114300" simplePos="0" relativeHeight="251728896" behindDoc="0" locked="0" layoutInCell="1" allowOverlap="1" wp14:anchorId="4091DE06" wp14:editId="07C8D347">
                    <wp:simplePos x="0" y="0"/>
                    <wp:positionH relativeFrom="column">
                      <wp:posOffset>-1270</wp:posOffset>
                    </wp:positionH>
                    <wp:positionV relativeFrom="paragraph">
                      <wp:posOffset>0</wp:posOffset>
                    </wp:positionV>
                    <wp:extent cx="2075949" cy="1952625"/>
                    <wp:effectExtent l="0" t="0" r="635" b="0"/>
                    <wp:wrapThrough wrapText="bothSides">
                      <wp:wrapPolygon edited="0">
                        <wp:start x="0" y="0"/>
                        <wp:lineTo x="0" y="21284"/>
                        <wp:lineTo x="21408" y="21284"/>
                        <wp:lineTo x="21408" y="0"/>
                        <wp:lineTo x="0" y="0"/>
                      </wp:wrapPolygon>
                    </wp:wrapThrough>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075949" cy="195262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inline distT="0" distB="0" distL="0" distR="0" wp14:anchorId="58AF68A2" wp14:editId="075A6CE0">
                    <wp:extent cx="2533650" cy="2003689"/>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50075" cy="2016679"/>
                            </a:xfrm>
                            <a:prstGeom prst="rect">
                              <a:avLst/>
                            </a:prstGeom>
                          </pic:spPr>
                        </pic:pic>
                      </a:graphicData>
                    </a:graphic>
                  </wp:inline>
                </w:drawing>
              </w:r>
            </w:ins>
          </w:p>
        </w:tc>
      </w:tr>
      <w:tr w:rsidR="00311DC6" w:rsidRPr="005335B1" w14:paraId="1739D0BD" w14:textId="77777777" w:rsidTr="00FA4F51">
        <w:trPr>
          <w:cantSplit/>
          <w:trHeight w:val="20"/>
        </w:trPr>
        <w:tc>
          <w:tcPr>
            <w:tcW w:w="1843" w:type="dxa"/>
          </w:tcPr>
          <w:p w14:paraId="10D90B97" w14:textId="77777777" w:rsidR="00311DC6" w:rsidRDefault="001D79C4"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3.1.70</w:t>
            </w:r>
            <w:r w:rsidR="00311DC6">
              <w:rPr>
                <w:rFonts w:ascii="Verdana" w:eastAsiaTheme="minorHAnsi" w:hAnsi="Verdana" w:cs="Arial"/>
                <w:b/>
                <w:color w:val="000000" w:themeColor="text1"/>
                <w:sz w:val="18"/>
                <w:szCs w:val="18"/>
              </w:rPr>
              <w:t xml:space="preserve"> </w:t>
            </w:r>
            <w:r w:rsidR="00311DC6" w:rsidRPr="00293F54">
              <w:rPr>
                <w:rFonts w:ascii="Verdana" w:eastAsiaTheme="minorHAnsi" w:hAnsi="Verdana" w:cs="Arial"/>
                <w:color w:val="000000" w:themeColor="text1"/>
                <w:sz w:val="18"/>
                <w:szCs w:val="18"/>
              </w:rPr>
              <w:t xml:space="preserve">Preparation of </w:t>
            </w:r>
            <w:r w:rsidR="00C227E1">
              <w:rPr>
                <w:rFonts w:ascii="Verdana" w:eastAsiaTheme="minorHAnsi" w:hAnsi="Verdana" w:cs="Arial"/>
                <w:color w:val="000000" w:themeColor="text1"/>
                <w:sz w:val="18"/>
                <w:szCs w:val="18"/>
              </w:rPr>
              <w:t>SWEDEN</w:t>
            </w:r>
            <w:r w:rsidR="00311DC6" w:rsidRPr="00293F54">
              <w:rPr>
                <w:rFonts w:ascii="Verdana" w:eastAsiaTheme="minorHAnsi" w:hAnsi="Verdana" w:cs="Arial"/>
                <w:color w:val="000000" w:themeColor="text1"/>
                <w:sz w:val="18"/>
                <w:szCs w:val="18"/>
              </w:rPr>
              <w:t xml:space="preserve"> CSR report</w:t>
            </w:r>
            <w:r w:rsidR="00311DC6">
              <w:rPr>
                <w:rFonts w:ascii="Verdana" w:eastAsiaTheme="minorHAnsi" w:hAnsi="Verdana" w:cs="Arial"/>
                <w:color w:val="000000" w:themeColor="text1"/>
                <w:sz w:val="18"/>
                <w:szCs w:val="18"/>
              </w:rPr>
              <w:t>. Populate Global Template columns</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719E5415" w14:textId="77777777" w:rsidR="00311DC6" w:rsidRPr="00C5196B" w:rsidRDefault="00311DC6" w:rsidP="00311DC6">
            <w:pPr>
              <w:rPr>
                <w:rFonts w:ascii="Verdana" w:hAnsi="Verdana" w:cs="Arial"/>
                <w:b/>
                <w:color w:val="000000" w:themeColor="text1"/>
                <w:sz w:val="18"/>
                <w:szCs w:val="18"/>
              </w:rPr>
            </w:pPr>
            <w:r w:rsidRPr="00C5196B">
              <w:rPr>
                <w:rFonts w:ascii="Verdana" w:hAnsi="Verdana" w:cs="Arial"/>
                <w:b/>
                <w:color w:val="000000" w:themeColor="text1"/>
                <w:sz w:val="18"/>
                <w:szCs w:val="18"/>
              </w:rPr>
              <w:t>Populate column RECORD COMPANY  from Global Template:</w:t>
            </w:r>
          </w:p>
          <w:p w14:paraId="620C8B42" w14:textId="77777777" w:rsidR="00311DC6" w:rsidRPr="00C5196B" w:rsidRDefault="00311DC6" w:rsidP="00311DC6">
            <w:pPr>
              <w:rPr>
                <w:rFonts w:ascii="Verdana" w:hAnsi="Verdana" w:cs="Arial"/>
                <w:b/>
                <w:color w:val="000000" w:themeColor="text1"/>
                <w:sz w:val="18"/>
                <w:szCs w:val="18"/>
              </w:rPr>
            </w:pPr>
          </w:p>
          <w:p w14:paraId="2806AE49" w14:textId="3831022A" w:rsidR="00D80296" w:rsidRPr="00642460" w:rsidRDefault="00D80296" w:rsidP="00D80296">
            <w:pPr>
              <w:pStyle w:val="ListParagraph"/>
              <w:numPr>
                <w:ilvl w:val="0"/>
                <w:numId w:val="126"/>
              </w:numPr>
              <w:rPr>
                <w:ins w:id="2064" w:author="Author"/>
                <w:rFonts w:ascii="Verdana" w:hAnsi="Verdana" w:cs="Arial"/>
                <w:color w:val="000000" w:themeColor="text1"/>
                <w:sz w:val="18"/>
                <w:szCs w:val="18"/>
              </w:rPr>
            </w:pPr>
            <w:ins w:id="2065" w:author="Author">
              <w:r w:rsidRPr="00642460">
                <w:rPr>
                  <w:rFonts w:ascii="Verdana" w:hAnsi="Verdana" w:cs="Arial"/>
                  <w:color w:val="000000" w:themeColor="text1"/>
                  <w:sz w:val="18"/>
                  <w:szCs w:val="18"/>
                </w:rPr>
                <w:t xml:space="preserve">Go to the Shared Network Path </w:t>
              </w:r>
              <w:r w:rsidRPr="00642460">
                <w:rPr>
                  <w:rFonts w:ascii="Verdana" w:hAnsi="Verdana" w:cs="Arial"/>
                  <w:color w:val="000000" w:themeColor="text1"/>
                  <w:sz w:val="18"/>
                  <w:szCs w:val="18"/>
                </w:rPr>
                <w:fldChar w:fldCharType="begin"/>
              </w:r>
              <w:r w:rsidRPr="00642460">
                <w:rPr>
                  <w:rFonts w:ascii="Verdana" w:hAnsi="Verdana" w:cs="Arial"/>
                  <w:color w:val="000000" w:themeColor="text1"/>
                  <w:sz w:val="18"/>
                  <w:szCs w:val="18"/>
                </w:rPr>
                <w:instrText xml:space="preserve"> HYPERLINK "\\\\seskcifssvm01\\GPT_RPA\\Dictionaries" </w:instrText>
              </w:r>
              <w:r w:rsidRPr="00642460">
                <w:rPr>
                  <w:rFonts w:ascii="Verdana" w:hAnsi="Verdana" w:cs="Arial"/>
                  <w:color w:val="000000" w:themeColor="text1"/>
                  <w:sz w:val="18"/>
                  <w:szCs w:val="18"/>
                </w:rPr>
                <w:fldChar w:fldCharType="separate"/>
              </w:r>
              <w:r w:rsidRPr="00642460">
                <w:rPr>
                  <w:rStyle w:val="Hyperlink"/>
                  <w:rFonts w:ascii="Verdana" w:hAnsi="Verdana" w:cs="Arial"/>
                  <w:sz w:val="18"/>
                  <w:szCs w:val="18"/>
                </w:rPr>
                <w:t>\\seskcifssvm01\GPT_RPA\Dictionaries</w:t>
              </w:r>
              <w:r w:rsidRPr="00642460">
                <w:rPr>
                  <w:rFonts w:ascii="Verdana" w:hAnsi="Verdana" w:cs="Arial"/>
                  <w:color w:val="000000" w:themeColor="text1"/>
                  <w:sz w:val="18"/>
                  <w:szCs w:val="18"/>
                </w:rPr>
                <w:fldChar w:fldCharType="end"/>
              </w:r>
              <w:r w:rsidRPr="00642460">
                <w:rPr>
                  <w:rFonts w:ascii="Verdana" w:hAnsi="Verdana" w:cs="Arial"/>
                  <w:color w:val="000000" w:themeColor="text1"/>
                  <w:sz w:val="18"/>
                  <w:szCs w:val="18"/>
                </w:rPr>
                <w:t xml:space="preserve"> and open file </w:t>
              </w:r>
              <w:r w:rsidR="00F27D38" w:rsidRPr="00AD4549">
                <w:rPr>
                  <w:rFonts w:ascii="Verdana" w:hAnsi="Verdana" w:cs="Arial"/>
                  <w:color w:val="000000" w:themeColor="text1"/>
                  <w:sz w:val="18"/>
                  <w:szCs w:val="18"/>
                </w:rPr>
                <w:t>‘DropDownLOVs_25June2019’</w:t>
              </w:r>
              <w:del w:id="2066" w:author="Author">
                <w:r w:rsidRPr="00642460" w:rsidDel="00F27D38">
                  <w:rPr>
                    <w:rFonts w:ascii="Verdana" w:hAnsi="Verdana" w:cs="Arial"/>
                    <w:color w:val="000000" w:themeColor="text1"/>
                    <w:sz w:val="18"/>
                    <w:szCs w:val="18"/>
                  </w:rPr>
                  <w:delText>‘DropDownLOVs_ddmmmmyyyy’</w:delText>
                </w:r>
              </w:del>
            </w:ins>
          </w:p>
          <w:p w14:paraId="2358F379" w14:textId="77777777" w:rsidR="00D80296" w:rsidRPr="00642460" w:rsidRDefault="00D80296" w:rsidP="00D80296">
            <w:pPr>
              <w:pStyle w:val="ListParagraph"/>
              <w:rPr>
                <w:ins w:id="2067" w:author="Author"/>
                <w:rFonts w:ascii="Verdana" w:hAnsi="Verdana" w:cs="Arial"/>
                <w:color w:val="000000" w:themeColor="text1"/>
                <w:sz w:val="18"/>
                <w:szCs w:val="18"/>
              </w:rPr>
            </w:pPr>
          </w:p>
          <w:p w14:paraId="26813157" w14:textId="15213975" w:rsidR="00D80296" w:rsidRPr="00C5196B" w:rsidRDefault="00D80296" w:rsidP="00F27D38">
            <w:pPr>
              <w:pStyle w:val="steptext"/>
              <w:numPr>
                <w:ilvl w:val="0"/>
                <w:numId w:val="126"/>
              </w:numPr>
              <w:rPr>
                <w:ins w:id="2068" w:author="Author"/>
                <w:rFonts w:ascii="Verdana" w:eastAsiaTheme="minorHAnsi" w:hAnsi="Verdana" w:cs="Arial"/>
                <w:color w:val="000000" w:themeColor="text1"/>
                <w:sz w:val="18"/>
                <w:szCs w:val="18"/>
              </w:rPr>
            </w:pPr>
            <w:ins w:id="2069" w:author="Author">
              <w:r w:rsidRPr="00C5196B">
                <w:rPr>
                  <w:rFonts w:ascii="Verdana" w:eastAsiaTheme="minorHAnsi" w:hAnsi="Verdana" w:cs="Arial"/>
                  <w:color w:val="000000" w:themeColor="text1"/>
                  <w:sz w:val="18"/>
                  <w:szCs w:val="18"/>
                </w:rPr>
                <w:t>Go to</w:t>
              </w:r>
              <w:r>
                <w:rPr>
                  <w:rFonts w:ascii="Verdana" w:eastAsiaTheme="minorHAnsi" w:hAnsi="Verdana" w:cs="Arial"/>
                  <w:color w:val="000000" w:themeColor="text1"/>
                  <w:sz w:val="18"/>
                  <w:szCs w:val="18"/>
                </w:rPr>
                <w:t xml:space="preserve"> CSR</w:t>
              </w:r>
              <w:r w:rsidRPr="00C5196B">
                <w:rPr>
                  <w:rFonts w:ascii="Verdana" w:eastAsiaTheme="minorHAnsi" w:hAnsi="Verdana" w:cs="Arial"/>
                  <w:color w:val="000000" w:themeColor="text1"/>
                  <w:sz w:val="18"/>
                  <w:szCs w:val="18"/>
                </w:rPr>
                <w:t xml:space="preserve"> column ‘Company Code’ from CSR report and vlookup the code in</w:t>
              </w:r>
              <w:r>
                <w:rPr>
                  <w:rFonts w:ascii="Verdana" w:eastAsiaTheme="minorHAnsi" w:hAnsi="Verdana" w:cs="Arial"/>
                  <w:color w:val="000000" w:themeColor="text1"/>
                  <w:sz w:val="18"/>
                  <w:szCs w:val="18"/>
                </w:rPr>
                <w:t xml:space="preserve"> the </w:t>
              </w:r>
              <w:r w:rsidRPr="00B32DF9">
                <w:rPr>
                  <w:rFonts w:ascii="Verdana" w:hAnsi="Verdana" w:cs="Arial"/>
                  <w:color w:val="000000" w:themeColor="text1"/>
                  <w:sz w:val="18"/>
                  <w:szCs w:val="18"/>
                </w:rPr>
                <w:t>file</w:t>
              </w:r>
              <w:r>
                <w:rPr>
                  <w:rFonts w:ascii="Verdana" w:hAnsi="Verdana" w:cs="Arial"/>
                  <w:color w:val="000000" w:themeColor="text1"/>
                  <w:sz w:val="18"/>
                  <w:szCs w:val="18"/>
                </w:rPr>
                <w:t xml:space="preserve"> </w:t>
              </w:r>
              <w:r w:rsidR="00F27D38" w:rsidRPr="00F27D38">
                <w:rPr>
                  <w:rFonts w:ascii="Verdana" w:hAnsi="Verdana" w:cs="Arial"/>
                  <w:color w:val="000000" w:themeColor="text1"/>
                  <w:sz w:val="18"/>
                  <w:szCs w:val="18"/>
                </w:rPr>
                <w:t xml:space="preserve">‘DropDownLOVs_25June2019’ </w:t>
              </w:r>
              <w:del w:id="2070" w:author="Author">
                <w:r w:rsidDel="00F27D38">
                  <w:rPr>
                    <w:rFonts w:ascii="Verdana" w:hAnsi="Verdana" w:cs="Arial"/>
                    <w:color w:val="000000" w:themeColor="text1"/>
                    <w:sz w:val="18"/>
                    <w:szCs w:val="18"/>
                  </w:rPr>
                  <w:delText xml:space="preserve">‘DropDownLOVs_ddmmmmyyyy’ </w:delText>
                </w:r>
              </w:del>
              <w:r>
                <w:rPr>
                  <w:rFonts w:ascii="Verdana" w:hAnsi="Verdana" w:cs="Arial"/>
                  <w:color w:val="000000" w:themeColor="text1"/>
                  <w:sz w:val="18"/>
                  <w:szCs w:val="18"/>
                </w:rPr>
                <w:t>in</w:t>
              </w:r>
              <w:r w:rsidRPr="00C5196B">
                <w:rPr>
                  <w:rFonts w:ascii="Verdana" w:eastAsiaTheme="minorHAnsi" w:hAnsi="Verdana" w:cs="Arial"/>
                  <w:color w:val="000000" w:themeColor="text1"/>
                  <w:sz w:val="18"/>
                  <w:szCs w:val="18"/>
                </w:rPr>
                <w:t xml:space="preserve"> worksheet </w:t>
              </w:r>
              <w:r>
                <w:rPr>
                  <w:rFonts w:ascii="Verdana" w:eastAsiaTheme="minorHAnsi" w:hAnsi="Verdana" w:cs="Arial"/>
                  <w:color w:val="000000" w:themeColor="text1"/>
                  <w:sz w:val="18"/>
                  <w:szCs w:val="18"/>
                </w:rPr>
                <w:t>‘</w:t>
              </w:r>
              <w:r w:rsidRPr="00072737">
                <w:rPr>
                  <w:rFonts w:ascii="Verdana" w:eastAsiaTheme="minorHAnsi" w:hAnsi="Verdana" w:cs="Arial"/>
                  <w:color w:val="000000" w:themeColor="text1"/>
                  <w:sz w:val="18"/>
                  <w:szCs w:val="18"/>
                </w:rPr>
                <w:t>Record Company Mapping</w:t>
              </w:r>
              <w:r>
                <w:rPr>
                  <w:rFonts w:ascii="Verdana" w:eastAsiaTheme="minorHAnsi" w:hAnsi="Verdana" w:cs="Arial"/>
                  <w:color w:val="000000" w:themeColor="text1"/>
                  <w:sz w:val="18"/>
                  <w:szCs w:val="18"/>
                </w:rPr>
                <w:t>’</w:t>
              </w:r>
              <w:r w:rsidRPr="00C5196B">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 xml:space="preserve">in </w:t>
              </w:r>
              <w:r w:rsidRPr="00C5196B">
                <w:rPr>
                  <w:rFonts w:ascii="Verdana" w:eastAsiaTheme="minorHAnsi" w:hAnsi="Verdana" w:cs="Arial"/>
                  <w:color w:val="000000" w:themeColor="text1"/>
                  <w:sz w:val="18"/>
                  <w:szCs w:val="18"/>
                </w:rPr>
                <w:t xml:space="preserve">column </w:t>
              </w:r>
              <w:r>
                <w:rPr>
                  <w:rFonts w:ascii="Verdana" w:eastAsiaTheme="minorHAnsi" w:hAnsi="Verdana" w:cs="Arial"/>
                  <w:color w:val="000000" w:themeColor="text1"/>
                  <w:sz w:val="18"/>
                  <w:szCs w:val="18"/>
                </w:rPr>
                <w:t>B ‘</w:t>
              </w:r>
              <w:r w:rsidRPr="00072737">
                <w:rPr>
                  <w:rFonts w:ascii="Verdana" w:eastAsiaTheme="minorHAnsi" w:hAnsi="Verdana" w:cs="Arial"/>
                  <w:color w:val="000000" w:themeColor="text1"/>
                  <w:sz w:val="18"/>
                  <w:szCs w:val="18"/>
                </w:rPr>
                <w:t>Record Company</w:t>
              </w:r>
              <w:r>
                <w:rPr>
                  <w:rFonts w:ascii="Verdana" w:eastAsiaTheme="minorHAnsi" w:hAnsi="Verdana" w:cs="Arial"/>
                  <w:color w:val="000000" w:themeColor="text1"/>
                  <w:sz w:val="18"/>
                  <w:szCs w:val="18"/>
                </w:rPr>
                <w:t>’</w:t>
              </w:r>
              <w:r w:rsidRPr="00C5196B">
                <w:rPr>
                  <w:rFonts w:ascii="Verdana" w:eastAsiaTheme="minorHAnsi" w:hAnsi="Verdana" w:cs="Arial"/>
                  <w:color w:val="000000" w:themeColor="text1"/>
                  <w:sz w:val="18"/>
                  <w:szCs w:val="18"/>
                </w:rPr>
                <w:t xml:space="preserve"> </w:t>
              </w:r>
            </w:ins>
          </w:p>
          <w:p w14:paraId="51FBE367" w14:textId="6F802106" w:rsidR="00643EE1" w:rsidRPr="00C5196B" w:rsidDel="00D80296" w:rsidRDefault="00D80296" w:rsidP="00D80296">
            <w:pPr>
              <w:pStyle w:val="steptext"/>
              <w:numPr>
                <w:ilvl w:val="0"/>
                <w:numId w:val="113"/>
              </w:numPr>
              <w:rPr>
                <w:ins w:id="2071" w:author="Author"/>
                <w:del w:id="2072" w:author="Author"/>
                <w:rFonts w:ascii="Verdana" w:eastAsiaTheme="minorHAnsi" w:hAnsi="Verdana" w:cs="Arial"/>
                <w:color w:val="000000" w:themeColor="text1"/>
                <w:sz w:val="18"/>
                <w:szCs w:val="18"/>
              </w:rPr>
            </w:pPr>
            <w:ins w:id="2073" w:author="Author">
              <w:r>
                <w:rPr>
                  <w:rFonts w:ascii="Verdana" w:hAnsi="Verdana" w:cs="Arial"/>
                  <w:color w:val="FF0000"/>
                  <w:sz w:val="18"/>
                  <w:szCs w:val="18"/>
                </w:rPr>
                <w:t xml:space="preserve">Step updated in 27.06.2019 to include the mapping tables location in the Shared Network Path file </w:t>
              </w:r>
              <w:r w:rsidR="00F27D38" w:rsidRPr="00F27D38">
                <w:rPr>
                  <w:rFonts w:ascii="Verdana" w:hAnsi="Verdana" w:cs="Arial"/>
                  <w:color w:val="FF0000"/>
                  <w:sz w:val="18"/>
                  <w:szCs w:val="18"/>
                </w:rPr>
                <w:t xml:space="preserve">‘DropDownLOVs_25June2019’ </w:t>
              </w:r>
              <w:del w:id="2074" w:author="Author">
                <w:r w:rsidRPr="009F261C" w:rsidDel="00F27D38">
                  <w:rPr>
                    <w:rFonts w:ascii="Verdana" w:hAnsi="Verdana" w:cs="Arial"/>
                    <w:color w:val="FF0000"/>
                    <w:sz w:val="18"/>
                    <w:szCs w:val="18"/>
                  </w:rPr>
                  <w:delText>‘DropDownLOVs_ddmmmmyyyy’</w:delText>
                </w:r>
                <w:r w:rsidR="00643EE1" w:rsidRPr="00C5196B" w:rsidDel="00D80296">
                  <w:rPr>
                    <w:rFonts w:ascii="Verdana" w:eastAsiaTheme="minorHAnsi" w:hAnsi="Verdana" w:cs="Arial"/>
                    <w:color w:val="000000" w:themeColor="text1"/>
                    <w:sz w:val="18"/>
                    <w:szCs w:val="18"/>
                  </w:rPr>
                  <w:delText xml:space="preserve">Go to column ‘Company Code’ from CSR report and vlookup the code in the worksheet </w:delText>
                </w:r>
                <w:r w:rsidR="00643EE1" w:rsidDel="00D80296">
                  <w:rPr>
                    <w:rFonts w:ascii="Verdana" w:eastAsiaTheme="minorHAnsi" w:hAnsi="Verdana" w:cs="Arial"/>
                    <w:color w:val="000000" w:themeColor="text1"/>
                    <w:sz w:val="18"/>
                    <w:szCs w:val="18"/>
                  </w:rPr>
                  <w:delText>‘</w:delText>
                </w:r>
                <w:r w:rsidR="00643EE1" w:rsidRPr="00072737" w:rsidDel="00D80296">
                  <w:rPr>
                    <w:rFonts w:ascii="Verdana" w:eastAsiaTheme="minorHAnsi" w:hAnsi="Verdana" w:cs="Arial"/>
                    <w:color w:val="000000" w:themeColor="text1"/>
                    <w:sz w:val="18"/>
                    <w:szCs w:val="18"/>
                  </w:rPr>
                  <w:delText>Record Company Mapping</w:delText>
                </w:r>
                <w:r w:rsidR="00643EE1" w:rsidDel="00D80296">
                  <w:rPr>
                    <w:rFonts w:ascii="Verdana" w:eastAsiaTheme="minorHAnsi" w:hAnsi="Verdana" w:cs="Arial"/>
                    <w:color w:val="000000" w:themeColor="text1"/>
                    <w:sz w:val="18"/>
                    <w:szCs w:val="18"/>
                  </w:rPr>
                  <w:delText>’</w:delText>
                </w:r>
                <w:r w:rsidR="00643EE1" w:rsidRPr="00C5196B" w:rsidDel="00D80296">
                  <w:rPr>
                    <w:rFonts w:ascii="Verdana" w:eastAsiaTheme="minorHAnsi" w:hAnsi="Verdana" w:cs="Arial"/>
                    <w:color w:val="000000" w:themeColor="text1"/>
                    <w:sz w:val="18"/>
                    <w:szCs w:val="18"/>
                  </w:rPr>
                  <w:delText xml:space="preserve"> </w:delText>
                </w:r>
                <w:r w:rsidR="00643EE1" w:rsidDel="00D80296">
                  <w:rPr>
                    <w:rFonts w:ascii="Verdana" w:eastAsiaTheme="minorHAnsi" w:hAnsi="Verdana" w:cs="Arial"/>
                    <w:color w:val="000000" w:themeColor="text1"/>
                    <w:sz w:val="18"/>
                    <w:szCs w:val="18"/>
                  </w:rPr>
                  <w:delText xml:space="preserve">available in the Global Template Workbook in </w:delText>
                </w:r>
                <w:r w:rsidR="00643EE1" w:rsidRPr="00C5196B" w:rsidDel="00D80296">
                  <w:rPr>
                    <w:rFonts w:ascii="Verdana" w:eastAsiaTheme="minorHAnsi" w:hAnsi="Verdana" w:cs="Arial"/>
                    <w:color w:val="000000" w:themeColor="text1"/>
                    <w:sz w:val="18"/>
                    <w:szCs w:val="18"/>
                  </w:rPr>
                  <w:delText xml:space="preserve">column </w:delText>
                </w:r>
                <w:r w:rsidR="00643EE1" w:rsidDel="00D80296">
                  <w:rPr>
                    <w:rFonts w:ascii="Verdana" w:eastAsiaTheme="minorHAnsi" w:hAnsi="Verdana" w:cs="Arial"/>
                    <w:color w:val="000000" w:themeColor="text1"/>
                    <w:sz w:val="18"/>
                    <w:szCs w:val="18"/>
                  </w:rPr>
                  <w:delText>B ‘</w:delText>
                </w:r>
                <w:r w:rsidR="00643EE1" w:rsidRPr="00072737" w:rsidDel="00D80296">
                  <w:rPr>
                    <w:rFonts w:ascii="Verdana" w:eastAsiaTheme="minorHAnsi" w:hAnsi="Verdana" w:cs="Arial"/>
                    <w:color w:val="000000" w:themeColor="text1"/>
                    <w:sz w:val="18"/>
                    <w:szCs w:val="18"/>
                  </w:rPr>
                  <w:delText>Record Company</w:delText>
                </w:r>
                <w:r w:rsidR="00643EE1" w:rsidDel="00D80296">
                  <w:rPr>
                    <w:rFonts w:ascii="Verdana" w:eastAsiaTheme="minorHAnsi" w:hAnsi="Verdana" w:cs="Arial"/>
                    <w:color w:val="000000" w:themeColor="text1"/>
                    <w:sz w:val="18"/>
                    <w:szCs w:val="18"/>
                  </w:rPr>
                  <w:delText>’</w:delText>
                </w:r>
                <w:r w:rsidR="00643EE1" w:rsidRPr="00C5196B" w:rsidDel="00D80296">
                  <w:rPr>
                    <w:rFonts w:ascii="Verdana" w:eastAsiaTheme="minorHAnsi" w:hAnsi="Verdana" w:cs="Arial"/>
                    <w:color w:val="000000" w:themeColor="text1"/>
                    <w:sz w:val="18"/>
                    <w:szCs w:val="18"/>
                  </w:rPr>
                  <w:delText xml:space="preserve"> </w:delText>
                </w:r>
              </w:del>
            </w:ins>
          </w:p>
          <w:p w14:paraId="164756E5" w14:textId="4FCBA168" w:rsidR="00311DC6" w:rsidRPr="00C5196B" w:rsidDel="00643EE1" w:rsidRDefault="00311DC6" w:rsidP="00087FF0">
            <w:pPr>
              <w:pStyle w:val="steptext"/>
              <w:ind w:left="720"/>
              <w:rPr>
                <w:del w:id="2075" w:author="Author"/>
                <w:rFonts w:ascii="Verdana" w:eastAsiaTheme="minorHAnsi" w:hAnsi="Verdana" w:cs="Arial"/>
                <w:color w:val="000000" w:themeColor="text1"/>
                <w:sz w:val="18"/>
                <w:szCs w:val="18"/>
              </w:rPr>
            </w:pPr>
            <w:del w:id="2076" w:author="Author">
              <w:r w:rsidRPr="00C5196B" w:rsidDel="00643EE1">
                <w:rPr>
                  <w:rFonts w:ascii="Verdana" w:eastAsiaTheme="minorHAnsi" w:hAnsi="Verdana" w:cs="Arial"/>
                  <w:color w:val="000000" w:themeColor="text1"/>
                  <w:sz w:val="18"/>
                  <w:szCs w:val="18"/>
                </w:rPr>
                <w:delText xml:space="preserve">Go to column ‘Company Code’ from CSR report and vlookup the code in the worksheet TBC column TBC </w:delText>
              </w:r>
            </w:del>
          </w:p>
          <w:p w14:paraId="49DD4298" w14:textId="77777777" w:rsidR="00311DC6" w:rsidRPr="00C5196B" w:rsidRDefault="00311DC6" w:rsidP="00311DC6">
            <w:pPr>
              <w:rPr>
                <w:rFonts w:ascii="Verdana" w:hAnsi="Verdana" w:cs="Arial"/>
                <w:b/>
                <w:color w:val="000000" w:themeColor="text1"/>
                <w:sz w:val="18"/>
                <w:szCs w:val="18"/>
                <w:lang w:val="en-US"/>
              </w:rPr>
            </w:pPr>
          </w:p>
        </w:tc>
        <w:tc>
          <w:tcPr>
            <w:tcW w:w="1418" w:type="dxa"/>
          </w:tcPr>
          <w:p w14:paraId="48508BEC" w14:textId="77777777" w:rsidR="00311DC6" w:rsidRPr="000F672E" w:rsidRDefault="00311DC6" w:rsidP="00311DC6">
            <w:pPr>
              <w:rPr>
                <w:rFonts w:cs="Arial"/>
                <w:b/>
                <w:color w:val="000000" w:themeColor="text1"/>
                <w:sz w:val="18"/>
                <w:szCs w:val="18"/>
                <w:lang w:val="en-US"/>
              </w:rPr>
            </w:pPr>
          </w:p>
        </w:tc>
        <w:tc>
          <w:tcPr>
            <w:tcW w:w="10938" w:type="dxa"/>
          </w:tcPr>
          <w:p w14:paraId="5514BA3E" w14:textId="582ECCFC" w:rsidR="00311DC6" w:rsidRDefault="00B35377" w:rsidP="00311DC6">
            <w:pPr>
              <w:rPr>
                <w:noProof/>
              </w:rPr>
            </w:pPr>
            <w:ins w:id="2077" w:author="Author">
              <w:r>
                <w:rPr>
                  <w:noProof/>
                  <w:lang w:val="en-US"/>
                </w:rPr>
                <w:drawing>
                  <wp:anchor distT="0" distB="0" distL="114300" distR="114300" simplePos="0" relativeHeight="251726848" behindDoc="0" locked="0" layoutInCell="1" allowOverlap="1" wp14:anchorId="4A0FFC30" wp14:editId="70FE8F63">
                    <wp:simplePos x="0" y="0"/>
                    <wp:positionH relativeFrom="column">
                      <wp:posOffset>-1270</wp:posOffset>
                    </wp:positionH>
                    <wp:positionV relativeFrom="paragraph">
                      <wp:posOffset>0</wp:posOffset>
                    </wp:positionV>
                    <wp:extent cx="1933575" cy="1577340"/>
                    <wp:effectExtent l="0" t="0" r="9525" b="3810"/>
                    <wp:wrapThrough wrapText="bothSides">
                      <wp:wrapPolygon edited="0">
                        <wp:start x="0" y="0"/>
                        <wp:lineTo x="0" y="21391"/>
                        <wp:lineTo x="21494" y="21391"/>
                        <wp:lineTo x="21494" y="0"/>
                        <wp:lineTo x="0" y="0"/>
                      </wp:wrapPolygon>
                    </wp:wrapThrough>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1933575" cy="1577340"/>
                            </a:xfrm>
                            <a:prstGeom prst="rect">
                              <a:avLst/>
                            </a:prstGeom>
                          </pic:spPr>
                        </pic:pic>
                      </a:graphicData>
                    </a:graphic>
                  </wp:anchor>
                </w:drawing>
              </w:r>
              <w:r>
                <w:rPr>
                  <w:noProof/>
                  <w:lang w:val="en-US"/>
                </w:rPr>
                <w:drawing>
                  <wp:inline distT="0" distB="0" distL="0" distR="0" wp14:anchorId="207ACBFC" wp14:editId="7B522F56">
                    <wp:extent cx="1924133" cy="1661453"/>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927555" cy="1664408"/>
                            </a:xfrm>
                            <a:prstGeom prst="rect">
                              <a:avLst/>
                            </a:prstGeom>
                          </pic:spPr>
                        </pic:pic>
                      </a:graphicData>
                    </a:graphic>
                  </wp:inline>
                </w:drawing>
              </w:r>
            </w:ins>
          </w:p>
        </w:tc>
      </w:tr>
      <w:tr w:rsidR="00311DC6" w:rsidRPr="005335B1" w14:paraId="6445E5BF" w14:textId="77777777" w:rsidTr="00FA4F51">
        <w:trPr>
          <w:cantSplit/>
          <w:trHeight w:val="20"/>
        </w:trPr>
        <w:tc>
          <w:tcPr>
            <w:tcW w:w="1843" w:type="dxa"/>
          </w:tcPr>
          <w:p w14:paraId="2009B1F0" w14:textId="77777777" w:rsidR="00311DC6" w:rsidRPr="004D4431" w:rsidRDefault="001D79C4" w:rsidP="00311DC6">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3.1.71</w:t>
            </w:r>
            <w:r w:rsidR="00311DC6">
              <w:rPr>
                <w:rFonts w:ascii="Verdana" w:eastAsiaTheme="minorHAnsi" w:hAnsi="Verdana" w:cs="Arial"/>
                <w:b/>
                <w:color w:val="000000" w:themeColor="text1"/>
                <w:sz w:val="18"/>
                <w:szCs w:val="18"/>
              </w:rPr>
              <w:t xml:space="preserve"> </w:t>
            </w:r>
            <w:r w:rsidR="00C227E1">
              <w:rPr>
                <w:rFonts w:ascii="Verdana" w:eastAsiaTheme="minorHAnsi" w:hAnsi="Verdana" w:cs="Arial"/>
                <w:color w:val="000000" w:themeColor="text1"/>
                <w:sz w:val="18"/>
                <w:szCs w:val="18"/>
              </w:rPr>
              <w:t>Preparation of SWEDEN</w:t>
            </w:r>
            <w:r w:rsidR="00311DC6" w:rsidRPr="00293F54">
              <w:rPr>
                <w:rFonts w:ascii="Verdana" w:eastAsiaTheme="minorHAnsi" w:hAnsi="Verdana" w:cs="Arial"/>
                <w:color w:val="000000" w:themeColor="text1"/>
                <w:sz w:val="18"/>
                <w:szCs w:val="18"/>
              </w:rPr>
              <w:t xml:space="preserve"> CSR report</w:t>
            </w:r>
            <w:r w:rsidR="00311DC6">
              <w:rPr>
                <w:rFonts w:ascii="Verdana" w:eastAsiaTheme="minorHAnsi" w:hAnsi="Verdana" w:cs="Arial"/>
                <w:color w:val="000000" w:themeColor="text1"/>
                <w:sz w:val="18"/>
                <w:szCs w:val="18"/>
              </w:rPr>
              <w:t>. Populate Global Template columns</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2EFBFE68" w14:textId="77777777" w:rsidR="00311DC6" w:rsidRDefault="00311DC6" w:rsidP="00311DC6">
            <w:pPr>
              <w:rPr>
                <w:rFonts w:ascii="Verdana" w:hAnsi="Verdana" w:cs="Arial"/>
                <w:b/>
                <w:color w:val="000000" w:themeColor="text1"/>
                <w:sz w:val="18"/>
                <w:szCs w:val="18"/>
              </w:rPr>
            </w:pPr>
            <w:r w:rsidRPr="00C5196B">
              <w:rPr>
                <w:rFonts w:ascii="Verdana" w:hAnsi="Verdana" w:cs="Arial"/>
                <w:b/>
                <w:color w:val="000000" w:themeColor="text1"/>
                <w:sz w:val="18"/>
                <w:szCs w:val="18"/>
              </w:rPr>
              <w:t>Populate column DATA SOURCE from Global Template:</w:t>
            </w:r>
          </w:p>
          <w:p w14:paraId="145BBACB" w14:textId="77777777" w:rsidR="00311DC6" w:rsidRDefault="00311DC6" w:rsidP="00311DC6">
            <w:pPr>
              <w:rPr>
                <w:rFonts w:ascii="Verdana" w:hAnsi="Verdana" w:cs="Arial"/>
                <w:b/>
                <w:color w:val="000000" w:themeColor="text1"/>
                <w:sz w:val="18"/>
                <w:szCs w:val="18"/>
              </w:rPr>
            </w:pPr>
          </w:p>
          <w:p w14:paraId="191907D7" w14:textId="77777777" w:rsidR="00643EE1" w:rsidRDefault="00643EE1" w:rsidP="00643EE1">
            <w:pPr>
              <w:rPr>
                <w:ins w:id="2078" w:author="Author"/>
                <w:rFonts w:ascii="Verdana" w:hAnsi="Verdana" w:cs="Arial"/>
                <w:b/>
                <w:color w:val="000000" w:themeColor="text1"/>
                <w:sz w:val="18"/>
                <w:szCs w:val="18"/>
              </w:rPr>
            </w:pPr>
          </w:p>
          <w:p w14:paraId="0D622D35" w14:textId="10CC1545" w:rsidR="00FD481E" w:rsidRDefault="00FD481E" w:rsidP="00FD481E">
            <w:pPr>
              <w:pStyle w:val="ListParagraph"/>
              <w:numPr>
                <w:ilvl w:val="0"/>
                <w:numId w:val="127"/>
              </w:numPr>
              <w:rPr>
                <w:ins w:id="2079" w:author="Author"/>
                <w:rFonts w:ascii="Verdana" w:hAnsi="Verdana" w:cs="Arial"/>
                <w:color w:val="000000" w:themeColor="text1"/>
                <w:sz w:val="18"/>
                <w:szCs w:val="18"/>
              </w:rPr>
            </w:pPr>
            <w:ins w:id="2080" w:author="Author">
              <w:r w:rsidRPr="00B32DF9">
                <w:rPr>
                  <w:rFonts w:ascii="Verdana" w:hAnsi="Verdana" w:cs="Arial"/>
                  <w:color w:val="000000" w:themeColor="text1"/>
                  <w:sz w:val="18"/>
                  <w:szCs w:val="18"/>
                </w:rPr>
                <w:t xml:space="preserve">Go to the Shared Network Path </w:t>
              </w:r>
              <w:r>
                <w:rPr>
                  <w:rFonts w:ascii="Verdana" w:hAnsi="Verdana" w:cs="Arial"/>
                  <w:color w:val="000000" w:themeColor="text1"/>
                  <w:sz w:val="18"/>
                  <w:szCs w:val="18"/>
                </w:rPr>
                <w:fldChar w:fldCharType="begin"/>
              </w:r>
              <w:r>
                <w:rPr>
                  <w:rFonts w:ascii="Verdana" w:hAnsi="Verdana" w:cs="Arial"/>
                  <w:color w:val="000000" w:themeColor="text1"/>
                  <w:sz w:val="18"/>
                  <w:szCs w:val="18"/>
                </w:rPr>
                <w:instrText xml:space="preserve"> HYPERLINK "</w:instrText>
              </w:r>
              <w:r w:rsidRPr="009F261C">
                <w:rPr>
                  <w:rFonts w:ascii="Verdana" w:hAnsi="Verdana" w:cs="Arial"/>
                  <w:color w:val="000000" w:themeColor="text1"/>
                  <w:sz w:val="18"/>
                  <w:szCs w:val="18"/>
                </w:rPr>
                <w:instrText>\\\\seskcifssvm01\\GPT_RPA\\Dictionaries</w:instrText>
              </w:r>
              <w:r>
                <w:rPr>
                  <w:rFonts w:ascii="Verdana" w:hAnsi="Verdana" w:cs="Arial"/>
                  <w:color w:val="000000" w:themeColor="text1"/>
                  <w:sz w:val="18"/>
                  <w:szCs w:val="18"/>
                </w:rPr>
                <w:instrText xml:space="preserve">" </w:instrText>
              </w:r>
              <w:r>
                <w:rPr>
                  <w:rFonts w:ascii="Verdana" w:hAnsi="Verdana" w:cs="Arial"/>
                  <w:color w:val="000000" w:themeColor="text1"/>
                  <w:sz w:val="18"/>
                  <w:szCs w:val="18"/>
                </w:rPr>
                <w:fldChar w:fldCharType="separate"/>
              </w:r>
              <w:r w:rsidRPr="000B7EE1">
                <w:rPr>
                  <w:rStyle w:val="Hyperlink"/>
                  <w:rFonts w:ascii="Verdana" w:hAnsi="Verdana" w:cs="Arial"/>
                  <w:sz w:val="18"/>
                  <w:szCs w:val="18"/>
                </w:rPr>
                <w:t>\\seskcifssvm01\GPT_RPA\Dictionaries</w:t>
              </w:r>
              <w:r>
                <w:rPr>
                  <w:rFonts w:ascii="Verdana" w:hAnsi="Verdana" w:cs="Arial"/>
                  <w:color w:val="000000" w:themeColor="text1"/>
                  <w:sz w:val="18"/>
                  <w:szCs w:val="18"/>
                </w:rPr>
                <w:fldChar w:fldCharType="end"/>
              </w:r>
              <w:r>
                <w:rPr>
                  <w:rFonts w:ascii="Verdana" w:hAnsi="Verdana" w:cs="Arial"/>
                  <w:color w:val="000000" w:themeColor="text1"/>
                  <w:sz w:val="18"/>
                  <w:szCs w:val="18"/>
                </w:rPr>
                <w:t xml:space="preserve"> </w:t>
              </w:r>
              <w:r w:rsidRPr="00B32DF9">
                <w:rPr>
                  <w:rFonts w:ascii="Verdana" w:hAnsi="Verdana" w:cs="Arial"/>
                  <w:color w:val="000000" w:themeColor="text1"/>
                  <w:sz w:val="18"/>
                  <w:szCs w:val="18"/>
                </w:rPr>
                <w:t>and open file</w:t>
              </w:r>
              <w:r>
                <w:rPr>
                  <w:rFonts w:ascii="Verdana" w:hAnsi="Verdana" w:cs="Arial"/>
                  <w:color w:val="000000" w:themeColor="text1"/>
                  <w:sz w:val="18"/>
                  <w:szCs w:val="18"/>
                </w:rPr>
                <w:t xml:space="preserve"> </w:t>
              </w:r>
              <w:r w:rsidR="00F27D38" w:rsidRPr="00AD4549">
                <w:rPr>
                  <w:rFonts w:ascii="Verdana" w:hAnsi="Verdana" w:cs="Arial"/>
                  <w:color w:val="000000" w:themeColor="text1"/>
                  <w:sz w:val="18"/>
                  <w:szCs w:val="18"/>
                </w:rPr>
                <w:t>‘DropDownLOVs_25June2019’</w:t>
              </w:r>
              <w:del w:id="2081" w:author="Author">
                <w:r w:rsidDel="00F27D38">
                  <w:rPr>
                    <w:rFonts w:ascii="Verdana" w:hAnsi="Verdana" w:cs="Arial"/>
                    <w:color w:val="000000" w:themeColor="text1"/>
                    <w:sz w:val="18"/>
                    <w:szCs w:val="18"/>
                  </w:rPr>
                  <w:delText>‘DropDownLOVs_ddmmmmyyyy’</w:delText>
                </w:r>
              </w:del>
            </w:ins>
          </w:p>
          <w:p w14:paraId="0A6D02D4" w14:textId="77777777" w:rsidR="00FD481E" w:rsidRDefault="00FD481E" w:rsidP="00FD481E">
            <w:pPr>
              <w:rPr>
                <w:ins w:id="2082" w:author="Author"/>
                <w:rFonts w:ascii="Verdana" w:hAnsi="Verdana" w:cs="Arial"/>
                <w:b/>
                <w:color w:val="000000" w:themeColor="text1"/>
                <w:sz w:val="18"/>
                <w:szCs w:val="18"/>
              </w:rPr>
            </w:pPr>
          </w:p>
          <w:p w14:paraId="131237D0" w14:textId="63FC0DB4" w:rsidR="00FD481E" w:rsidRDefault="00FD481E" w:rsidP="00FD481E">
            <w:pPr>
              <w:pStyle w:val="steptext"/>
              <w:numPr>
                <w:ilvl w:val="0"/>
                <w:numId w:val="127"/>
              </w:numPr>
              <w:rPr>
                <w:ins w:id="2083" w:author="Author"/>
                <w:rFonts w:ascii="Verdana" w:eastAsiaTheme="minorHAnsi" w:hAnsi="Verdana" w:cs="Arial"/>
                <w:color w:val="000000" w:themeColor="text1"/>
                <w:sz w:val="18"/>
                <w:szCs w:val="18"/>
              </w:rPr>
            </w:pPr>
            <w:ins w:id="2084" w:author="Author">
              <w:r w:rsidRPr="00C5196B">
                <w:rPr>
                  <w:rFonts w:ascii="Verdana" w:eastAsiaTheme="minorHAnsi" w:hAnsi="Verdana" w:cs="Arial"/>
                  <w:color w:val="000000" w:themeColor="text1"/>
                  <w:sz w:val="18"/>
                  <w:szCs w:val="18"/>
                </w:rPr>
                <w:t xml:space="preserve">Go to </w:t>
              </w:r>
              <w:r>
                <w:rPr>
                  <w:rFonts w:ascii="Verdana" w:eastAsiaTheme="minorHAnsi" w:hAnsi="Verdana" w:cs="Arial"/>
                  <w:color w:val="000000" w:themeColor="text1"/>
                  <w:sz w:val="18"/>
                  <w:szCs w:val="18"/>
                </w:rPr>
                <w:t xml:space="preserve">CSR </w:t>
              </w:r>
              <w:r w:rsidRPr="00C5196B">
                <w:rPr>
                  <w:rFonts w:ascii="Verdana" w:eastAsiaTheme="minorHAnsi" w:hAnsi="Verdana" w:cs="Arial"/>
                  <w:color w:val="000000" w:themeColor="text1"/>
                  <w:sz w:val="18"/>
                  <w:szCs w:val="18"/>
                </w:rPr>
                <w:t>column</w:t>
              </w:r>
              <w:r>
                <w:rPr>
                  <w:rFonts w:ascii="Verdana" w:eastAsiaTheme="minorHAnsi" w:hAnsi="Verdana" w:cs="Arial"/>
                  <w:color w:val="000000" w:themeColor="text1"/>
                  <w:sz w:val="18"/>
                  <w:szCs w:val="18"/>
                </w:rPr>
                <w:t xml:space="preserve"> </w:t>
              </w:r>
              <w:r w:rsidRPr="00C5196B">
                <w:rPr>
                  <w:rFonts w:ascii="Verdana" w:eastAsiaTheme="minorHAnsi" w:hAnsi="Verdana" w:cs="Arial"/>
                  <w:color w:val="000000" w:themeColor="text1"/>
                  <w:sz w:val="18"/>
                  <w:szCs w:val="18"/>
                </w:rPr>
                <w:t>‘System ID’ from CSR report and vlookup the code in</w:t>
              </w:r>
              <w:r>
                <w:rPr>
                  <w:rFonts w:ascii="Verdana" w:eastAsiaTheme="minorHAnsi" w:hAnsi="Verdana" w:cs="Arial"/>
                  <w:color w:val="000000" w:themeColor="text1"/>
                  <w:sz w:val="18"/>
                  <w:szCs w:val="18"/>
                </w:rPr>
                <w:t xml:space="preserve"> the file </w:t>
              </w:r>
              <w:r w:rsidR="00F27D38" w:rsidRPr="00AD4549">
                <w:rPr>
                  <w:rFonts w:ascii="Verdana" w:hAnsi="Verdana" w:cs="Arial"/>
                  <w:color w:val="000000" w:themeColor="text1"/>
                  <w:sz w:val="18"/>
                  <w:szCs w:val="18"/>
                </w:rPr>
                <w:t>‘DropDownLOVs_25June2019’</w:t>
              </w:r>
              <w:r w:rsidR="00F27D38">
                <w:rPr>
                  <w:rFonts w:ascii="Verdana" w:hAnsi="Verdana" w:cs="Arial"/>
                  <w:color w:val="000000" w:themeColor="text1"/>
                  <w:sz w:val="18"/>
                  <w:szCs w:val="18"/>
                </w:rPr>
                <w:t xml:space="preserve"> </w:t>
              </w:r>
              <w:del w:id="2085" w:author="Author">
                <w:r w:rsidDel="00F27D38">
                  <w:rPr>
                    <w:rFonts w:ascii="Verdana" w:hAnsi="Verdana" w:cs="Arial"/>
                    <w:color w:val="000000" w:themeColor="text1"/>
                    <w:sz w:val="18"/>
                    <w:szCs w:val="18"/>
                  </w:rPr>
                  <w:delText xml:space="preserve">‘DropDownLOVs_ddmmmmyyyy’ </w:delText>
                </w:r>
              </w:del>
              <w:r>
                <w:rPr>
                  <w:rFonts w:ascii="Verdana" w:hAnsi="Verdana" w:cs="Arial"/>
                  <w:color w:val="000000" w:themeColor="text1"/>
                  <w:sz w:val="18"/>
                  <w:szCs w:val="18"/>
                </w:rPr>
                <w:t>in</w:t>
              </w:r>
              <w:r w:rsidRPr="00C5196B">
                <w:rPr>
                  <w:rFonts w:ascii="Verdana" w:eastAsiaTheme="minorHAnsi" w:hAnsi="Verdana" w:cs="Arial"/>
                  <w:color w:val="000000" w:themeColor="text1"/>
                  <w:sz w:val="18"/>
                  <w:szCs w:val="18"/>
                </w:rPr>
                <w:t xml:space="preserve"> worksheet </w:t>
              </w:r>
              <w:r>
                <w:rPr>
                  <w:rFonts w:ascii="Verdana" w:eastAsiaTheme="minorHAnsi" w:hAnsi="Verdana" w:cs="Arial"/>
                  <w:color w:val="000000" w:themeColor="text1"/>
                  <w:sz w:val="18"/>
                  <w:szCs w:val="18"/>
                </w:rPr>
                <w:t>‘</w:t>
              </w:r>
              <w:r w:rsidRPr="00046E0B">
                <w:rPr>
                  <w:rFonts w:ascii="Verdana" w:eastAsiaTheme="minorHAnsi" w:hAnsi="Verdana" w:cs="Arial"/>
                  <w:color w:val="000000" w:themeColor="text1"/>
                  <w:sz w:val="18"/>
                  <w:szCs w:val="18"/>
                </w:rPr>
                <w:t>Data Source Mapping</w:t>
              </w:r>
              <w:r>
                <w:rPr>
                  <w:rFonts w:ascii="Verdana" w:eastAsiaTheme="minorHAnsi" w:hAnsi="Verdana" w:cs="Arial"/>
                  <w:color w:val="000000" w:themeColor="text1"/>
                  <w:sz w:val="18"/>
                  <w:szCs w:val="18"/>
                </w:rPr>
                <w:t>’</w:t>
              </w:r>
              <w:r w:rsidRPr="00C5196B">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 xml:space="preserve">in </w:t>
              </w:r>
              <w:r w:rsidRPr="00C5196B">
                <w:rPr>
                  <w:rFonts w:ascii="Verdana" w:eastAsiaTheme="minorHAnsi" w:hAnsi="Verdana" w:cs="Arial"/>
                  <w:color w:val="000000" w:themeColor="text1"/>
                  <w:sz w:val="18"/>
                  <w:szCs w:val="18"/>
                </w:rPr>
                <w:t>column</w:t>
              </w:r>
              <w:r>
                <w:rPr>
                  <w:rFonts w:ascii="Verdana" w:eastAsiaTheme="minorHAnsi" w:hAnsi="Verdana" w:cs="Arial"/>
                  <w:color w:val="000000" w:themeColor="text1"/>
                  <w:sz w:val="18"/>
                  <w:szCs w:val="18"/>
                </w:rPr>
                <w:t xml:space="preserve"> B ‘</w:t>
              </w:r>
              <w:r w:rsidRPr="00046E0B">
                <w:rPr>
                  <w:rFonts w:ascii="Verdana" w:eastAsiaTheme="minorHAnsi" w:hAnsi="Verdana" w:cs="Arial"/>
                  <w:color w:val="000000" w:themeColor="text1"/>
                  <w:sz w:val="18"/>
                  <w:szCs w:val="18"/>
                </w:rPr>
                <w:t>Data Source</w:t>
              </w:r>
              <w:r>
                <w:rPr>
                  <w:rFonts w:ascii="Verdana" w:eastAsiaTheme="minorHAnsi" w:hAnsi="Verdana" w:cs="Arial"/>
                  <w:color w:val="000000" w:themeColor="text1"/>
                  <w:sz w:val="18"/>
                  <w:szCs w:val="18"/>
                </w:rPr>
                <w:t>’</w:t>
              </w:r>
            </w:ins>
          </w:p>
          <w:p w14:paraId="75EE960A" w14:textId="77777777" w:rsidR="00FD481E" w:rsidRDefault="00FD481E" w:rsidP="00FD481E">
            <w:pPr>
              <w:rPr>
                <w:ins w:id="2086" w:author="Author"/>
                <w:rFonts w:ascii="Verdana" w:hAnsi="Verdana" w:cs="Arial"/>
                <w:b/>
                <w:color w:val="000000" w:themeColor="text1"/>
                <w:sz w:val="18"/>
                <w:szCs w:val="18"/>
                <w:lang w:val="en-US"/>
              </w:rPr>
            </w:pPr>
          </w:p>
          <w:p w14:paraId="5CFEE675" w14:textId="649CCE79" w:rsidR="00FD481E" w:rsidRDefault="00FD481E" w:rsidP="00FD481E">
            <w:pPr>
              <w:pStyle w:val="ListParagraph"/>
              <w:numPr>
                <w:ilvl w:val="0"/>
                <w:numId w:val="127"/>
              </w:numPr>
              <w:rPr>
                <w:ins w:id="2087" w:author="Author"/>
                <w:rFonts w:ascii="Verdana" w:hAnsi="Verdana" w:cs="Arial"/>
                <w:b/>
                <w:color w:val="000000" w:themeColor="text1"/>
                <w:sz w:val="18"/>
                <w:szCs w:val="18"/>
                <w:lang w:val="en-US"/>
              </w:rPr>
            </w:pPr>
            <w:ins w:id="2088" w:author="Author">
              <w:r>
                <w:rPr>
                  <w:rFonts w:ascii="Verdana" w:hAnsi="Verdana" w:cs="Arial"/>
                  <w:color w:val="000000" w:themeColor="text1"/>
                  <w:sz w:val="18"/>
                  <w:szCs w:val="18"/>
                  <w:lang w:val="en-US"/>
                </w:rPr>
                <w:t>Then</w:t>
              </w:r>
              <w:r w:rsidRPr="00642460">
                <w:rPr>
                  <w:rFonts w:ascii="Verdana" w:hAnsi="Verdana" w:cs="Arial"/>
                  <w:color w:val="000000" w:themeColor="text1"/>
                  <w:sz w:val="18"/>
                  <w:szCs w:val="18"/>
                  <w:lang w:val="en-US"/>
                </w:rPr>
                <w:t xml:space="preserve"> </w:t>
              </w:r>
              <w:r>
                <w:rPr>
                  <w:rFonts w:ascii="Verdana" w:hAnsi="Verdana" w:cs="Arial"/>
                  <w:color w:val="000000" w:themeColor="text1"/>
                  <w:sz w:val="18"/>
                  <w:szCs w:val="18"/>
                  <w:lang w:val="en-US"/>
                </w:rPr>
                <w:t>go to CSR column</w:t>
              </w:r>
              <w:r w:rsidRPr="00642460">
                <w:rPr>
                  <w:rFonts w:ascii="Verdana" w:hAnsi="Verdana" w:cs="Arial"/>
                  <w:color w:val="000000" w:themeColor="text1"/>
                  <w:sz w:val="18"/>
                  <w:szCs w:val="18"/>
                  <w:lang w:val="en-US"/>
                </w:rPr>
                <w:t xml:space="preserve"> </w:t>
              </w:r>
              <w:r>
                <w:rPr>
                  <w:rFonts w:ascii="Verdana" w:hAnsi="Verdana" w:cs="Arial"/>
                  <w:color w:val="000000" w:themeColor="text1"/>
                  <w:sz w:val="18"/>
                  <w:szCs w:val="18"/>
                  <w:lang w:val="en-US"/>
                </w:rPr>
                <w:t>‘</w:t>
              </w:r>
              <w:r w:rsidRPr="00642460">
                <w:rPr>
                  <w:rFonts w:ascii="Verdana" w:hAnsi="Verdana" w:cs="Arial"/>
                  <w:color w:val="000000" w:themeColor="text1"/>
                  <w:sz w:val="18"/>
                  <w:szCs w:val="18"/>
                  <w:lang w:val="en-US"/>
                </w:rPr>
                <w:t xml:space="preserve">Reference </w:t>
              </w:r>
              <w:r>
                <w:rPr>
                  <w:rFonts w:ascii="Verdana" w:hAnsi="Verdana" w:cs="Arial"/>
                  <w:color w:val="000000" w:themeColor="text1"/>
                  <w:sz w:val="18"/>
                  <w:szCs w:val="18"/>
                  <w:lang w:val="en-US"/>
                </w:rPr>
                <w:t xml:space="preserve">Document </w:t>
              </w:r>
              <w:r w:rsidRPr="00642460">
                <w:rPr>
                  <w:rFonts w:ascii="Verdana" w:hAnsi="Verdana" w:cs="Arial"/>
                  <w:color w:val="000000" w:themeColor="text1"/>
                  <w:sz w:val="18"/>
                  <w:szCs w:val="18"/>
                  <w:lang w:val="en-US"/>
                </w:rPr>
                <w:t>Number</w:t>
              </w:r>
              <w:r>
                <w:rPr>
                  <w:rFonts w:ascii="Verdana" w:hAnsi="Verdana" w:cs="Arial"/>
                  <w:color w:val="000000" w:themeColor="text1"/>
                  <w:sz w:val="18"/>
                  <w:szCs w:val="18"/>
                  <w:lang w:val="en-US"/>
                </w:rPr>
                <w:t>’ and filter on the values that</w:t>
              </w:r>
              <w:r w:rsidRPr="00642460">
                <w:rPr>
                  <w:rFonts w:ascii="Verdana" w:hAnsi="Verdana" w:cs="Arial"/>
                  <w:color w:val="000000" w:themeColor="text1"/>
                  <w:sz w:val="18"/>
                  <w:szCs w:val="18"/>
                  <w:lang w:val="en-US"/>
                </w:rPr>
                <w:t xml:space="preserve"> </w:t>
              </w:r>
              <w:r>
                <w:rPr>
                  <w:rFonts w:ascii="Verdana" w:hAnsi="Verdana" w:cs="Arial"/>
                  <w:color w:val="000000" w:themeColor="text1"/>
                  <w:sz w:val="18"/>
                  <w:szCs w:val="18"/>
                  <w:lang w:val="en-US"/>
                </w:rPr>
                <w:t>‘</w:t>
              </w:r>
              <w:r w:rsidRPr="00642460">
                <w:rPr>
                  <w:rFonts w:ascii="Verdana" w:hAnsi="Verdana" w:cs="Arial"/>
                  <w:color w:val="000000" w:themeColor="text1"/>
                  <w:sz w:val="18"/>
                  <w:szCs w:val="18"/>
                  <w:lang w:val="en-US"/>
                </w:rPr>
                <w:t xml:space="preserve">Begins with </w:t>
              </w:r>
              <w:r>
                <w:rPr>
                  <w:rFonts w:ascii="Verdana" w:hAnsi="Verdana" w:cs="Arial"/>
                  <w:color w:val="000000" w:themeColor="text1"/>
                  <w:sz w:val="18"/>
                  <w:szCs w:val="18"/>
                  <w:lang w:val="en-US"/>
                </w:rPr>
                <w:t>‘</w:t>
              </w:r>
              <w:del w:id="2089" w:author="Author">
                <w:r w:rsidRPr="00642460" w:rsidDel="00F979FC">
                  <w:rPr>
                    <w:rFonts w:ascii="Verdana" w:hAnsi="Verdana" w:cs="Arial"/>
                    <w:color w:val="000000" w:themeColor="text1"/>
                    <w:sz w:val="18"/>
                    <w:szCs w:val="18"/>
                    <w:lang w:val="en-US"/>
                  </w:rPr>
                  <w:delText>AZIE</w:delText>
                </w:r>
                <w:r w:rsidDel="00F979FC">
                  <w:rPr>
                    <w:rFonts w:ascii="Verdana" w:hAnsi="Verdana" w:cs="Arial"/>
                    <w:color w:val="000000" w:themeColor="text1"/>
                    <w:sz w:val="18"/>
                    <w:szCs w:val="18"/>
                    <w:lang w:val="en-US"/>
                  </w:rPr>
                  <w:delText>’</w:delText>
                </w:r>
                <w:r w:rsidRPr="00642460" w:rsidDel="00F979FC">
                  <w:rPr>
                    <w:rFonts w:ascii="Verdana" w:hAnsi="Verdana" w:cs="Arial"/>
                    <w:color w:val="000000" w:themeColor="text1"/>
                    <w:sz w:val="18"/>
                    <w:szCs w:val="18"/>
                    <w:lang w:val="en-US"/>
                  </w:rPr>
                  <w:delText xml:space="preserve"> or </w:delText>
                </w:r>
                <w:r w:rsidDel="00F979FC">
                  <w:rPr>
                    <w:rFonts w:ascii="Verdana" w:hAnsi="Verdana" w:cs="Arial"/>
                    <w:color w:val="000000" w:themeColor="text1"/>
                    <w:sz w:val="18"/>
                    <w:szCs w:val="18"/>
                    <w:lang w:val="en-US"/>
                  </w:rPr>
                  <w:delText>‘</w:delText>
                </w:r>
                <w:r w:rsidRPr="00642460" w:rsidDel="00F979FC">
                  <w:rPr>
                    <w:rFonts w:ascii="Verdana" w:hAnsi="Verdana" w:cs="Arial"/>
                    <w:color w:val="000000" w:themeColor="text1"/>
                    <w:sz w:val="18"/>
                    <w:szCs w:val="18"/>
                    <w:lang w:val="en-US"/>
                  </w:rPr>
                  <w:delText>AZHE</w:delText>
                </w:r>
                <w:r w:rsidDel="00F979FC">
                  <w:rPr>
                    <w:rFonts w:ascii="Verdana" w:hAnsi="Verdana" w:cs="Arial"/>
                    <w:color w:val="000000" w:themeColor="text1"/>
                    <w:sz w:val="18"/>
                    <w:szCs w:val="18"/>
                    <w:lang w:val="en-US"/>
                  </w:rPr>
                  <w:delText>’</w:delText>
                </w:r>
              </w:del>
              <w:r w:rsidR="00F979FC">
                <w:rPr>
                  <w:rFonts w:ascii="Verdana" w:hAnsi="Verdana" w:cs="Arial"/>
                  <w:color w:val="000000" w:themeColor="text1"/>
                  <w:sz w:val="18"/>
                  <w:szCs w:val="18"/>
                  <w:lang w:val="en-US"/>
                </w:rPr>
                <w:t>EPAY</w:t>
              </w:r>
              <w:r w:rsidR="00A93349">
                <w:rPr>
                  <w:rFonts w:ascii="Verdana" w:hAnsi="Verdana" w:cs="Arial"/>
                  <w:color w:val="000000" w:themeColor="text1"/>
                  <w:sz w:val="18"/>
                  <w:szCs w:val="18"/>
                  <w:lang w:val="en-US"/>
                </w:rPr>
                <w:t>’</w:t>
              </w:r>
              <w:r w:rsidRPr="00642460">
                <w:rPr>
                  <w:rFonts w:ascii="Verdana" w:hAnsi="Verdana" w:cs="Arial"/>
                  <w:color w:val="000000" w:themeColor="text1"/>
                  <w:sz w:val="18"/>
                  <w:szCs w:val="18"/>
                  <w:lang w:val="en-US"/>
                </w:rPr>
                <w:t xml:space="preserve"> and override</w:t>
              </w:r>
              <w:r>
                <w:rPr>
                  <w:rFonts w:ascii="Verdana" w:hAnsi="Verdana" w:cs="Arial"/>
                  <w:color w:val="000000" w:themeColor="text1"/>
                  <w:sz w:val="18"/>
                  <w:szCs w:val="18"/>
                  <w:lang w:val="en-US"/>
                </w:rPr>
                <w:t xml:space="preserve"> in the Global Template column </w:t>
              </w:r>
              <w:r w:rsidRPr="00642460">
                <w:rPr>
                  <w:rFonts w:ascii="Verdana" w:hAnsi="Verdana" w:cs="Arial"/>
                  <w:color w:val="000000" w:themeColor="text1"/>
                  <w:sz w:val="18"/>
                  <w:szCs w:val="18"/>
                  <w:lang w:val="en-US"/>
                </w:rPr>
                <w:t xml:space="preserve"> </w:t>
              </w:r>
              <w:r>
                <w:rPr>
                  <w:rFonts w:ascii="Verdana" w:hAnsi="Verdana" w:cs="Arial"/>
                  <w:color w:val="000000" w:themeColor="text1"/>
                  <w:sz w:val="18"/>
                  <w:szCs w:val="18"/>
                  <w:lang w:val="en-US"/>
                </w:rPr>
                <w:t>DATA SOURCE</w:t>
              </w:r>
              <w:r w:rsidRPr="00642460">
                <w:rPr>
                  <w:rFonts w:ascii="Verdana" w:hAnsi="Verdana" w:cs="Arial"/>
                  <w:color w:val="000000" w:themeColor="text1"/>
                  <w:sz w:val="18"/>
                  <w:szCs w:val="18"/>
                  <w:lang w:val="en-US"/>
                </w:rPr>
                <w:t xml:space="preserve"> with words ‘EPAY’</w:t>
              </w:r>
              <w:r>
                <w:rPr>
                  <w:rFonts w:ascii="Verdana" w:hAnsi="Verdana" w:cs="Arial"/>
                  <w:b/>
                  <w:color w:val="000000" w:themeColor="text1"/>
                  <w:sz w:val="18"/>
                  <w:szCs w:val="18"/>
                  <w:lang w:val="en-US"/>
                </w:rPr>
                <w:t xml:space="preserve"> </w:t>
              </w:r>
            </w:ins>
          </w:p>
          <w:p w14:paraId="704E814B" w14:textId="1907E626" w:rsidR="00643EE1" w:rsidDel="00FD481E" w:rsidRDefault="00FD481E" w:rsidP="00FD481E">
            <w:pPr>
              <w:pStyle w:val="steptext"/>
              <w:numPr>
                <w:ilvl w:val="0"/>
                <w:numId w:val="114"/>
              </w:numPr>
              <w:rPr>
                <w:ins w:id="2090" w:author="Author"/>
                <w:del w:id="2091" w:author="Author"/>
                <w:rFonts w:ascii="Verdana" w:eastAsiaTheme="minorHAnsi" w:hAnsi="Verdana" w:cs="Arial"/>
                <w:color w:val="000000" w:themeColor="text1"/>
                <w:sz w:val="18"/>
                <w:szCs w:val="18"/>
              </w:rPr>
            </w:pPr>
            <w:ins w:id="2092" w:author="Author">
              <w:r>
                <w:rPr>
                  <w:rFonts w:ascii="Verdana" w:hAnsi="Verdana" w:cs="Arial"/>
                  <w:color w:val="FF0000"/>
                  <w:sz w:val="18"/>
                  <w:szCs w:val="18"/>
                </w:rPr>
                <w:t xml:space="preserve">Step updated in 27.06.2019 to include the mapping tables location in the Shared Network Path file </w:t>
              </w:r>
              <w:r w:rsidR="00F27D38" w:rsidRPr="00F27D38">
                <w:rPr>
                  <w:rFonts w:ascii="Verdana" w:hAnsi="Verdana" w:cs="Arial"/>
                  <w:color w:val="FF0000"/>
                  <w:sz w:val="18"/>
                  <w:szCs w:val="18"/>
                </w:rPr>
                <w:t xml:space="preserve">‘DropDownLOVs_25June2019’ </w:t>
              </w:r>
              <w:del w:id="2093" w:author="Author">
                <w:r w:rsidRPr="009F261C" w:rsidDel="00F27D38">
                  <w:rPr>
                    <w:rFonts w:ascii="Verdana" w:hAnsi="Verdana" w:cs="Arial"/>
                    <w:color w:val="FF0000"/>
                    <w:sz w:val="18"/>
                    <w:szCs w:val="18"/>
                  </w:rPr>
                  <w:delText>‘DropDownLOVs_ddmmmmyyyy’</w:delText>
                </w:r>
                <w:r w:rsidR="00643EE1" w:rsidRPr="00C5196B" w:rsidDel="00FD481E">
                  <w:rPr>
                    <w:rFonts w:ascii="Verdana" w:eastAsiaTheme="minorHAnsi" w:hAnsi="Verdana" w:cs="Arial"/>
                    <w:color w:val="000000" w:themeColor="text1"/>
                    <w:sz w:val="18"/>
                    <w:szCs w:val="18"/>
                  </w:rPr>
                  <w:delText xml:space="preserve">Go to column ‘System ID’ from CSR report and vlookup the code in the worksheet </w:delText>
                </w:r>
                <w:r w:rsidR="00643EE1" w:rsidDel="00FD481E">
                  <w:rPr>
                    <w:rFonts w:ascii="Verdana" w:eastAsiaTheme="minorHAnsi" w:hAnsi="Verdana" w:cs="Arial"/>
                    <w:color w:val="000000" w:themeColor="text1"/>
                    <w:sz w:val="18"/>
                    <w:szCs w:val="18"/>
                  </w:rPr>
                  <w:delText>‘</w:delText>
                </w:r>
                <w:r w:rsidR="00643EE1" w:rsidRPr="00046E0B" w:rsidDel="00FD481E">
                  <w:rPr>
                    <w:rFonts w:ascii="Verdana" w:eastAsiaTheme="minorHAnsi" w:hAnsi="Verdana" w:cs="Arial"/>
                    <w:color w:val="000000" w:themeColor="text1"/>
                    <w:sz w:val="18"/>
                    <w:szCs w:val="18"/>
                  </w:rPr>
                  <w:delText>Data Source Mapping</w:delText>
                </w:r>
                <w:r w:rsidR="00643EE1" w:rsidDel="00FD481E">
                  <w:rPr>
                    <w:rFonts w:ascii="Verdana" w:eastAsiaTheme="minorHAnsi" w:hAnsi="Verdana" w:cs="Arial"/>
                    <w:color w:val="000000" w:themeColor="text1"/>
                    <w:sz w:val="18"/>
                    <w:szCs w:val="18"/>
                  </w:rPr>
                  <w:delText>’</w:delText>
                </w:r>
                <w:r w:rsidR="00643EE1" w:rsidRPr="00C5196B" w:rsidDel="00FD481E">
                  <w:rPr>
                    <w:rFonts w:ascii="Verdana" w:eastAsiaTheme="minorHAnsi" w:hAnsi="Verdana" w:cs="Arial"/>
                    <w:color w:val="000000" w:themeColor="text1"/>
                    <w:sz w:val="18"/>
                    <w:szCs w:val="18"/>
                  </w:rPr>
                  <w:delText xml:space="preserve"> </w:delText>
                </w:r>
                <w:r w:rsidR="00643EE1" w:rsidDel="00FD481E">
                  <w:rPr>
                    <w:rFonts w:ascii="Verdana" w:eastAsiaTheme="minorHAnsi" w:hAnsi="Verdana" w:cs="Arial"/>
                    <w:color w:val="000000" w:themeColor="text1"/>
                    <w:sz w:val="18"/>
                    <w:szCs w:val="18"/>
                  </w:rPr>
                  <w:delText xml:space="preserve">Global Template Workbook in </w:delText>
                </w:r>
                <w:r w:rsidR="00643EE1" w:rsidRPr="00C5196B" w:rsidDel="00FD481E">
                  <w:rPr>
                    <w:rFonts w:ascii="Verdana" w:eastAsiaTheme="minorHAnsi" w:hAnsi="Verdana" w:cs="Arial"/>
                    <w:color w:val="000000" w:themeColor="text1"/>
                    <w:sz w:val="18"/>
                    <w:szCs w:val="18"/>
                  </w:rPr>
                  <w:delText>column</w:delText>
                </w:r>
                <w:r w:rsidR="00643EE1" w:rsidDel="00FD481E">
                  <w:rPr>
                    <w:rFonts w:ascii="Verdana" w:eastAsiaTheme="minorHAnsi" w:hAnsi="Verdana" w:cs="Arial"/>
                    <w:color w:val="000000" w:themeColor="text1"/>
                    <w:sz w:val="18"/>
                    <w:szCs w:val="18"/>
                  </w:rPr>
                  <w:delText xml:space="preserve"> B ‘</w:delText>
                </w:r>
                <w:r w:rsidR="00643EE1" w:rsidRPr="00046E0B" w:rsidDel="00FD481E">
                  <w:rPr>
                    <w:rFonts w:ascii="Verdana" w:eastAsiaTheme="minorHAnsi" w:hAnsi="Verdana" w:cs="Arial"/>
                    <w:color w:val="000000" w:themeColor="text1"/>
                    <w:sz w:val="18"/>
                    <w:szCs w:val="18"/>
                  </w:rPr>
                  <w:delText>Data Source</w:delText>
                </w:r>
                <w:r w:rsidR="00643EE1" w:rsidDel="00FD481E">
                  <w:rPr>
                    <w:rFonts w:ascii="Verdana" w:eastAsiaTheme="minorHAnsi" w:hAnsi="Verdana" w:cs="Arial"/>
                    <w:color w:val="000000" w:themeColor="text1"/>
                    <w:sz w:val="18"/>
                    <w:szCs w:val="18"/>
                  </w:rPr>
                  <w:delText>’</w:delText>
                </w:r>
              </w:del>
            </w:ins>
          </w:p>
          <w:p w14:paraId="6C7BCF4D" w14:textId="77777777" w:rsidR="00643EE1" w:rsidRPr="00FD481E" w:rsidRDefault="00643EE1" w:rsidP="00643EE1">
            <w:pPr>
              <w:rPr>
                <w:ins w:id="2094" w:author="Author"/>
                <w:rFonts w:ascii="Verdana" w:hAnsi="Verdana" w:cs="Arial"/>
                <w:b/>
                <w:color w:val="000000" w:themeColor="text1"/>
                <w:sz w:val="18"/>
                <w:szCs w:val="18"/>
                <w:rPrChange w:id="2095" w:author="Author">
                  <w:rPr>
                    <w:ins w:id="2096" w:author="Author"/>
                    <w:rFonts w:ascii="Verdana" w:hAnsi="Verdana" w:cs="Arial"/>
                    <w:b/>
                    <w:color w:val="000000" w:themeColor="text1"/>
                    <w:sz w:val="18"/>
                    <w:szCs w:val="18"/>
                    <w:lang w:val="en-US"/>
                  </w:rPr>
                </w:rPrChange>
              </w:rPr>
            </w:pPr>
          </w:p>
          <w:p w14:paraId="64CCA160" w14:textId="669DB786" w:rsidR="00643EE1" w:rsidRPr="00492894" w:rsidDel="00FD481E" w:rsidRDefault="00643EE1" w:rsidP="00643EE1">
            <w:pPr>
              <w:pStyle w:val="ListParagraph"/>
              <w:numPr>
                <w:ilvl w:val="0"/>
                <w:numId w:val="114"/>
              </w:numPr>
              <w:rPr>
                <w:ins w:id="2097" w:author="Author"/>
                <w:del w:id="2098" w:author="Author"/>
                <w:rFonts w:ascii="Verdana" w:hAnsi="Verdana" w:cs="Arial"/>
                <w:b/>
                <w:color w:val="000000" w:themeColor="text1"/>
                <w:sz w:val="18"/>
                <w:szCs w:val="18"/>
                <w:lang w:val="en-US"/>
              </w:rPr>
            </w:pPr>
            <w:ins w:id="2099" w:author="Author">
              <w:del w:id="2100" w:author="Author">
                <w:r w:rsidDel="00FD481E">
                  <w:rPr>
                    <w:rFonts w:ascii="Verdana" w:hAnsi="Verdana" w:cs="Arial"/>
                    <w:b/>
                    <w:color w:val="000000" w:themeColor="text1"/>
                    <w:sz w:val="18"/>
                    <w:szCs w:val="18"/>
                    <w:lang w:val="en-US"/>
                  </w:rPr>
                  <w:delText xml:space="preserve">Must then filter on </w:delText>
                </w:r>
                <w:r w:rsidRPr="00AF1336" w:rsidDel="00FD481E">
                  <w:rPr>
                    <w:rFonts w:ascii="Verdana" w:hAnsi="Verdana" w:cs="Arial"/>
                    <w:b/>
                    <w:color w:val="000000" w:themeColor="text1"/>
                    <w:sz w:val="18"/>
                    <w:szCs w:val="18"/>
                    <w:lang w:val="en-US"/>
                  </w:rPr>
                  <w:delText>Reference Number Begins with AZIE or AZHE</w:delText>
                </w:r>
                <w:r w:rsidDel="00FD481E">
                  <w:rPr>
                    <w:rFonts w:ascii="Verdana" w:hAnsi="Verdana" w:cs="Arial"/>
                    <w:b/>
                    <w:color w:val="000000" w:themeColor="text1"/>
                    <w:sz w:val="18"/>
                    <w:szCs w:val="18"/>
                    <w:lang w:val="en-US"/>
                  </w:rPr>
                  <w:delText xml:space="preserve"> and override Data Source value with words ‘EPAY’</w:delText>
                </w:r>
              </w:del>
            </w:ins>
          </w:p>
          <w:p w14:paraId="1E19BD83" w14:textId="5CC55349" w:rsidR="00311DC6" w:rsidRPr="00C5196B" w:rsidDel="00643EE1" w:rsidRDefault="00311DC6" w:rsidP="00087FF0">
            <w:pPr>
              <w:pStyle w:val="steptext"/>
              <w:ind w:left="720"/>
              <w:rPr>
                <w:del w:id="2101" w:author="Author"/>
                <w:rFonts w:ascii="Verdana" w:eastAsiaTheme="minorHAnsi" w:hAnsi="Verdana" w:cs="Arial"/>
                <w:color w:val="000000" w:themeColor="text1"/>
                <w:sz w:val="18"/>
                <w:szCs w:val="18"/>
              </w:rPr>
            </w:pPr>
            <w:del w:id="2102" w:author="Author">
              <w:r w:rsidRPr="00C5196B" w:rsidDel="00643EE1">
                <w:rPr>
                  <w:rFonts w:ascii="Verdana" w:eastAsiaTheme="minorHAnsi" w:hAnsi="Verdana" w:cs="Arial"/>
                  <w:color w:val="000000" w:themeColor="text1"/>
                  <w:sz w:val="18"/>
                  <w:szCs w:val="18"/>
                </w:rPr>
                <w:delText xml:space="preserve">Go to column ‘System ID’ from CSR report and vlookup the code in the worksheet TBC column TBC </w:delText>
              </w:r>
            </w:del>
          </w:p>
          <w:p w14:paraId="5C88142B" w14:textId="77777777" w:rsidR="00311DC6" w:rsidRPr="00C5196B" w:rsidRDefault="00311DC6" w:rsidP="00311DC6">
            <w:pPr>
              <w:rPr>
                <w:rFonts w:ascii="Verdana" w:hAnsi="Verdana" w:cs="Arial"/>
                <w:b/>
                <w:color w:val="000000" w:themeColor="text1"/>
                <w:sz w:val="18"/>
                <w:szCs w:val="18"/>
                <w:lang w:val="en-US"/>
              </w:rPr>
            </w:pPr>
          </w:p>
        </w:tc>
        <w:tc>
          <w:tcPr>
            <w:tcW w:w="1418" w:type="dxa"/>
          </w:tcPr>
          <w:p w14:paraId="6B7A9DB2" w14:textId="77777777" w:rsidR="00311DC6" w:rsidRPr="000F672E" w:rsidRDefault="00311DC6" w:rsidP="00311DC6">
            <w:pPr>
              <w:rPr>
                <w:rFonts w:cs="Arial"/>
                <w:b/>
                <w:color w:val="000000" w:themeColor="text1"/>
                <w:sz w:val="18"/>
                <w:szCs w:val="18"/>
                <w:lang w:val="en-US"/>
              </w:rPr>
            </w:pPr>
          </w:p>
        </w:tc>
        <w:tc>
          <w:tcPr>
            <w:tcW w:w="10938" w:type="dxa"/>
          </w:tcPr>
          <w:p w14:paraId="5A009AF7" w14:textId="7938AB31" w:rsidR="00311DC6" w:rsidRDefault="00BD375A" w:rsidP="00311DC6">
            <w:pPr>
              <w:rPr>
                <w:noProof/>
              </w:rPr>
            </w:pPr>
            <w:ins w:id="2103" w:author="Author">
              <w:r>
                <w:rPr>
                  <w:noProof/>
                  <w:lang w:val="en-US"/>
                </w:rPr>
                <w:drawing>
                  <wp:anchor distT="0" distB="0" distL="114300" distR="114300" simplePos="0" relativeHeight="251724800" behindDoc="0" locked="0" layoutInCell="1" allowOverlap="1" wp14:anchorId="3192F5F5" wp14:editId="4A8FC67B">
                    <wp:simplePos x="0" y="0"/>
                    <wp:positionH relativeFrom="column">
                      <wp:posOffset>-1270</wp:posOffset>
                    </wp:positionH>
                    <wp:positionV relativeFrom="paragraph">
                      <wp:posOffset>0</wp:posOffset>
                    </wp:positionV>
                    <wp:extent cx="1622066" cy="1470673"/>
                    <wp:effectExtent l="0" t="0" r="0" b="0"/>
                    <wp:wrapThrough wrapText="bothSides">
                      <wp:wrapPolygon edited="0">
                        <wp:start x="0" y="0"/>
                        <wp:lineTo x="0" y="21264"/>
                        <wp:lineTo x="21312" y="21264"/>
                        <wp:lineTo x="21312" y="0"/>
                        <wp:lineTo x="0" y="0"/>
                      </wp:wrapPolygon>
                    </wp:wrapThrough>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1622066" cy="1470673"/>
                            </a:xfrm>
                            <a:prstGeom prst="rect">
                              <a:avLst/>
                            </a:prstGeom>
                          </pic:spPr>
                        </pic:pic>
                      </a:graphicData>
                    </a:graphic>
                  </wp:anchor>
                </w:drawing>
              </w:r>
              <w:r>
                <w:rPr>
                  <w:noProof/>
                  <w:lang w:val="en-US"/>
                </w:rPr>
                <w:drawing>
                  <wp:inline distT="0" distB="0" distL="0" distR="0" wp14:anchorId="3FBC0877" wp14:editId="6428D9A8">
                    <wp:extent cx="2019300" cy="1343770"/>
                    <wp:effectExtent l="0" t="0" r="0" b="889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036770" cy="1355396"/>
                            </a:xfrm>
                            <a:prstGeom prst="rect">
                              <a:avLst/>
                            </a:prstGeom>
                          </pic:spPr>
                        </pic:pic>
                      </a:graphicData>
                    </a:graphic>
                  </wp:inline>
                </w:drawing>
              </w:r>
            </w:ins>
          </w:p>
        </w:tc>
      </w:tr>
      <w:tr w:rsidR="00311DC6" w:rsidRPr="005335B1" w14:paraId="285DCBB0" w14:textId="77777777" w:rsidTr="00FA4F51">
        <w:trPr>
          <w:cantSplit/>
          <w:trHeight w:val="20"/>
        </w:trPr>
        <w:tc>
          <w:tcPr>
            <w:tcW w:w="1843" w:type="dxa"/>
          </w:tcPr>
          <w:p w14:paraId="688BBF6E" w14:textId="77777777" w:rsidR="00311DC6" w:rsidRDefault="001D79C4"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3.1.72</w:t>
            </w:r>
            <w:r w:rsidR="00311DC6">
              <w:rPr>
                <w:rFonts w:ascii="Verdana" w:eastAsiaTheme="minorHAnsi" w:hAnsi="Verdana" w:cs="Arial"/>
                <w:b/>
                <w:color w:val="000000" w:themeColor="text1"/>
                <w:sz w:val="18"/>
                <w:szCs w:val="18"/>
              </w:rPr>
              <w:t xml:space="preserve"> </w:t>
            </w:r>
            <w:r w:rsidR="00311DC6" w:rsidRPr="00293F54">
              <w:rPr>
                <w:rFonts w:ascii="Verdana" w:eastAsiaTheme="minorHAnsi" w:hAnsi="Verdana" w:cs="Arial"/>
                <w:color w:val="000000" w:themeColor="text1"/>
                <w:sz w:val="18"/>
                <w:szCs w:val="18"/>
              </w:rPr>
              <w:t xml:space="preserve">Preparation of </w:t>
            </w:r>
            <w:r w:rsidR="00C227E1">
              <w:rPr>
                <w:rFonts w:ascii="Verdana" w:eastAsiaTheme="minorHAnsi" w:hAnsi="Verdana" w:cs="Arial"/>
                <w:color w:val="000000" w:themeColor="text1"/>
                <w:sz w:val="18"/>
                <w:szCs w:val="18"/>
              </w:rPr>
              <w:t>SWEDEN</w:t>
            </w:r>
            <w:r w:rsidR="00311DC6" w:rsidRPr="00293F54">
              <w:rPr>
                <w:rFonts w:ascii="Verdana" w:eastAsiaTheme="minorHAnsi" w:hAnsi="Verdana" w:cs="Arial"/>
                <w:color w:val="000000" w:themeColor="text1"/>
                <w:sz w:val="18"/>
                <w:szCs w:val="18"/>
              </w:rPr>
              <w:t xml:space="preserve"> CSR report</w:t>
            </w:r>
            <w:r w:rsidR="00311DC6">
              <w:rPr>
                <w:rFonts w:ascii="Verdana" w:eastAsiaTheme="minorHAnsi" w:hAnsi="Verdana" w:cs="Arial"/>
                <w:color w:val="000000" w:themeColor="text1"/>
                <w:sz w:val="18"/>
                <w:szCs w:val="18"/>
              </w:rPr>
              <w:t>. Populate Global Template columns</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543BC024" w14:textId="77777777" w:rsidR="00087FF0" w:rsidRDefault="00311DC6" w:rsidP="00087FF0">
            <w:pPr>
              <w:rPr>
                <w:rFonts w:ascii="Verdana" w:hAnsi="Verdana" w:cs="Arial"/>
                <w:b/>
                <w:color w:val="000000" w:themeColor="text1"/>
                <w:sz w:val="18"/>
                <w:szCs w:val="18"/>
              </w:rPr>
            </w:pPr>
            <w:r w:rsidRPr="006649DB">
              <w:rPr>
                <w:rFonts w:ascii="Verdana" w:hAnsi="Verdana" w:cs="Arial"/>
                <w:b/>
                <w:color w:val="000000" w:themeColor="text1"/>
                <w:sz w:val="18"/>
                <w:szCs w:val="18"/>
              </w:rPr>
              <w:t>Populate column FUNCTION from Global Template:</w:t>
            </w:r>
          </w:p>
          <w:p w14:paraId="13471579" w14:textId="142E5EF2" w:rsidR="00311DC6" w:rsidRPr="00AE4D95" w:rsidRDefault="00E37415">
            <w:pPr>
              <w:pStyle w:val="ListParagraph"/>
              <w:numPr>
                <w:ilvl w:val="0"/>
                <w:numId w:val="128"/>
              </w:numPr>
              <w:rPr>
                <w:rFonts w:ascii="Verdana" w:hAnsi="Verdana" w:cs="Arial"/>
                <w:b/>
                <w:color w:val="000000" w:themeColor="text1"/>
                <w:sz w:val="18"/>
                <w:szCs w:val="18"/>
                <w:rPrChange w:id="2104" w:author="Author">
                  <w:rPr>
                    <w:b/>
                  </w:rPr>
                </w:rPrChange>
              </w:rPr>
              <w:pPrChange w:id="2105" w:author="Author">
                <w:pPr>
                  <w:pStyle w:val="ListParagraph"/>
                  <w:numPr>
                    <w:numId w:val="99"/>
                  </w:numPr>
                  <w:ind w:hanging="360"/>
                </w:pPr>
              </w:pPrChange>
            </w:pPr>
            <w:r w:rsidRPr="00AE4D95">
              <w:rPr>
                <w:rFonts w:ascii="Verdana" w:hAnsi="Verdana" w:cs="Arial"/>
                <w:color w:val="000000" w:themeColor="text1"/>
                <w:sz w:val="18"/>
                <w:szCs w:val="18"/>
                <w:rPrChange w:id="2106" w:author="Author">
                  <w:rPr/>
                </w:rPrChange>
              </w:rPr>
              <w:t>Go</w:t>
            </w:r>
            <w:del w:id="2107" w:author="Author">
              <w:r w:rsidRPr="00AE4D95" w:rsidDel="002F3B9B">
                <w:rPr>
                  <w:rFonts w:ascii="Verdana" w:hAnsi="Verdana" w:cs="Arial"/>
                  <w:color w:val="000000" w:themeColor="text1"/>
                  <w:sz w:val="18"/>
                  <w:szCs w:val="18"/>
                  <w:rPrChange w:id="2108" w:author="Author">
                    <w:rPr/>
                  </w:rPrChange>
                </w:rPr>
                <w:delText>t</w:delText>
              </w:r>
            </w:del>
            <w:r w:rsidRPr="00AE4D95">
              <w:rPr>
                <w:rFonts w:ascii="Verdana" w:hAnsi="Verdana" w:cs="Arial"/>
                <w:color w:val="000000" w:themeColor="text1"/>
                <w:sz w:val="18"/>
                <w:szCs w:val="18"/>
                <w:rPrChange w:id="2109" w:author="Author">
                  <w:rPr/>
                </w:rPrChange>
              </w:rPr>
              <w:t xml:space="preserve"> to Shared Network Path</w:t>
            </w:r>
            <w:r w:rsidR="00087FF0" w:rsidRPr="00AE4D95">
              <w:rPr>
                <w:rFonts w:ascii="Verdana" w:hAnsi="Verdana" w:cs="Arial"/>
                <w:color w:val="000000" w:themeColor="text1"/>
                <w:sz w:val="18"/>
                <w:szCs w:val="18"/>
                <w:rPrChange w:id="2110" w:author="Author">
                  <w:rPr/>
                </w:rPrChange>
              </w:rPr>
              <w:t xml:space="preserve"> \\seskcifssvm01\GPT_RPA\Dictionaries</w:t>
            </w:r>
            <w:r w:rsidRPr="00AE4D95">
              <w:rPr>
                <w:rFonts w:ascii="Verdana" w:hAnsi="Verdana" w:cs="Arial"/>
                <w:color w:val="000000" w:themeColor="text1"/>
                <w:sz w:val="18"/>
                <w:szCs w:val="18"/>
                <w:rPrChange w:id="2111" w:author="Author">
                  <w:rPr/>
                </w:rPrChange>
              </w:rPr>
              <w:t xml:space="preserve"> and open ‘</w:t>
            </w:r>
            <w:r w:rsidR="00087FF0" w:rsidRPr="00AE4D95">
              <w:rPr>
                <w:rFonts w:ascii="Verdana" w:hAnsi="Verdana" w:cs="Arial"/>
                <w:color w:val="000000" w:themeColor="text1"/>
                <w:sz w:val="18"/>
                <w:szCs w:val="18"/>
                <w:rPrChange w:id="2112" w:author="Author">
                  <w:rPr/>
                </w:rPrChange>
              </w:rPr>
              <w:t>Management Unit Dictionary_MASTER’</w:t>
            </w:r>
          </w:p>
          <w:p w14:paraId="290F881E" w14:textId="77777777" w:rsidR="00087FF0" w:rsidRPr="00087FF0" w:rsidRDefault="00087FF0" w:rsidP="00087FF0">
            <w:pPr>
              <w:pStyle w:val="ListParagraph"/>
              <w:rPr>
                <w:rFonts w:ascii="Verdana" w:hAnsi="Verdana" w:cs="Arial"/>
                <w:b/>
                <w:color w:val="000000" w:themeColor="text1"/>
                <w:sz w:val="18"/>
                <w:szCs w:val="18"/>
              </w:rPr>
            </w:pPr>
          </w:p>
          <w:p w14:paraId="53E5B379" w14:textId="27BEA132" w:rsidR="00311DC6" w:rsidRPr="00087FF0" w:rsidRDefault="00311DC6">
            <w:pPr>
              <w:pStyle w:val="steptext"/>
              <w:numPr>
                <w:ilvl w:val="0"/>
                <w:numId w:val="128"/>
              </w:numPr>
              <w:rPr>
                <w:rFonts w:ascii="Verdana" w:eastAsiaTheme="minorHAnsi" w:hAnsi="Verdana" w:cs="Arial"/>
                <w:color w:val="000000" w:themeColor="text1"/>
                <w:sz w:val="18"/>
                <w:szCs w:val="18"/>
              </w:rPr>
              <w:pPrChange w:id="2113" w:author="Author">
                <w:pPr>
                  <w:pStyle w:val="steptext"/>
                  <w:numPr>
                    <w:numId w:val="99"/>
                  </w:numPr>
                  <w:ind w:left="720" w:hanging="360"/>
                </w:pPr>
              </w:pPrChange>
            </w:pPr>
            <w:r w:rsidRPr="00087FF0">
              <w:rPr>
                <w:rFonts w:ascii="Verdana" w:eastAsiaTheme="minorHAnsi" w:hAnsi="Verdana" w:cs="Arial"/>
                <w:color w:val="000000" w:themeColor="text1"/>
                <w:sz w:val="18"/>
                <w:szCs w:val="18"/>
              </w:rPr>
              <w:t>Go to column ‘Management Unit’ f</w:t>
            </w:r>
            <w:r w:rsidR="00087FF0">
              <w:rPr>
                <w:rFonts w:ascii="Verdana" w:eastAsiaTheme="minorHAnsi" w:hAnsi="Verdana" w:cs="Arial"/>
                <w:color w:val="000000" w:themeColor="text1"/>
                <w:sz w:val="18"/>
                <w:szCs w:val="18"/>
              </w:rPr>
              <w:t>rom CSR report and vlookup management unit code in the worksheet ‘Dictionary’ in column Function  (B)</w:t>
            </w:r>
            <w:r w:rsidRPr="00087FF0">
              <w:rPr>
                <w:rFonts w:ascii="Verdana" w:eastAsiaTheme="minorHAnsi" w:hAnsi="Verdana" w:cs="Arial"/>
                <w:color w:val="000000" w:themeColor="text1"/>
                <w:sz w:val="18"/>
                <w:szCs w:val="18"/>
              </w:rPr>
              <w:t xml:space="preserve"> </w:t>
            </w:r>
          </w:p>
          <w:p w14:paraId="2E231B39" w14:textId="77777777" w:rsidR="00311DC6" w:rsidRPr="006649DB" w:rsidRDefault="00311DC6" w:rsidP="00311DC6">
            <w:pPr>
              <w:rPr>
                <w:rFonts w:ascii="Verdana" w:hAnsi="Verdana" w:cs="Arial"/>
                <w:b/>
                <w:color w:val="000000" w:themeColor="text1"/>
                <w:sz w:val="18"/>
                <w:szCs w:val="18"/>
                <w:lang w:val="en-US"/>
              </w:rPr>
            </w:pPr>
          </w:p>
        </w:tc>
        <w:tc>
          <w:tcPr>
            <w:tcW w:w="1418" w:type="dxa"/>
          </w:tcPr>
          <w:p w14:paraId="13D833A0" w14:textId="77777777" w:rsidR="00311DC6" w:rsidRPr="000F672E" w:rsidRDefault="00311DC6" w:rsidP="00311DC6">
            <w:pPr>
              <w:rPr>
                <w:rFonts w:cs="Arial"/>
                <w:b/>
                <w:color w:val="000000" w:themeColor="text1"/>
                <w:sz w:val="18"/>
                <w:szCs w:val="18"/>
                <w:lang w:val="en-US"/>
              </w:rPr>
            </w:pPr>
          </w:p>
        </w:tc>
        <w:tc>
          <w:tcPr>
            <w:tcW w:w="10938" w:type="dxa"/>
          </w:tcPr>
          <w:p w14:paraId="68413366" w14:textId="6A2B0461" w:rsidR="00311DC6" w:rsidRDefault="00BD375A" w:rsidP="00311DC6">
            <w:pPr>
              <w:rPr>
                <w:noProof/>
              </w:rPr>
            </w:pPr>
            <w:ins w:id="2114" w:author="Author">
              <w:r>
                <w:rPr>
                  <w:noProof/>
                  <w:lang w:val="en-US"/>
                </w:rPr>
                <w:drawing>
                  <wp:anchor distT="0" distB="0" distL="114300" distR="114300" simplePos="0" relativeHeight="251722752" behindDoc="0" locked="0" layoutInCell="1" allowOverlap="1" wp14:anchorId="306D6409" wp14:editId="230BB11B">
                    <wp:simplePos x="0" y="0"/>
                    <wp:positionH relativeFrom="column">
                      <wp:posOffset>-1270</wp:posOffset>
                    </wp:positionH>
                    <wp:positionV relativeFrom="paragraph">
                      <wp:posOffset>60325</wp:posOffset>
                    </wp:positionV>
                    <wp:extent cx="1757238" cy="1421240"/>
                    <wp:effectExtent l="0" t="0" r="0" b="7620"/>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1757238" cy="1421240"/>
                            </a:xfrm>
                            <a:prstGeom prst="rect">
                              <a:avLst/>
                            </a:prstGeom>
                          </pic:spPr>
                        </pic:pic>
                      </a:graphicData>
                    </a:graphic>
                  </wp:anchor>
                </w:drawing>
              </w:r>
              <w:r>
                <w:rPr>
                  <w:noProof/>
                  <w:lang w:val="en-US"/>
                </w:rPr>
                <w:drawing>
                  <wp:inline distT="0" distB="0" distL="0" distR="0" wp14:anchorId="05D389ED" wp14:editId="2592DD83">
                    <wp:extent cx="2047946" cy="1749287"/>
                    <wp:effectExtent l="0" t="0" r="0" b="381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056414" cy="1756520"/>
                            </a:xfrm>
                            <a:prstGeom prst="rect">
                              <a:avLst/>
                            </a:prstGeom>
                          </pic:spPr>
                        </pic:pic>
                      </a:graphicData>
                    </a:graphic>
                  </wp:inline>
                </w:drawing>
              </w:r>
            </w:ins>
          </w:p>
        </w:tc>
      </w:tr>
      <w:tr w:rsidR="00311DC6" w:rsidRPr="005335B1" w14:paraId="1AEB53D3" w14:textId="77777777" w:rsidTr="00FA4F51">
        <w:trPr>
          <w:cantSplit/>
          <w:trHeight w:val="20"/>
        </w:trPr>
        <w:tc>
          <w:tcPr>
            <w:tcW w:w="1843" w:type="dxa"/>
          </w:tcPr>
          <w:p w14:paraId="315BED8A" w14:textId="77777777" w:rsidR="00311DC6" w:rsidRPr="00C5196B" w:rsidRDefault="001D79C4" w:rsidP="00311DC6">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3.1.73</w:t>
            </w:r>
            <w:r w:rsidR="00311DC6">
              <w:rPr>
                <w:rFonts w:ascii="Verdana" w:eastAsiaTheme="minorHAnsi" w:hAnsi="Verdana" w:cs="Arial"/>
                <w:b/>
                <w:color w:val="000000" w:themeColor="text1"/>
                <w:sz w:val="18"/>
                <w:szCs w:val="18"/>
              </w:rPr>
              <w:t xml:space="preserve"> </w:t>
            </w:r>
            <w:r w:rsidR="00311DC6" w:rsidRPr="00293F54">
              <w:rPr>
                <w:rFonts w:ascii="Verdana" w:eastAsiaTheme="minorHAnsi" w:hAnsi="Verdana" w:cs="Arial"/>
                <w:color w:val="000000" w:themeColor="text1"/>
                <w:sz w:val="18"/>
                <w:szCs w:val="18"/>
              </w:rPr>
              <w:t xml:space="preserve">Preparation of </w:t>
            </w:r>
            <w:r w:rsidR="00C227E1">
              <w:rPr>
                <w:rFonts w:ascii="Verdana" w:eastAsiaTheme="minorHAnsi" w:hAnsi="Verdana" w:cs="Arial"/>
                <w:color w:val="000000" w:themeColor="text1"/>
                <w:sz w:val="18"/>
                <w:szCs w:val="18"/>
              </w:rPr>
              <w:t xml:space="preserve">SWEDEN </w:t>
            </w:r>
            <w:r w:rsidR="00311DC6" w:rsidRPr="00293F54">
              <w:rPr>
                <w:rFonts w:ascii="Verdana" w:eastAsiaTheme="minorHAnsi" w:hAnsi="Verdana" w:cs="Arial"/>
                <w:color w:val="000000" w:themeColor="text1"/>
                <w:sz w:val="18"/>
                <w:szCs w:val="18"/>
              </w:rPr>
              <w:t>CSR report</w:t>
            </w:r>
            <w:r w:rsidR="00311DC6">
              <w:rPr>
                <w:rFonts w:ascii="Verdana" w:eastAsiaTheme="minorHAnsi" w:hAnsi="Verdana" w:cs="Arial"/>
                <w:color w:val="000000" w:themeColor="text1"/>
                <w:sz w:val="18"/>
                <w:szCs w:val="18"/>
              </w:rPr>
              <w:t>. Create Drop down list</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2EB48F5D"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b/>
                <w:color w:val="000000" w:themeColor="text1"/>
                <w:sz w:val="18"/>
                <w:szCs w:val="18"/>
              </w:rPr>
              <w:t xml:space="preserve">Create dropdown list </w:t>
            </w:r>
            <w:r w:rsidRPr="006649DB">
              <w:rPr>
                <w:rFonts w:ascii="Verdana" w:eastAsiaTheme="minorHAnsi" w:hAnsi="Verdana" w:cs="Arial"/>
                <w:color w:val="000000" w:themeColor="text1"/>
                <w:sz w:val="18"/>
                <w:szCs w:val="18"/>
              </w:rPr>
              <w:t>for the blank rows on Global Template column SPEND CATEGORY containin</w:t>
            </w:r>
            <w:r w:rsidRPr="006649DB">
              <w:rPr>
                <w:rFonts w:ascii="Verdana" w:eastAsiaTheme="minorHAnsi" w:hAnsi="Verdana" w:cs="Arial"/>
                <w:sz w:val="18"/>
                <w:szCs w:val="18"/>
              </w:rPr>
              <w:t>g:</w:t>
            </w:r>
          </w:p>
          <w:p w14:paraId="5FECC085" w14:textId="77777777" w:rsidR="00311DC6" w:rsidRPr="006649DB" w:rsidRDefault="00311DC6" w:rsidP="00311DC6">
            <w:pPr>
              <w:pStyle w:val="steptext"/>
              <w:rPr>
                <w:rFonts w:ascii="Verdana" w:eastAsiaTheme="minorHAnsi" w:hAnsi="Verdana" w:cs="Arial"/>
                <w:sz w:val="18"/>
                <w:szCs w:val="18"/>
              </w:rPr>
            </w:pPr>
          </w:p>
          <w:p w14:paraId="18A29113"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Advisory Board</w:t>
            </w:r>
          </w:p>
          <w:p w14:paraId="2FA448D1"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Congress</w:t>
            </w:r>
          </w:p>
          <w:p w14:paraId="4C8A3545"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Grants and Contributions/Donations</w:t>
            </w:r>
          </w:p>
          <w:p w14:paraId="6D2A6C82"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Investigator Meeting</w:t>
            </w:r>
          </w:p>
          <w:p w14:paraId="0F91AC45"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Licensing</w:t>
            </w:r>
          </w:p>
          <w:p w14:paraId="628A7C0D"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Other Research Meeting</w:t>
            </w:r>
          </w:p>
          <w:p w14:paraId="75C5E645"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Research</w:t>
            </w:r>
          </w:p>
          <w:p w14:paraId="441FE651"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Speaker Program</w:t>
            </w:r>
          </w:p>
          <w:p w14:paraId="16D39801"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Sponsorship</w:t>
            </w:r>
          </w:p>
          <w:p w14:paraId="4E7B2B64"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Unblinded Market Research</w:t>
            </w:r>
          </w:p>
          <w:p w14:paraId="663C6AAD"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Teaching Hospital Payment</w:t>
            </w:r>
          </w:p>
          <w:p w14:paraId="36D55666"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Consulting</w:t>
            </w:r>
          </w:p>
          <w:p w14:paraId="316061F2"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Research - Pre Clinical</w:t>
            </w:r>
          </w:p>
          <w:p w14:paraId="76A61DDB" w14:textId="77777777" w:rsidR="00311DC6" w:rsidRDefault="00311DC6" w:rsidP="00311DC6">
            <w:pPr>
              <w:rPr>
                <w:ins w:id="2115" w:author="Author"/>
                <w:rFonts w:ascii="Verdana" w:hAnsi="Verdana" w:cs="Arial"/>
                <w:b/>
                <w:color w:val="000000" w:themeColor="text1"/>
                <w:sz w:val="18"/>
                <w:szCs w:val="18"/>
                <w:lang w:val="en-US"/>
              </w:rPr>
            </w:pPr>
          </w:p>
          <w:p w14:paraId="599A410D" w14:textId="25D9AB4A" w:rsidR="00E32BC2" w:rsidRPr="006649DB" w:rsidRDefault="004B2E9E" w:rsidP="00311DC6">
            <w:pPr>
              <w:rPr>
                <w:rFonts w:ascii="Verdana" w:hAnsi="Verdana" w:cs="Arial"/>
                <w:b/>
                <w:color w:val="000000" w:themeColor="text1"/>
                <w:sz w:val="18"/>
                <w:szCs w:val="18"/>
                <w:lang w:val="en-US"/>
              </w:rPr>
            </w:pPr>
            <w:ins w:id="2116"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2117" w:author="Author">
                <w:r w:rsidR="00E32BC2" w:rsidDel="004B2E9E">
                  <w:rPr>
                    <w:rFonts w:ascii="Verdana" w:hAnsi="Verdana" w:cs="Arial"/>
                    <w:b/>
                    <w:color w:val="000000" w:themeColor="text1"/>
                    <w:sz w:val="18"/>
                    <w:szCs w:val="18"/>
                    <w:lang w:val="en-US"/>
                  </w:rPr>
                  <w:delText xml:space="preserve">NOTE: </w:delText>
                </w:r>
                <w:r w:rsidR="00E32BC2" w:rsidRPr="00642460" w:rsidDel="004B2E9E">
                  <w:rPr>
                    <w:rFonts w:ascii="Verdana" w:hAnsi="Verdana" w:cs="Arial"/>
                    <w:color w:val="000000" w:themeColor="text1"/>
                    <w:sz w:val="18"/>
                    <w:szCs w:val="18"/>
                    <w:lang w:val="en-US"/>
                  </w:rPr>
                  <w:delText>The dropdown list is maintained in the Shared Network Path</w:delText>
                </w:r>
                <w:r w:rsidR="00E32BC2" w:rsidDel="004B2E9E">
                  <w:rPr>
                    <w:rFonts w:ascii="Verdana" w:hAnsi="Verdana" w:cs="Arial"/>
                    <w:color w:val="000000" w:themeColor="text1"/>
                    <w:sz w:val="18"/>
                    <w:szCs w:val="18"/>
                    <w:lang w:val="en-US"/>
                  </w:rPr>
                  <w:delText xml:space="preserve"> </w:delText>
                </w:r>
                <w:r w:rsidR="00E32BC2" w:rsidDel="004B2E9E">
                  <w:rPr>
                    <w:rFonts w:ascii="Verdana" w:hAnsi="Verdana" w:cs="Arial"/>
                    <w:color w:val="000000" w:themeColor="text1"/>
                    <w:sz w:val="18"/>
                    <w:szCs w:val="18"/>
                    <w:lang w:val="en-US"/>
                  </w:rPr>
                  <w:fldChar w:fldCharType="begin"/>
                </w:r>
                <w:r w:rsidR="00E32BC2" w:rsidDel="004B2E9E">
                  <w:rPr>
                    <w:rFonts w:ascii="Verdana" w:hAnsi="Verdana" w:cs="Arial"/>
                    <w:color w:val="000000" w:themeColor="text1"/>
                    <w:sz w:val="18"/>
                    <w:szCs w:val="18"/>
                    <w:lang w:val="en-US"/>
                  </w:rPr>
                  <w:delInstrText xml:space="preserve"> HYPERLINK "</w:delInstrText>
                </w:r>
                <w:r w:rsidR="00E32BC2" w:rsidRPr="00C70EFF" w:rsidDel="004B2E9E">
                  <w:rPr>
                    <w:rFonts w:ascii="Verdana" w:hAnsi="Verdana" w:cs="Arial"/>
                    <w:color w:val="000000" w:themeColor="text1"/>
                    <w:sz w:val="18"/>
                    <w:szCs w:val="18"/>
                    <w:lang w:val="en-US"/>
                  </w:rPr>
                  <w:delInstrText>\\\\seskcifssvm01\\GPT_RPA\\Dictionaries</w:delInstrText>
                </w:r>
                <w:r w:rsidR="00E32BC2" w:rsidDel="004B2E9E">
                  <w:rPr>
                    <w:rFonts w:ascii="Verdana" w:hAnsi="Verdana" w:cs="Arial"/>
                    <w:color w:val="000000" w:themeColor="text1"/>
                    <w:sz w:val="18"/>
                    <w:szCs w:val="18"/>
                    <w:lang w:val="en-US"/>
                  </w:rPr>
                  <w:delInstrText xml:space="preserve">" </w:delInstrText>
                </w:r>
                <w:r w:rsidR="00E32BC2" w:rsidDel="004B2E9E">
                  <w:rPr>
                    <w:rFonts w:ascii="Verdana" w:hAnsi="Verdana" w:cs="Arial"/>
                    <w:color w:val="000000" w:themeColor="text1"/>
                    <w:sz w:val="18"/>
                    <w:szCs w:val="18"/>
                    <w:lang w:val="en-US"/>
                  </w:rPr>
                  <w:fldChar w:fldCharType="separate"/>
                </w:r>
                <w:r w:rsidR="00E32BC2" w:rsidRPr="000B7EE1" w:rsidDel="004B2E9E">
                  <w:rPr>
                    <w:rStyle w:val="Hyperlink"/>
                    <w:rFonts w:ascii="Verdana" w:hAnsi="Verdana" w:cs="Arial"/>
                    <w:sz w:val="18"/>
                    <w:szCs w:val="18"/>
                    <w:lang w:val="en-US"/>
                  </w:rPr>
                  <w:delText>\\seskcifssvm01\GPT_RPA\Dictionaries</w:delText>
                </w:r>
                <w:r w:rsidR="00E32BC2" w:rsidDel="004B2E9E">
                  <w:rPr>
                    <w:rFonts w:ascii="Verdana" w:hAnsi="Verdana" w:cs="Arial"/>
                    <w:color w:val="000000" w:themeColor="text1"/>
                    <w:sz w:val="18"/>
                    <w:szCs w:val="18"/>
                    <w:lang w:val="en-US"/>
                  </w:rPr>
                  <w:fldChar w:fldCharType="end"/>
                </w:r>
                <w:r w:rsidR="00E32BC2" w:rsidDel="004B2E9E">
                  <w:rPr>
                    <w:rFonts w:ascii="Verdana" w:hAnsi="Verdana" w:cs="Arial"/>
                    <w:color w:val="000000" w:themeColor="text1"/>
                    <w:sz w:val="18"/>
                    <w:szCs w:val="18"/>
                    <w:lang w:val="en-US"/>
                  </w:rPr>
                  <w:delText xml:space="preserve"> </w:delText>
                </w:r>
                <w:r w:rsidR="00E32BC2" w:rsidRPr="00642460" w:rsidDel="004B2E9E">
                  <w:rPr>
                    <w:rFonts w:ascii="Verdana" w:hAnsi="Verdana" w:cs="Arial"/>
                    <w:color w:val="000000" w:themeColor="text1"/>
                    <w:sz w:val="18"/>
                    <w:szCs w:val="18"/>
                    <w:lang w:val="en-US"/>
                  </w:rPr>
                  <w:delText xml:space="preserve"> in the</w:delText>
                </w:r>
                <w:r w:rsidR="00E32BC2" w:rsidDel="004B2E9E">
                  <w:rPr>
                    <w:rFonts w:ascii="Verdana" w:hAnsi="Verdana" w:cs="Arial"/>
                    <w:b/>
                    <w:color w:val="000000" w:themeColor="text1"/>
                    <w:sz w:val="18"/>
                    <w:szCs w:val="18"/>
                    <w:lang w:val="en-US"/>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w:delText>
                </w:r>
                <w:r w:rsidR="00E32BC2" w:rsidDel="004B2E9E">
                  <w:rPr>
                    <w:rFonts w:ascii="Verdana" w:hAnsi="Verdana" w:cs="Arial"/>
                    <w:color w:val="000000" w:themeColor="text1"/>
                    <w:sz w:val="18"/>
                    <w:szCs w:val="18"/>
                  </w:rPr>
                  <w:delText xml:space="preserve">‘DropDownLOVs_ddmmmmyyyy’ file in worksheet </w:delText>
                </w:r>
                <w:r w:rsidR="00E32BC2" w:rsidDel="004B2E9E">
                  <w:rPr>
                    <w:rFonts w:ascii="Verdana" w:hAnsi="Verdana" w:cs="Arial"/>
                    <w:b/>
                    <w:color w:val="000000" w:themeColor="text1"/>
                    <w:sz w:val="18"/>
                    <w:szCs w:val="18"/>
                    <w:lang w:val="en-US"/>
                  </w:rPr>
                  <w:delText xml:space="preserve"> ‘</w:delText>
                </w:r>
                <w:r w:rsidR="00E32BC2" w:rsidRPr="00642460" w:rsidDel="004B2E9E">
                  <w:rPr>
                    <w:rFonts w:ascii="Verdana" w:hAnsi="Verdana" w:cs="Arial"/>
                    <w:color w:val="000000" w:themeColor="text1"/>
                    <w:sz w:val="18"/>
                    <w:szCs w:val="18"/>
                    <w:lang w:val="en-US"/>
                  </w:rPr>
                  <w:delText>All LOVs</w:delText>
                </w:r>
                <w:r w:rsidR="00E32BC2" w:rsidDel="004B2E9E">
                  <w:rPr>
                    <w:rFonts w:ascii="Verdana" w:hAnsi="Verdana" w:cs="Arial"/>
                    <w:color w:val="000000" w:themeColor="text1"/>
                    <w:sz w:val="18"/>
                    <w:szCs w:val="18"/>
                    <w:lang w:val="en-US"/>
                  </w:rPr>
                  <w:delText>’</w:delText>
                </w:r>
              </w:del>
            </w:ins>
          </w:p>
        </w:tc>
        <w:tc>
          <w:tcPr>
            <w:tcW w:w="1418" w:type="dxa"/>
          </w:tcPr>
          <w:p w14:paraId="0DBE7C26" w14:textId="77777777" w:rsidR="00311DC6" w:rsidRPr="000F672E" w:rsidRDefault="00311DC6" w:rsidP="00311DC6">
            <w:pPr>
              <w:rPr>
                <w:rFonts w:cs="Arial"/>
                <w:b/>
                <w:color w:val="000000" w:themeColor="text1"/>
                <w:sz w:val="18"/>
                <w:szCs w:val="18"/>
                <w:lang w:val="en-US"/>
              </w:rPr>
            </w:pPr>
          </w:p>
        </w:tc>
        <w:tc>
          <w:tcPr>
            <w:tcW w:w="10938" w:type="dxa"/>
          </w:tcPr>
          <w:p w14:paraId="5FAD6AE9" w14:textId="1D119B71" w:rsidR="00311DC6" w:rsidRDefault="00BD375A" w:rsidP="00311DC6">
            <w:pPr>
              <w:rPr>
                <w:noProof/>
              </w:rPr>
            </w:pPr>
            <w:ins w:id="2118" w:author="Author">
              <w:r>
                <w:rPr>
                  <w:noProof/>
                  <w:lang w:val="en-US"/>
                </w:rPr>
                <w:drawing>
                  <wp:inline distT="0" distB="0" distL="0" distR="0" wp14:anchorId="4785066E" wp14:editId="555495A2">
                    <wp:extent cx="2190750" cy="21145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190750" cy="2114550"/>
                            </a:xfrm>
                            <a:prstGeom prst="rect">
                              <a:avLst/>
                            </a:prstGeom>
                          </pic:spPr>
                        </pic:pic>
                      </a:graphicData>
                    </a:graphic>
                  </wp:inline>
                </w:drawing>
              </w:r>
            </w:ins>
          </w:p>
        </w:tc>
      </w:tr>
      <w:tr w:rsidR="00311DC6" w:rsidRPr="005335B1" w14:paraId="1E302978" w14:textId="77777777" w:rsidTr="00FA4F51">
        <w:trPr>
          <w:cantSplit/>
          <w:trHeight w:val="20"/>
        </w:trPr>
        <w:tc>
          <w:tcPr>
            <w:tcW w:w="1843" w:type="dxa"/>
          </w:tcPr>
          <w:p w14:paraId="50FB7DB3" w14:textId="77777777" w:rsidR="00311DC6" w:rsidRPr="00C5196B" w:rsidRDefault="001D79C4" w:rsidP="00311DC6">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t>3.1.74</w:t>
            </w:r>
            <w:r w:rsidR="00C227E1">
              <w:rPr>
                <w:rFonts w:ascii="Verdana" w:eastAsiaTheme="minorHAnsi" w:hAnsi="Verdana" w:cs="Arial"/>
                <w:b/>
                <w:color w:val="000000" w:themeColor="text1"/>
                <w:sz w:val="18"/>
                <w:szCs w:val="18"/>
              </w:rPr>
              <w:t xml:space="preserve"> </w:t>
            </w:r>
            <w:r w:rsidR="00C227E1" w:rsidRPr="00293F54">
              <w:rPr>
                <w:rFonts w:ascii="Verdana" w:eastAsiaTheme="minorHAnsi" w:hAnsi="Verdana" w:cs="Arial"/>
                <w:color w:val="000000" w:themeColor="text1"/>
                <w:sz w:val="18"/>
                <w:szCs w:val="18"/>
              </w:rPr>
              <w:t xml:space="preserve">Preparation of </w:t>
            </w:r>
            <w:r w:rsidR="00C227E1">
              <w:rPr>
                <w:rFonts w:ascii="Verdana" w:eastAsiaTheme="minorHAnsi" w:hAnsi="Verdana" w:cs="Arial"/>
                <w:color w:val="000000" w:themeColor="text1"/>
                <w:sz w:val="18"/>
                <w:szCs w:val="18"/>
              </w:rPr>
              <w:t xml:space="preserve">SWEDEN </w:t>
            </w:r>
            <w:r w:rsidR="00C227E1" w:rsidRPr="00293F54">
              <w:rPr>
                <w:rFonts w:ascii="Verdana" w:eastAsiaTheme="minorHAnsi" w:hAnsi="Verdana" w:cs="Arial"/>
                <w:color w:val="000000" w:themeColor="text1"/>
                <w:sz w:val="18"/>
                <w:szCs w:val="18"/>
              </w:rPr>
              <w:t>CSR report</w:t>
            </w:r>
            <w:r w:rsidR="00C227E1">
              <w:rPr>
                <w:rFonts w:ascii="Verdana" w:eastAsiaTheme="minorHAnsi" w:hAnsi="Verdana" w:cs="Arial"/>
                <w:color w:val="000000" w:themeColor="text1"/>
                <w:sz w:val="18"/>
                <w:szCs w:val="18"/>
              </w:rPr>
              <w:t>. Create Drop down list</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5B1210C5"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b/>
                <w:color w:val="000000" w:themeColor="text1"/>
                <w:sz w:val="18"/>
                <w:szCs w:val="18"/>
              </w:rPr>
              <w:t>Create dropdown list</w:t>
            </w:r>
            <w:r w:rsidRPr="006649DB">
              <w:rPr>
                <w:rFonts w:ascii="Verdana" w:eastAsiaTheme="minorHAnsi" w:hAnsi="Verdana" w:cs="Arial"/>
                <w:color w:val="000000" w:themeColor="text1"/>
                <w:sz w:val="18"/>
                <w:szCs w:val="18"/>
              </w:rPr>
              <w:t xml:space="preserve">  for the blank rows on Global Template column SPEND SUBCATEGORY containin</w:t>
            </w:r>
            <w:r w:rsidRPr="006649DB">
              <w:rPr>
                <w:rFonts w:ascii="Verdana" w:eastAsiaTheme="minorHAnsi" w:hAnsi="Verdana" w:cs="Arial"/>
                <w:sz w:val="18"/>
                <w:szCs w:val="18"/>
              </w:rPr>
              <w:t>g:</w:t>
            </w:r>
          </w:p>
          <w:p w14:paraId="5F1A401D" w14:textId="77777777" w:rsidR="00311DC6" w:rsidRPr="006649DB" w:rsidRDefault="00311DC6" w:rsidP="00311DC6">
            <w:pPr>
              <w:pStyle w:val="steptext"/>
              <w:rPr>
                <w:rFonts w:ascii="Verdana" w:eastAsiaTheme="minorHAnsi" w:hAnsi="Verdana" w:cs="Arial"/>
                <w:sz w:val="18"/>
                <w:szCs w:val="18"/>
              </w:rPr>
            </w:pPr>
          </w:p>
          <w:p w14:paraId="0D1A7D9E"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501c3 Contribution/Donation</w:t>
            </w:r>
          </w:p>
          <w:p w14:paraId="4C51CB26"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Fees</w:t>
            </w:r>
          </w:p>
          <w:p w14:paraId="78EB45D8"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Registration Fees</w:t>
            </w:r>
          </w:p>
          <w:p w14:paraId="74E375E3"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Reprint</w:t>
            </w:r>
          </w:p>
          <w:p w14:paraId="552E8092"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Research Collaboration Payments</w:t>
            </w:r>
          </w:p>
          <w:p w14:paraId="74074BA9"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Study Drug and Supplies</w:t>
            </w:r>
          </w:p>
          <w:p w14:paraId="56EE7E71"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Study Fees and Expenses</w:t>
            </w:r>
          </w:p>
          <w:p w14:paraId="16758C32"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Transportation</w:t>
            </w:r>
          </w:p>
          <w:p w14:paraId="36901728"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Direct Payments</w:t>
            </w:r>
          </w:p>
          <w:p w14:paraId="50D52DD3"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Meals</w:t>
            </w:r>
          </w:p>
          <w:p w14:paraId="1D4BDEC2"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Lodging</w:t>
            </w:r>
          </w:p>
          <w:p w14:paraId="02AD698F"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Licensing/Royalty Fee</w:t>
            </w:r>
          </w:p>
          <w:p w14:paraId="396B2B82" w14:textId="77777777" w:rsidR="00311DC6" w:rsidRDefault="00311DC6" w:rsidP="00311DC6">
            <w:pPr>
              <w:rPr>
                <w:ins w:id="2119" w:author="Author"/>
                <w:rFonts w:ascii="Verdana" w:hAnsi="Verdana" w:cs="Arial"/>
                <w:b/>
                <w:color w:val="000000" w:themeColor="text1"/>
                <w:sz w:val="18"/>
                <w:szCs w:val="18"/>
              </w:rPr>
            </w:pPr>
          </w:p>
          <w:p w14:paraId="51B74573" w14:textId="4AD5F601" w:rsidR="00E32BC2" w:rsidRPr="00C5196B" w:rsidRDefault="004B2E9E" w:rsidP="00311DC6">
            <w:pPr>
              <w:rPr>
                <w:rFonts w:ascii="Verdana" w:hAnsi="Verdana" w:cs="Arial"/>
                <w:b/>
                <w:color w:val="000000" w:themeColor="text1"/>
                <w:sz w:val="18"/>
                <w:szCs w:val="18"/>
              </w:rPr>
            </w:pPr>
            <w:ins w:id="2120"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2121" w:author="Author">
                <w:r w:rsidR="00F27D38" w:rsidDel="004B2E9E">
                  <w:rPr>
                    <w:rFonts w:ascii="Verdana" w:hAnsi="Verdana" w:cs="Arial"/>
                    <w:b/>
                    <w:color w:val="000000" w:themeColor="text1"/>
                    <w:sz w:val="18"/>
                    <w:szCs w:val="18"/>
                    <w:lang w:val="en-US"/>
                  </w:rPr>
                  <w:delText xml:space="preserve">NOTE: </w:delText>
                </w:r>
                <w:r w:rsidR="00F27D38" w:rsidRPr="00642460" w:rsidDel="004B2E9E">
                  <w:rPr>
                    <w:rFonts w:ascii="Verdana" w:hAnsi="Verdana" w:cs="Arial"/>
                    <w:color w:val="000000" w:themeColor="text1"/>
                    <w:sz w:val="18"/>
                    <w:szCs w:val="18"/>
                    <w:lang w:val="en-US"/>
                  </w:rPr>
                  <w:delText>The dropdown list is maintained in the Shared Network Path</w:delText>
                </w:r>
                <w:r w:rsidR="00F27D38" w:rsidDel="004B2E9E">
                  <w:rPr>
                    <w:rFonts w:ascii="Verdana" w:hAnsi="Verdana" w:cs="Arial"/>
                    <w:color w:val="000000" w:themeColor="text1"/>
                    <w:sz w:val="18"/>
                    <w:szCs w:val="18"/>
                    <w:lang w:val="en-US"/>
                  </w:rPr>
                  <w:delText xml:space="preserve"> </w:delText>
                </w:r>
                <w:r w:rsidR="00F27D38" w:rsidDel="004B2E9E">
                  <w:rPr>
                    <w:rFonts w:ascii="Verdana" w:hAnsi="Verdana" w:cs="Arial"/>
                    <w:color w:val="000000" w:themeColor="text1"/>
                    <w:sz w:val="18"/>
                    <w:szCs w:val="18"/>
                    <w:lang w:val="en-US"/>
                  </w:rPr>
                  <w:fldChar w:fldCharType="begin"/>
                </w:r>
                <w:r w:rsidR="00F27D38" w:rsidDel="004B2E9E">
                  <w:rPr>
                    <w:rFonts w:ascii="Verdana" w:hAnsi="Verdana" w:cs="Arial"/>
                    <w:color w:val="000000" w:themeColor="text1"/>
                    <w:sz w:val="18"/>
                    <w:szCs w:val="18"/>
                    <w:lang w:val="en-US"/>
                  </w:rPr>
                  <w:delInstrText xml:space="preserve"> HYPERLINK "</w:delInstrText>
                </w:r>
                <w:r w:rsidR="00F27D38" w:rsidRPr="00C70EFF" w:rsidDel="004B2E9E">
                  <w:rPr>
                    <w:rFonts w:ascii="Verdana" w:hAnsi="Verdana" w:cs="Arial"/>
                    <w:color w:val="000000" w:themeColor="text1"/>
                    <w:sz w:val="18"/>
                    <w:szCs w:val="18"/>
                    <w:lang w:val="en-US"/>
                  </w:rPr>
                  <w:delInstrText>\\\\seskcifssvm01\\GPT_RPA\\Dictionaries</w:delInstrText>
                </w:r>
                <w:r w:rsidR="00F27D38" w:rsidDel="004B2E9E">
                  <w:rPr>
                    <w:rFonts w:ascii="Verdana" w:hAnsi="Verdana" w:cs="Arial"/>
                    <w:color w:val="000000" w:themeColor="text1"/>
                    <w:sz w:val="18"/>
                    <w:szCs w:val="18"/>
                    <w:lang w:val="en-US"/>
                  </w:rPr>
                  <w:delInstrText xml:space="preserve">" </w:delInstrText>
                </w:r>
                <w:r w:rsidR="00F27D38" w:rsidDel="004B2E9E">
                  <w:rPr>
                    <w:rFonts w:ascii="Verdana" w:hAnsi="Verdana" w:cs="Arial"/>
                    <w:color w:val="000000" w:themeColor="text1"/>
                    <w:sz w:val="18"/>
                    <w:szCs w:val="18"/>
                    <w:lang w:val="en-US"/>
                  </w:rPr>
                  <w:fldChar w:fldCharType="separate"/>
                </w:r>
                <w:r w:rsidR="00F27D38" w:rsidRPr="000B7EE1" w:rsidDel="004B2E9E">
                  <w:rPr>
                    <w:rStyle w:val="Hyperlink"/>
                    <w:rFonts w:ascii="Verdana" w:hAnsi="Verdana" w:cs="Arial"/>
                    <w:sz w:val="18"/>
                    <w:szCs w:val="18"/>
                    <w:lang w:val="en-US"/>
                  </w:rPr>
                  <w:delText>\\seskcifssvm01\GPT_RPA\Dictionaries</w:delText>
                </w:r>
                <w:r w:rsidR="00F27D38" w:rsidDel="004B2E9E">
                  <w:rPr>
                    <w:rFonts w:ascii="Verdana" w:hAnsi="Verdana" w:cs="Arial"/>
                    <w:color w:val="000000" w:themeColor="text1"/>
                    <w:sz w:val="18"/>
                    <w:szCs w:val="18"/>
                    <w:lang w:val="en-US"/>
                  </w:rPr>
                  <w:fldChar w:fldCharType="end"/>
                </w:r>
                <w:r w:rsidR="00F27D38" w:rsidDel="004B2E9E">
                  <w:rPr>
                    <w:rFonts w:ascii="Verdana" w:hAnsi="Verdana" w:cs="Arial"/>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 xml:space="preserve"> in the</w:delText>
                </w:r>
                <w:r w:rsidR="00F27D38" w:rsidDel="004B2E9E">
                  <w:rPr>
                    <w:rFonts w:ascii="Verdana" w:hAnsi="Verdana" w:cs="Arial"/>
                    <w:b/>
                    <w:color w:val="000000" w:themeColor="text1"/>
                    <w:sz w:val="18"/>
                    <w:szCs w:val="18"/>
                    <w:lang w:val="en-US"/>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file in worksheet </w:delText>
                </w:r>
                <w:r w:rsidR="00F27D38" w:rsidDel="004B2E9E">
                  <w:rPr>
                    <w:rFonts w:ascii="Verdana" w:hAnsi="Verdana" w:cs="Arial"/>
                    <w:b/>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All LOVs</w:delText>
                </w:r>
                <w:r w:rsidR="00F27D38" w:rsidDel="004B2E9E">
                  <w:rPr>
                    <w:rFonts w:ascii="Verdana" w:hAnsi="Verdana" w:cs="Arial"/>
                    <w:color w:val="000000" w:themeColor="text1"/>
                    <w:sz w:val="18"/>
                    <w:szCs w:val="18"/>
                    <w:lang w:val="en-US"/>
                  </w:rPr>
                  <w:delText>’</w:delText>
                </w:r>
                <w:r w:rsidR="00E32BC2" w:rsidDel="00F27D38">
                  <w:rPr>
                    <w:rFonts w:ascii="Verdana" w:hAnsi="Verdana" w:cs="Arial"/>
                    <w:b/>
                    <w:color w:val="000000" w:themeColor="text1"/>
                    <w:sz w:val="18"/>
                    <w:szCs w:val="18"/>
                    <w:lang w:val="en-US"/>
                  </w:rPr>
                  <w:delText xml:space="preserve">NOTE: </w:delText>
                </w:r>
                <w:r w:rsidR="00E32BC2" w:rsidRPr="00642460" w:rsidDel="00F27D38">
                  <w:rPr>
                    <w:rFonts w:ascii="Verdana" w:hAnsi="Verdana" w:cs="Arial"/>
                    <w:color w:val="000000" w:themeColor="text1"/>
                    <w:sz w:val="18"/>
                    <w:szCs w:val="18"/>
                    <w:lang w:val="en-US"/>
                  </w:rPr>
                  <w:delText>The dropdown list is maintained in the Shared Network Path</w:delText>
                </w:r>
                <w:r w:rsidR="00E32BC2" w:rsidDel="00F27D38">
                  <w:rPr>
                    <w:rFonts w:ascii="Verdana" w:hAnsi="Verdana" w:cs="Arial"/>
                    <w:color w:val="000000" w:themeColor="text1"/>
                    <w:sz w:val="18"/>
                    <w:szCs w:val="18"/>
                    <w:lang w:val="en-US"/>
                  </w:rPr>
                  <w:delText xml:space="preserve"> </w:delText>
                </w:r>
                <w:r w:rsidR="00E32BC2" w:rsidDel="00F27D38">
                  <w:rPr>
                    <w:rFonts w:ascii="Verdana" w:hAnsi="Verdana" w:cs="Arial"/>
                    <w:color w:val="000000" w:themeColor="text1"/>
                    <w:sz w:val="18"/>
                    <w:szCs w:val="18"/>
                    <w:lang w:val="en-US"/>
                  </w:rPr>
                  <w:fldChar w:fldCharType="begin"/>
                </w:r>
                <w:r w:rsidR="00E32BC2" w:rsidDel="00F27D38">
                  <w:rPr>
                    <w:rFonts w:ascii="Verdana" w:hAnsi="Verdana" w:cs="Arial"/>
                    <w:color w:val="000000" w:themeColor="text1"/>
                    <w:sz w:val="18"/>
                    <w:szCs w:val="18"/>
                    <w:lang w:val="en-US"/>
                  </w:rPr>
                  <w:delInstrText xml:space="preserve"> HYPERLINK "</w:delInstrText>
                </w:r>
                <w:r w:rsidR="00E32BC2" w:rsidRPr="00C70EFF" w:rsidDel="00F27D38">
                  <w:rPr>
                    <w:rFonts w:ascii="Verdana" w:hAnsi="Verdana" w:cs="Arial"/>
                    <w:color w:val="000000" w:themeColor="text1"/>
                    <w:sz w:val="18"/>
                    <w:szCs w:val="18"/>
                    <w:lang w:val="en-US"/>
                  </w:rPr>
                  <w:delInstrText>\\\\seskcifssvm01\\GPT_RPA\\Dictionaries</w:delInstrText>
                </w:r>
                <w:r w:rsidR="00E32BC2" w:rsidDel="00F27D38">
                  <w:rPr>
                    <w:rFonts w:ascii="Verdana" w:hAnsi="Verdana" w:cs="Arial"/>
                    <w:color w:val="000000" w:themeColor="text1"/>
                    <w:sz w:val="18"/>
                    <w:szCs w:val="18"/>
                    <w:lang w:val="en-US"/>
                  </w:rPr>
                  <w:delInstrText xml:space="preserve">" </w:delInstrText>
                </w:r>
                <w:r w:rsidR="00E32BC2" w:rsidDel="00F27D38">
                  <w:rPr>
                    <w:rFonts w:ascii="Verdana" w:hAnsi="Verdana" w:cs="Arial"/>
                    <w:color w:val="000000" w:themeColor="text1"/>
                    <w:sz w:val="18"/>
                    <w:szCs w:val="18"/>
                    <w:lang w:val="en-US"/>
                  </w:rPr>
                  <w:fldChar w:fldCharType="separate"/>
                </w:r>
                <w:r w:rsidR="00E32BC2" w:rsidRPr="000B7EE1" w:rsidDel="00F27D38">
                  <w:rPr>
                    <w:rStyle w:val="Hyperlink"/>
                    <w:rFonts w:ascii="Verdana" w:hAnsi="Verdana" w:cs="Arial"/>
                    <w:sz w:val="18"/>
                    <w:szCs w:val="18"/>
                    <w:lang w:val="en-US"/>
                  </w:rPr>
                  <w:delText>\\seskcifssvm01\GPT_RPA\Dictionaries</w:delText>
                </w:r>
                <w:r w:rsidR="00E32BC2" w:rsidDel="00F27D38">
                  <w:rPr>
                    <w:rFonts w:ascii="Verdana" w:hAnsi="Verdana" w:cs="Arial"/>
                    <w:color w:val="000000" w:themeColor="text1"/>
                    <w:sz w:val="18"/>
                    <w:szCs w:val="18"/>
                    <w:lang w:val="en-US"/>
                  </w:rPr>
                  <w:fldChar w:fldCharType="end"/>
                </w:r>
                <w:r w:rsidR="00E32BC2" w:rsidDel="00F27D38">
                  <w:rPr>
                    <w:rFonts w:ascii="Verdana" w:hAnsi="Verdana" w:cs="Arial"/>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 xml:space="preserve"> in the</w:delText>
                </w:r>
                <w:r w:rsidR="00E32BC2" w:rsidDel="00F27D38">
                  <w:rPr>
                    <w:rFonts w:ascii="Verdana" w:hAnsi="Verdana" w:cs="Arial"/>
                    <w:b/>
                    <w:color w:val="000000" w:themeColor="text1"/>
                    <w:sz w:val="18"/>
                    <w:szCs w:val="18"/>
                    <w:lang w:val="en-US"/>
                  </w:rPr>
                  <w:delText xml:space="preserve"> </w:delText>
                </w:r>
                <w:r w:rsidR="00E32BC2" w:rsidDel="00F27D38">
                  <w:rPr>
                    <w:rFonts w:ascii="Verdana" w:hAnsi="Verdana" w:cs="Arial"/>
                    <w:color w:val="000000" w:themeColor="text1"/>
                    <w:sz w:val="18"/>
                    <w:szCs w:val="18"/>
                  </w:rPr>
                  <w:delText xml:space="preserve">‘DropDownLOVs_ddmmmmyyyy’ file in worksheet </w:delText>
                </w:r>
                <w:r w:rsidR="00E32BC2" w:rsidDel="00F27D38">
                  <w:rPr>
                    <w:rFonts w:ascii="Verdana" w:hAnsi="Verdana" w:cs="Arial"/>
                    <w:b/>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All LOVs</w:delText>
                </w:r>
                <w:r w:rsidR="00E32BC2" w:rsidDel="00F27D38">
                  <w:rPr>
                    <w:rFonts w:ascii="Verdana" w:hAnsi="Verdana" w:cs="Arial"/>
                    <w:color w:val="000000" w:themeColor="text1"/>
                    <w:sz w:val="18"/>
                    <w:szCs w:val="18"/>
                    <w:lang w:val="en-US"/>
                  </w:rPr>
                  <w:delText>’</w:delText>
                </w:r>
              </w:del>
            </w:ins>
          </w:p>
        </w:tc>
        <w:tc>
          <w:tcPr>
            <w:tcW w:w="1418" w:type="dxa"/>
          </w:tcPr>
          <w:p w14:paraId="7EF036F3" w14:textId="77777777" w:rsidR="00311DC6" w:rsidRPr="000F672E" w:rsidRDefault="00311DC6" w:rsidP="00311DC6">
            <w:pPr>
              <w:rPr>
                <w:rFonts w:cs="Arial"/>
                <w:b/>
                <w:color w:val="000000" w:themeColor="text1"/>
                <w:sz w:val="18"/>
                <w:szCs w:val="18"/>
                <w:lang w:val="en-US"/>
              </w:rPr>
            </w:pPr>
          </w:p>
        </w:tc>
        <w:tc>
          <w:tcPr>
            <w:tcW w:w="10938" w:type="dxa"/>
          </w:tcPr>
          <w:p w14:paraId="607907E1" w14:textId="2ED47B4B" w:rsidR="00311DC6" w:rsidRDefault="00BD375A" w:rsidP="00311DC6">
            <w:pPr>
              <w:rPr>
                <w:noProof/>
              </w:rPr>
            </w:pPr>
            <w:ins w:id="2122" w:author="Author">
              <w:r>
                <w:rPr>
                  <w:noProof/>
                  <w:lang w:val="en-US"/>
                </w:rPr>
                <w:drawing>
                  <wp:inline distT="0" distB="0" distL="0" distR="0" wp14:anchorId="288ABD65" wp14:editId="6D909AAA">
                    <wp:extent cx="2095500" cy="242887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095500" cy="2428875"/>
                            </a:xfrm>
                            <a:prstGeom prst="rect">
                              <a:avLst/>
                            </a:prstGeom>
                          </pic:spPr>
                        </pic:pic>
                      </a:graphicData>
                    </a:graphic>
                  </wp:inline>
                </w:drawing>
              </w:r>
            </w:ins>
          </w:p>
        </w:tc>
      </w:tr>
      <w:tr w:rsidR="00311DC6" w:rsidRPr="005335B1" w14:paraId="319D8AB7" w14:textId="77777777" w:rsidTr="00FA4F51">
        <w:trPr>
          <w:cantSplit/>
          <w:trHeight w:val="20"/>
        </w:trPr>
        <w:tc>
          <w:tcPr>
            <w:tcW w:w="1843" w:type="dxa"/>
          </w:tcPr>
          <w:p w14:paraId="38B39532" w14:textId="77777777" w:rsidR="00311DC6" w:rsidRDefault="00C227E1"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3.1.7</w:t>
            </w:r>
            <w:r w:rsidR="001D79C4">
              <w:rPr>
                <w:rFonts w:ascii="Verdana" w:eastAsiaTheme="minorHAnsi" w:hAnsi="Verdana" w:cs="Arial"/>
                <w:b/>
                <w:color w:val="000000" w:themeColor="text1"/>
                <w:sz w:val="18"/>
                <w:szCs w:val="18"/>
              </w:rPr>
              <w:t>5</w:t>
            </w:r>
            <w:r w:rsidR="00311DC6">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SWEDEN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Create Drop down list</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5C6F6645"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color w:val="000000" w:themeColor="text1"/>
                <w:sz w:val="18"/>
                <w:szCs w:val="18"/>
              </w:rPr>
              <w:t>Create dropdown list  for the blank rows on Global Template column NATURE OF PAYMENT containin</w:t>
            </w:r>
            <w:r w:rsidRPr="006649DB">
              <w:rPr>
                <w:rFonts w:ascii="Verdana" w:eastAsiaTheme="minorHAnsi" w:hAnsi="Verdana" w:cs="Arial"/>
                <w:sz w:val="18"/>
                <w:szCs w:val="18"/>
              </w:rPr>
              <w:t>g:</w:t>
            </w:r>
          </w:p>
          <w:p w14:paraId="38B34D5E" w14:textId="77777777" w:rsidR="00311DC6" w:rsidRPr="006649DB" w:rsidRDefault="00311DC6" w:rsidP="00311DC6">
            <w:pPr>
              <w:pStyle w:val="steptext"/>
              <w:rPr>
                <w:rFonts w:ascii="Verdana" w:eastAsiaTheme="minorHAnsi" w:hAnsi="Verdana" w:cs="Arial"/>
                <w:sz w:val="18"/>
                <w:szCs w:val="18"/>
              </w:rPr>
            </w:pPr>
          </w:p>
          <w:p w14:paraId="51ABE2FE"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Cash/Reimbursed</w:t>
            </w:r>
          </w:p>
          <w:p w14:paraId="4A300DEE"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In-Kind/Non-Reimbursed</w:t>
            </w:r>
          </w:p>
          <w:p w14:paraId="35607577" w14:textId="77777777" w:rsidR="00311DC6" w:rsidRDefault="00311DC6" w:rsidP="00311DC6">
            <w:pPr>
              <w:rPr>
                <w:ins w:id="2123" w:author="Author"/>
                <w:rFonts w:ascii="Verdana" w:hAnsi="Verdana" w:cs="Arial"/>
                <w:b/>
                <w:color w:val="000000" w:themeColor="text1"/>
                <w:sz w:val="18"/>
                <w:szCs w:val="18"/>
                <w:lang w:val="en-US"/>
              </w:rPr>
            </w:pPr>
          </w:p>
          <w:p w14:paraId="30932D44" w14:textId="5E5DC36A" w:rsidR="00E32BC2" w:rsidRPr="006649DB" w:rsidRDefault="004B2E9E" w:rsidP="00311DC6">
            <w:pPr>
              <w:rPr>
                <w:rFonts w:ascii="Verdana" w:hAnsi="Verdana" w:cs="Arial"/>
                <w:b/>
                <w:color w:val="000000" w:themeColor="text1"/>
                <w:sz w:val="18"/>
                <w:szCs w:val="18"/>
                <w:lang w:val="en-US"/>
              </w:rPr>
            </w:pPr>
            <w:ins w:id="2124"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2125" w:author="Author">
                <w:r w:rsidR="00F27D38" w:rsidDel="004B2E9E">
                  <w:rPr>
                    <w:rFonts w:ascii="Verdana" w:hAnsi="Verdana" w:cs="Arial"/>
                    <w:b/>
                    <w:color w:val="000000" w:themeColor="text1"/>
                    <w:sz w:val="18"/>
                    <w:szCs w:val="18"/>
                    <w:lang w:val="en-US"/>
                  </w:rPr>
                  <w:delText xml:space="preserve">NOTE: </w:delText>
                </w:r>
                <w:r w:rsidR="00F27D38" w:rsidRPr="00642460" w:rsidDel="004B2E9E">
                  <w:rPr>
                    <w:rFonts w:ascii="Verdana" w:hAnsi="Verdana" w:cs="Arial"/>
                    <w:color w:val="000000" w:themeColor="text1"/>
                    <w:sz w:val="18"/>
                    <w:szCs w:val="18"/>
                    <w:lang w:val="en-US"/>
                  </w:rPr>
                  <w:delText>The dropdown list is maintained in the Shared Network Path</w:delText>
                </w:r>
                <w:r w:rsidR="00F27D38" w:rsidDel="004B2E9E">
                  <w:rPr>
                    <w:rFonts w:ascii="Verdana" w:hAnsi="Verdana" w:cs="Arial"/>
                    <w:color w:val="000000" w:themeColor="text1"/>
                    <w:sz w:val="18"/>
                    <w:szCs w:val="18"/>
                    <w:lang w:val="en-US"/>
                  </w:rPr>
                  <w:delText xml:space="preserve"> </w:delText>
                </w:r>
                <w:r w:rsidR="00F27D38" w:rsidDel="004B2E9E">
                  <w:rPr>
                    <w:rFonts w:ascii="Verdana" w:hAnsi="Verdana" w:cs="Arial"/>
                    <w:color w:val="000000" w:themeColor="text1"/>
                    <w:sz w:val="18"/>
                    <w:szCs w:val="18"/>
                    <w:lang w:val="en-US"/>
                  </w:rPr>
                  <w:fldChar w:fldCharType="begin"/>
                </w:r>
                <w:r w:rsidR="00F27D38" w:rsidDel="004B2E9E">
                  <w:rPr>
                    <w:rFonts w:ascii="Verdana" w:hAnsi="Verdana" w:cs="Arial"/>
                    <w:color w:val="000000" w:themeColor="text1"/>
                    <w:sz w:val="18"/>
                    <w:szCs w:val="18"/>
                    <w:lang w:val="en-US"/>
                  </w:rPr>
                  <w:delInstrText xml:space="preserve"> HYPERLINK "</w:delInstrText>
                </w:r>
                <w:r w:rsidR="00F27D38" w:rsidRPr="00C70EFF" w:rsidDel="004B2E9E">
                  <w:rPr>
                    <w:rFonts w:ascii="Verdana" w:hAnsi="Verdana" w:cs="Arial"/>
                    <w:color w:val="000000" w:themeColor="text1"/>
                    <w:sz w:val="18"/>
                    <w:szCs w:val="18"/>
                    <w:lang w:val="en-US"/>
                  </w:rPr>
                  <w:delInstrText>\\\\seskcifssvm01\\GPT_RPA\\Dictionaries</w:delInstrText>
                </w:r>
                <w:r w:rsidR="00F27D38" w:rsidDel="004B2E9E">
                  <w:rPr>
                    <w:rFonts w:ascii="Verdana" w:hAnsi="Verdana" w:cs="Arial"/>
                    <w:color w:val="000000" w:themeColor="text1"/>
                    <w:sz w:val="18"/>
                    <w:szCs w:val="18"/>
                    <w:lang w:val="en-US"/>
                  </w:rPr>
                  <w:delInstrText xml:space="preserve">" </w:delInstrText>
                </w:r>
                <w:r w:rsidR="00F27D38" w:rsidDel="004B2E9E">
                  <w:rPr>
                    <w:rFonts w:ascii="Verdana" w:hAnsi="Verdana" w:cs="Arial"/>
                    <w:color w:val="000000" w:themeColor="text1"/>
                    <w:sz w:val="18"/>
                    <w:szCs w:val="18"/>
                    <w:lang w:val="en-US"/>
                  </w:rPr>
                  <w:fldChar w:fldCharType="separate"/>
                </w:r>
                <w:r w:rsidR="00F27D38" w:rsidRPr="000B7EE1" w:rsidDel="004B2E9E">
                  <w:rPr>
                    <w:rStyle w:val="Hyperlink"/>
                    <w:rFonts w:ascii="Verdana" w:hAnsi="Verdana" w:cs="Arial"/>
                    <w:sz w:val="18"/>
                    <w:szCs w:val="18"/>
                    <w:lang w:val="en-US"/>
                  </w:rPr>
                  <w:delText>\\seskcifssvm01\GPT_RPA\Dictionaries</w:delText>
                </w:r>
                <w:r w:rsidR="00F27D38" w:rsidDel="004B2E9E">
                  <w:rPr>
                    <w:rFonts w:ascii="Verdana" w:hAnsi="Verdana" w:cs="Arial"/>
                    <w:color w:val="000000" w:themeColor="text1"/>
                    <w:sz w:val="18"/>
                    <w:szCs w:val="18"/>
                    <w:lang w:val="en-US"/>
                  </w:rPr>
                  <w:fldChar w:fldCharType="end"/>
                </w:r>
                <w:r w:rsidR="00F27D38" w:rsidDel="004B2E9E">
                  <w:rPr>
                    <w:rFonts w:ascii="Verdana" w:hAnsi="Verdana" w:cs="Arial"/>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 xml:space="preserve"> in the</w:delText>
                </w:r>
                <w:r w:rsidR="00F27D38" w:rsidDel="004B2E9E">
                  <w:rPr>
                    <w:rFonts w:ascii="Verdana" w:hAnsi="Verdana" w:cs="Arial"/>
                    <w:b/>
                    <w:color w:val="000000" w:themeColor="text1"/>
                    <w:sz w:val="18"/>
                    <w:szCs w:val="18"/>
                    <w:lang w:val="en-US"/>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file in worksheet </w:delText>
                </w:r>
                <w:r w:rsidR="00F27D38" w:rsidDel="004B2E9E">
                  <w:rPr>
                    <w:rFonts w:ascii="Verdana" w:hAnsi="Verdana" w:cs="Arial"/>
                    <w:b/>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All LOVs</w:delText>
                </w:r>
                <w:r w:rsidR="00F27D38" w:rsidDel="004B2E9E">
                  <w:rPr>
                    <w:rFonts w:ascii="Verdana" w:hAnsi="Verdana" w:cs="Arial"/>
                    <w:color w:val="000000" w:themeColor="text1"/>
                    <w:sz w:val="18"/>
                    <w:szCs w:val="18"/>
                    <w:lang w:val="en-US"/>
                  </w:rPr>
                  <w:delText>’</w:delText>
                </w:r>
                <w:r w:rsidR="00E32BC2" w:rsidDel="00F27D38">
                  <w:rPr>
                    <w:rFonts w:ascii="Verdana" w:hAnsi="Verdana" w:cs="Arial"/>
                    <w:b/>
                    <w:color w:val="000000" w:themeColor="text1"/>
                    <w:sz w:val="18"/>
                    <w:szCs w:val="18"/>
                    <w:lang w:val="en-US"/>
                  </w:rPr>
                  <w:delText xml:space="preserve">NOTE: </w:delText>
                </w:r>
                <w:r w:rsidR="00E32BC2" w:rsidRPr="00642460" w:rsidDel="00F27D38">
                  <w:rPr>
                    <w:rFonts w:ascii="Verdana" w:hAnsi="Verdana" w:cs="Arial"/>
                    <w:color w:val="000000" w:themeColor="text1"/>
                    <w:sz w:val="18"/>
                    <w:szCs w:val="18"/>
                    <w:lang w:val="en-US"/>
                  </w:rPr>
                  <w:delText>The dropdown list is maintained in the Shared Network Path</w:delText>
                </w:r>
                <w:r w:rsidR="00E32BC2" w:rsidDel="00F27D38">
                  <w:rPr>
                    <w:rFonts w:ascii="Verdana" w:hAnsi="Verdana" w:cs="Arial"/>
                    <w:color w:val="000000" w:themeColor="text1"/>
                    <w:sz w:val="18"/>
                    <w:szCs w:val="18"/>
                    <w:lang w:val="en-US"/>
                  </w:rPr>
                  <w:delText xml:space="preserve"> </w:delText>
                </w:r>
                <w:r w:rsidR="00E32BC2" w:rsidDel="00F27D38">
                  <w:rPr>
                    <w:rFonts w:ascii="Verdana" w:hAnsi="Verdana" w:cs="Arial"/>
                    <w:color w:val="000000" w:themeColor="text1"/>
                    <w:sz w:val="18"/>
                    <w:szCs w:val="18"/>
                    <w:lang w:val="en-US"/>
                  </w:rPr>
                  <w:fldChar w:fldCharType="begin"/>
                </w:r>
                <w:r w:rsidR="00E32BC2" w:rsidDel="00F27D38">
                  <w:rPr>
                    <w:rFonts w:ascii="Verdana" w:hAnsi="Verdana" w:cs="Arial"/>
                    <w:color w:val="000000" w:themeColor="text1"/>
                    <w:sz w:val="18"/>
                    <w:szCs w:val="18"/>
                    <w:lang w:val="en-US"/>
                  </w:rPr>
                  <w:delInstrText xml:space="preserve"> HYPERLINK "</w:delInstrText>
                </w:r>
                <w:r w:rsidR="00E32BC2" w:rsidRPr="00C70EFF" w:rsidDel="00F27D38">
                  <w:rPr>
                    <w:rFonts w:ascii="Verdana" w:hAnsi="Verdana" w:cs="Arial"/>
                    <w:color w:val="000000" w:themeColor="text1"/>
                    <w:sz w:val="18"/>
                    <w:szCs w:val="18"/>
                    <w:lang w:val="en-US"/>
                  </w:rPr>
                  <w:delInstrText>\\\\seskcifssvm01\\GPT_RPA\\Dictionaries</w:delInstrText>
                </w:r>
                <w:r w:rsidR="00E32BC2" w:rsidDel="00F27D38">
                  <w:rPr>
                    <w:rFonts w:ascii="Verdana" w:hAnsi="Verdana" w:cs="Arial"/>
                    <w:color w:val="000000" w:themeColor="text1"/>
                    <w:sz w:val="18"/>
                    <w:szCs w:val="18"/>
                    <w:lang w:val="en-US"/>
                  </w:rPr>
                  <w:delInstrText xml:space="preserve">" </w:delInstrText>
                </w:r>
                <w:r w:rsidR="00E32BC2" w:rsidDel="00F27D38">
                  <w:rPr>
                    <w:rFonts w:ascii="Verdana" w:hAnsi="Verdana" w:cs="Arial"/>
                    <w:color w:val="000000" w:themeColor="text1"/>
                    <w:sz w:val="18"/>
                    <w:szCs w:val="18"/>
                    <w:lang w:val="en-US"/>
                  </w:rPr>
                  <w:fldChar w:fldCharType="separate"/>
                </w:r>
                <w:r w:rsidR="00E32BC2" w:rsidRPr="000B7EE1" w:rsidDel="00F27D38">
                  <w:rPr>
                    <w:rStyle w:val="Hyperlink"/>
                    <w:rFonts w:ascii="Verdana" w:hAnsi="Verdana" w:cs="Arial"/>
                    <w:sz w:val="18"/>
                    <w:szCs w:val="18"/>
                    <w:lang w:val="en-US"/>
                  </w:rPr>
                  <w:delText>\\seskcifssvm01\GPT_RPA\Dictionaries</w:delText>
                </w:r>
                <w:r w:rsidR="00E32BC2" w:rsidDel="00F27D38">
                  <w:rPr>
                    <w:rFonts w:ascii="Verdana" w:hAnsi="Verdana" w:cs="Arial"/>
                    <w:color w:val="000000" w:themeColor="text1"/>
                    <w:sz w:val="18"/>
                    <w:szCs w:val="18"/>
                    <w:lang w:val="en-US"/>
                  </w:rPr>
                  <w:fldChar w:fldCharType="end"/>
                </w:r>
                <w:r w:rsidR="00E32BC2" w:rsidDel="00F27D38">
                  <w:rPr>
                    <w:rFonts w:ascii="Verdana" w:hAnsi="Verdana" w:cs="Arial"/>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 xml:space="preserve"> in the</w:delText>
                </w:r>
                <w:r w:rsidR="00E32BC2" w:rsidDel="00F27D38">
                  <w:rPr>
                    <w:rFonts w:ascii="Verdana" w:hAnsi="Verdana" w:cs="Arial"/>
                    <w:b/>
                    <w:color w:val="000000" w:themeColor="text1"/>
                    <w:sz w:val="18"/>
                    <w:szCs w:val="18"/>
                    <w:lang w:val="en-US"/>
                  </w:rPr>
                  <w:delText xml:space="preserve"> </w:delText>
                </w:r>
                <w:r w:rsidR="00E32BC2" w:rsidDel="00F27D38">
                  <w:rPr>
                    <w:rFonts w:ascii="Verdana" w:hAnsi="Verdana" w:cs="Arial"/>
                    <w:color w:val="000000" w:themeColor="text1"/>
                    <w:sz w:val="18"/>
                    <w:szCs w:val="18"/>
                  </w:rPr>
                  <w:delText xml:space="preserve">‘DropDownLOVs_ddmmmmyyyy’ file in worksheet </w:delText>
                </w:r>
                <w:r w:rsidR="00E32BC2" w:rsidDel="00F27D38">
                  <w:rPr>
                    <w:rFonts w:ascii="Verdana" w:hAnsi="Verdana" w:cs="Arial"/>
                    <w:b/>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All LOVs</w:delText>
                </w:r>
                <w:r w:rsidR="00E32BC2" w:rsidDel="00F27D38">
                  <w:rPr>
                    <w:rFonts w:ascii="Verdana" w:hAnsi="Verdana" w:cs="Arial"/>
                    <w:color w:val="000000" w:themeColor="text1"/>
                    <w:sz w:val="18"/>
                    <w:szCs w:val="18"/>
                    <w:lang w:val="en-US"/>
                  </w:rPr>
                  <w:delText>’</w:delText>
                </w:r>
              </w:del>
            </w:ins>
          </w:p>
        </w:tc>
        <w:tc>
          <w:tcPr>
            <w:tcW w:w="1418" w:type="dxa"/>
          </w:tcPr>
          <w:p w14:paraId="193C6053" w14:textId="77777777" w:rsidR="00311DC6" w:rsidRPr="000F672E" w:rsidRDefault="00311DC6" w:rsidP="00311DC6">
            <w:pPr>
              <w:rPr>
                <w:rFonts w:cs="Arial"/>
                <w:b/>
                <w:color w:val="000000" w:themeColor="text1"/>
                <w:sz w:val="18"/>
                <w:szCs w:val="18"/>
                <w:lang w:val="en-US"/>
              </w:rPr>
            </w:pPr>
          </w:p>
        </w:tc>
        <w:tc>
          <w:tcPr>
            <w:tcW w:w="10938" w:type="dxa"/>
          </w:tcPr>
          <w:p w14:paraId="3C4802BB" w14:textId="760EBA39" w:rsidR="00311DC6" w:rsidRDefault="00BD375A" w:rsidP="00311DC6">
            <w:pPr>
              <w:rPr>
                <w:noProof/>
              </w:rPr>
            </w:pPr>
            <w:ins w:id="2126" w:author="Author">
              <w:r>
                <w:rPr>
                  <w:noProof/>
                  <w:lang w:val="en-US"/>
                </w:rPr>
                <w:drawing>
                  <wp:inline distT="0" distB="0" distL="0" distR="0" wp14:anchorId="2E0B1E09" wp14:editId="7B8C0686">
                    <wp:extent cx="1943100" cy="1685925"/>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943100" cy="1685925"/>
                            </a:xfrm>
                            <a:prstGeom prst="rect">
                              <a:avLst/>
                            </a:prstGeom>
                          </pic:spPr>
                        </pic:pic>
                      </a:graphicData>
                    </a:graphic>
                  </wp:inline>
                </w:drawing>
              </w:r>
            </w:ins>
          </w:p>
        </w:tc>
      </w:tr>
      <w:tr w:rsidR="00311DC6" w:rsidRPr="005335B1" w14:paraId="3803362F" w14:textId="77777777" w:rsidTr="00FA4F51">
        <w:trPr>
          <w:cantSplit/>
          <w:trHeight w:val="20"/>
        </w:trPr>
        <w:tc>
          <w:tcPr>
            <w:tcW w:w="1843" w:type="dxa"/>
          </w:tcPr>
          <w:p w14:paraId="03DF4C9A" w14:textId="77777777" w:rsidR="00311DC6" w:rsidRDefault="00C227E1"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3.1.7</w:t>
            </w:r>
            <w:r w:rsidR="001D79C4">
              <w:rPr>
                <w:rFonts w:ascii="Verdana" w:eastAsiaTheme="minorHAnsi" w:hAnsi="Verdana" w:cs="Arial"/>
                <w:b/>
                <w:color w:val="000000" w:themeColor="text1"/>
                <w:sz w:val="18"/>
                <w:szCs w:val="18"/>
              </w:rPr>
              <w:t>6</w:t>
            </w:r>
            <w:r w:rsidR="00311DC6">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SWEDEN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Create Drop down list</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288A5350" w14:textId="77777777" w:rsidR="00311DC6" w:rsidRDefault="00311DC6" w:rsidP="00311DC6">
            <w:pPr>
              <w:pStyle w:val="steptext"/>
              <w:rPr>
                <w:rFonts w:ascii="Verdana" w:eastAsiaTheme="minorHAnsi" w:hAnsi="Verdana" w:cs="Arial"/>
                <w:sz w:val="18"/>
                <w:szCs w:val="18"/>
              </w:rPr>
            </w:pPr>
            <w:r w:rsidRPr="006649DB">
              <w:rPr>
                <w:rFonts w:ascii="Verdana" w:eastAsiaTheme="minorHAnsi" w:hAnsi="Verdana" w:cs="Arial"/>
                <w:sz w:val="18"/>
                <w:szCs w:val="18"/>
              </w:rPr>
              <w:t>Create dropdown list  for the blank rows on Global Template column PRODUCT containing:</w:t>
            </w:r>
          </w:p>
          <w:p w14:paraId="5DAAF3B6" w14:textId="77777777" w:rsidR="00515D53" w:rsidRPr="006649DB" w:rsidRDefault="00515D53" w:rsidP="00515D53">
            <w:pPr>
              <w:pStyle w:val="steptext"/>
              <w:rPr>
                <w:rFonts w:ascii="Verdana" w:eastAsiaTheme="minorHAnsi" w:hAnsi="Verdana" w:cs="Arial"/>
                <w:sz w:val="18"/>
                <w:szCs w:val="18"/>
              </w:rPr>
            </w:pPr>
            <w:r>
              <w:rPr>
                <w:rFonts w:ascii="Verdana" w:eastAsiaTheme="minorHAnsi" w:hAnsi="Verdana" w:cs="Arial"/>
                <w:sz w:val="18"/>
                <w:szCs w:val="18"/>
              </w:rPr>
              <w:t>ACCOLATE;ARIMIDEX;</w:t>
            </w:r>
            <w:r w:rsidRPr="006649DB">
              <w:rPr>
                <w:rFonts w:ascii="Verdana" w:eastAsiaTheme="minorHAnsi" w:hAnsi="Verdana" w:cs="Arial"/>
                <w:sz w:val="18"/>
                <w:szCs w:val="18"/>
              </w:rPr>
              <w:t>ATACAN</w:t>
            </w:r>
            <w:r>
              <w:rPr>
                <w:rFonts w:ascii="Verdana" w:eastAsiaTheme="minorHAnsi" w:hAnsi="Verdana" w:cs="Arial"/>
                <w:sz w:val="18"/>
                <w:szCs w:val="18"/>
              </w:rPr>
              <w:t>D;BEVESPI;AEROSPHERE;BRILINTA;BYDUREON;BYETTA;</w:t>
            </w:r>
            <w:r w:rsidRPr="006649DB">
              <w:rPr>
                <w:rFonts w:ascii="Verdana" w:eastAsiaTheme="minorHAnsi" w:hAnsi="Verdana" w:cs="Arial"/>
                <w:sz w:val="18"/>
                <w:szCs w:val="18"/>
              </w:rPr>
              <w:t>CALQU</w:t>
            </w:r>
            <w:r>
              <w:rPr>
                <w:rFonts w:ascii="Verdana" w:eastAsiaTheme="minorHAnsi" w:hAnsi="Verdana" w:cs="Arial"/>
                <w:sz w:val="18"/>
                <w:szCs w:val="18"/>
              </w:rPr>
              <w:t>ENCE; CAPRELSA;CASODEX;CRESTOR;DALIRESP;DUTOPROL;ENTOCORT;EPANOVA;FARXIGA;FASENRA;FASLODEX;FLUMIST;IMFINZI;IRESSA;KOMBIGLYZE; LOKELMA; LUMOXITI;LYNPARZA;MERREM IV;MOVANTIK;MYALEPT;</w:t>
            </w:r>
            <w:r w:rsidRPr="006649DB">
              <w:rPr>
                <w:rFonts w:ascii="Verdana" w:eastAsiaTheme="minorHAnsi" w:hAnsi="Verdana" w:cs="Arial"/>
                <w:sz w:val="18"/>
                <w:szCs w:val="18"/>
              </w:rPr>
              <w:t>NEXIUM</w:t>
            </w:r>
            <w:r>
              <w:rPr>
                <w:rFonts w:ascii="Verdana" w:eastAsiaTheme="minorHAnsi" w:hAnsi="Verdana" w:cs="Arial"/>
                <w:sz w:val="18"/>
                <w:szCs w:val="18"/>
              </w:rPr>
              <w:t xml:space="preserve">; </w:t>
            </w:r>
            <w:r w:rsidRPr="006649DB">
              <w:rPr>
                <w:rFonts w:ascii="Verdana" w:hAnsi="Verdana" w:cs="Arial"/>
                <w:sz w:val="18"/>
                <w:szCs w:val="18"/>
              </w:rPr>
              <w:t>NON-COVERED</w:t>
            </w:r>
            <w:r>
              <w:rPr>
                <w:rFonts w:ascii="Verdana" w:hAnsi="Verdana" w:cs="Arial"/>
                <w:sz w:val="18"/>
                <w:szCs w:val="18"/>
              </w:rPr>
              <w:t>,</w:t>
            </w:r>
            <w:r w:rsidRPr="006649DB">
              <w:rPr>
                <w:rFonts w:ascii="Verdana" w:hAnsi="Verdana" w:cs="Arial"/>
                <w:sz w:val="18"/>
                <w:szCs w:val="18"/>
              </w:rPr>
              <w:t xml:space="preserve"> PRODUCT</w:t>
            </w:r>
            <w:r>
              <w:rPr>
                <w:rFonts w:ascii="Verdana" w:hAnsi="Verdana" w:cs="Arial"/>
                <w:sz w:val="18"/>
                <w:szCs w:val="18"/>
              </w:rPr>
              <w:t xml:space="preserve">; </w:t>
            </w:r>
            <w:r w:rsidRPr="006649DB">
              <w:rPr>
                <w:rFonts w:ascii="Verdana" w:hAnsi="Verdana" w:cs="Arial"/>
                <w:sz w:val="18"/>
                <w:szCs w:val="18"/>
              </w:rPr>
              <w:t>NONE</w:t>
            </w:r>
            <w:r>
              <w:rPr>
                <w:rFonts w:ascii="Verdana" w:hAnsi="Verdana" w:cs="Arial"/>
                <w:sz w:val="18"/>
                <w:szCs w:val="18"/>
              </w:rPr>
              <w:t xml:space="preserve">; </w:t>
            </w:r>
            <w:r w:rsidRPr="006649DB">
              <w:rPr>
                <w:rFonts w:ascii="Verdana" w:hAnsi="Verdana" w:cs="Arial"/>
                <w:sz w:val="18"/>
                <w:szCs w:val="18"/>
              </w:rPr>
              <w:t>ONGLYZA</w:t>
            </w:r>
            <w:r>
              <w:rPr>
                <w:rFonts w:ascii="Verdana" w:hAnsi="Verdana" w:cs="Arial"/>
                <w:sz w:val="18"/>
                <w:szCs w:val="18"/>
              </w:rPr>
              <w:t xml:space="preserve">; </w:t>
            </w:r>
            <w:r w:rsidRPr="006649DB">
              <w:rPr>
                <w:rFonts w:ascii="Verdana" w:hAnsi="Verdana" w:cs="Arial"/>
                <w:sz w:val="18"/>
                <w:szCs w:val="18"/>
              </w:rPr>
              <w:t>ONGLYZA</w:t>
            </w:r>
            <w:r>
              <w:rPr>
                <w:rFonts w:ascii="Verdana" w:hAnsi="Verdana" w:cs="Arial"/>
                <w:sz w:val="18"/>
                <w:szCs w:val="18"/>
              </w:rPr>
              <w:t xml:space="preserve">; </w:t>
            </w:r>
            <w:r w:rsidRPr="006649DB">
              <w:rPr>
                <w:rFonts w:ascii="Verdana" w:hAnsi="Verdana" w:cs="Arial"/>
                <w:sz w:val="18"/>
                <w:szCs w:val="18"/>
              </w:rPr>
              <w:t>PRILOSEC</w:t>
            </w:r>
            <w:r>
              <w:rPr>
                <w:rFonts w:ascii="Verdana" w:hAnsi="Verdana" w:cs="Arial"/>
                <w:sz w:val="18"/>
                <w:szCs w:val="18"/>
              </w:rPr>
              <w:t xml:space="preserve">; </w:t>
            </w:r>
            <w:r w:rsidRPr="006649DB">
              <w:rPr>
                <w:rFonts w:ascii="Verdana" w:hAnsi="Verdana" w:cs="Arial"/>
                <w:sz w:val="18"/>
                <w:szCs w:val="18"/>
              </w:rPr>
              <w:t>PULMICORT RESPULES</w:t>
            </w:r>
            <w:r>
              <w:rPr>
                <w:rFonts w:ascii="Verdana" w:hAnsi="Verdana" w:cs="Arial"/>
                <w:sz w:val="18"/>
                <w:szCs w:val="18"/>
              </w:rPr>
              <w:t xml:space="preserve">; </w:t>
            </w:r>
            <w:r w:rsidRPr="006649DB">
              <w:rPr>
                <w:rFonts w:ascii="Verdana" w:hAnsi="Verdana" w:cs="Arial"/>
                <w:sz w:val="18"/>
                <w:szCs w:val="18"/>
              </w:rPr>
              <w:t>QTERN</w:t>
            </w:r>
            <w:r>
              <w:rPr>
                <w:rFonts w:ascii="Verdana" w:hAnsi="Verdana" w:cs="Arial"/>
                <w:sz w:val="18"/>
                <w:szCs w:val="18"/>
              </w:rPr>
              <w:t xml:space="preserve">; </w:t>
            </w:r>
            <w:r w:rsidRPr="006649DB">
              <w:rPr>
                <w:rFonts w:ascii="Verdana" w:hAnsi="Verdana" w:cs="Arial"/>
                <w:sz w:val="18"/>
                <w:szCs w:val="18"/>
              </w:rPr>
              <w:t>QUETIAPINE FUM</w:t>
            </w:r>
            <w:r>
              <w:rPr>
                <w:rFonts w:ascii="Verdana" w:hAnsi="Verdana" w:cs="Arial"/>
                <w:sz w:val="18"/>
                <w:szCs w:val="18"/>
              </w:rPr>
              <w:t xml:space="preserve">; </w:t>
            </w:r>
            <w:r w:rsidRPr="006649DB">
              <w:rPr>
                <w:rFonts w:ascii="Verdana" w:hAnsi="Verdana" w:cs="Arial"/>
                <w:sz w:val="18"/>
                <w:szCs w:val="18"/>
              </w:rPr>
              <w:t>RHINOCORT</w:t>
            </w:r>
            <w:r>
              <w:rPr>
                <w:rFonts w:ascii="Verdana" w:hAnsi="Verdana" w:cs="Arial"/>
                <w:sz w:val="18"/>
                <w:szCs w:val="18"/>
              </w:rPr>
              <w:t>;</w:t>
            </w:r>
            <w:r w:rsidRPr="006649DB">
              <w:rPr>
                <w:rFonts w:ascii="Verdana" w:hAnsi="Verdana" w:cs="Arial"/>
                <w:sz w:val="18"/>
                <w:szCs w:val="18"/>
              </w:rPr>
              <w:t xml:space="preserve"> SEROQUEL</w:t>
            </w:r>
            <w:r>
              <w:rPr>
                <w:rFonts w:ascii="Verdana" w:hAnsi="Verdana" w:cs="Arial"/>
                <w:sz w:val="18"/>
                <w:szCs w:val="18"/>
              </w:rPr>
              <w:t xml:space="preserve">; </w:t>
            </w:r>
            <w:r w:rsidRPr="006649DB">
              <w:rPr>
                <w:rFonts w:ascii="Verdana" w:hAnsi="Verdana" w:cs="Arial"/>
                <w:sz w:val="18"/>
                <w:szCs w:val="18"/>
              </w:rPr>
              <w:t>SYMBICORT</w:t>
            </w:r>
            <w:r>
              <w:rPr>
                <w:rFonts w:ascii="Verdana" w:hAnsi="Verdana" w:cs="Arial"/>
                <w:sz w:val="18"/>
                <w:szCs w:val="18"/>
              </w:rPr>
              <w:t xml:space="preserve">; </w:t>
            </w:r>
            <w:r w:rsidRPr="006649DB">
              <w:rPr>
                <w:rFonts w:ascii="Verdana" w:hAnsi="Verdana" w:cs="Arial"/>
                <w:sz w:val="18"/>
                <w:szCs w:val="18"/>
              </w:rPr>
              <w:t>SYMLIN PEN</w:t>
            </w:r>
            <w:r>
              <w:rPr>
                <w:rFonts w:ascii="Verdana" w:hAnsi="Verdana" w:cs="Arial"/>
                <w:sz w:val="18"/>
                <w:szCs w:val="18"/>
              </w:rPr>
              <w:t xml:space="preserve">; </w:t>
            </w:r>
            <w:r w:rsidRPr="006649DB">
              <w:rPr>
                <w:rFonts w:ascii="Verdana" w:hAnsi="Verdana" w:cs="Arial"/>
                <w:sz w:val="18"/>
                <w:szCs w:val="18"/>
              </w:rPr>
              <w:t>SYNAGIS</w:t>
            </w:r>
            <w:r>
              <w:rPr>
                <w:rFonts w:ascii="Verdana" w:hAnsi="Verdana" w:cs="Arial"/>
                <w:sz w:val="18"/>
                <w:szCs w:val="18"/>
              </w:rPr>
              <w:t xml:space="preserve">; </w:t>
            </w:r>
            <w:r w:rsidRPr="006649DB">
              <w:rPr>
                <w:rFonts w:ascii="Verdana" w:hAnsi="Verdana" w:cs="Arial"/>
                <w:sz w:val="18"/>
                <w:szCs w:val="18"/>
              </w:rPr>
              <w:t>TAGRISSO</w:t>
            </w:r>
            <w:r>
              <w:rPr>
                <w:rFonts w:ascii="Verdana" w:hAnsi="Verdana" w:cs="Arial"/>
                <w:sz w:val="18"/>
                <w:szCs w:val="18"/>
              </w:rPr>
              <w:t xml:space="preserve">; </w:t>
            </w:r>
            <w:r w:rsidRPr="006649DB">
              <w:rPr>
                <w:rFonts w:ascii="Verdana" w:hAnsi="Verdana" w:cs="Arial"/>
                <w:sz w:val="18"/>
                <w:szCs w:val="18"/>
              </w:rPr>
              <w:t>TENORETIC</w:t>
            </w:r>
            <w:r>
              <w:rPr>
                <w:rFonts w:ascii="Verdana" w:hAnsi="Verdana" w:cs="Arial"/>
                <w:sz w:val="18"/>
                <w:szCs w:val="18"/>
              </w:rPr>
              <w:t xml:space="preserve">; </w:t>
            </w:r>
            <w:r w:rsidRPr="006649DB">
              <w:rPr>
                <w:rFonts w:ascii="Verdana" w:hAnsi="Verdana" w:cs="Arial"/>
                <w:sz w:val="18"/>
                <w:szCs w:val="18"/>
              </w:rPr>
              <w:t>TENORMIN</w:t>
            </w:r>
            <w:r>
              <w:rPr>
                <w:rFonts w:ascii="Verdana" w:hAnsi="Verdana" w:cs="Arial"/>
                <w:sz w:val="18"/>
                <w:szCs w:val="18"/>
              </w:rPr>
              <w:t xml:space="preserve">; </w:t>
            </w:r>
            <w:r w:rsidRPr="006649DB">
              <w:rPr>
                <w:rFonts w:ascii="Verdana" w:hAnsi="Verdana" w:cs="Arial"/>
                <w:sz w:val="18"/>
                <w:szCs w:val="18"/>
              </w:rPr>
              <w:t>TOPROL</w:t>
            </w:r>
            <w:r>
              <w:rPr>
                <w:rFonts w:ascii="Verdana" w:hAnsi="Verdana" w:cs="Arial"/>
                <w:sz w:val="18"/>
                <w:szCs w:val="18"/>
              </w:rPr>
              <w:t xml:space="preserve">; </w:t>
            </w:r>
            <w:r w:rsidRPr="006649DB">
              <w:rPr>
                <w:rFonts w:ascii="Verdana" w:hAnsi="Verdana" w:cs="Arial"/>
                <w:sz w:val="18"/>
                <w:szCs w:val="18"/>
              </w:rPr>
              <w:t>TUDORZA</w:t>
            </w:r>
            <w:r>
              <w:rPr>
                <w:rFonts w:ascii="Verdana" w:hAnsi="Verdana" w:cs="Arial"/>
                <w:sz w:val="18"/>
                <w:szCs w:val="18"/>
              </w:rPr>
              <w:t xml:space="preserve">; </w:t>
            </w:r>
            <w:r w:rsidRPr="006649DB">
              <w:rPr>
                <w:rFonts w:ascii="Verdana" w:hAnsi="Verdana" w:cs="Arial"/>
                <w:sz w:val="18"/>
                <w:szCs w:val="18"/>
              </w:rPr>
              <w:t>VIMOVO</w:t>
            </w:r>
            <w:r>
              <w:rPr>
                <w:rFonts w:ascii="Verdana" w:hAnsi="Verdana" w:cs="Arial"/>
                <w:sz w:val="18"/>
                <w:szCs w:val="18"/>
              </w:rPr>
              <w:t xml:space="preserve">; </w:t>
            </w:r>
            <w:r w:rsidRPr="006649DB">
              <w:rPr>
                <w:rFonts w:ascii="Verdana" w:hAnsi="Verdana" w:cs="Arial"/>
                <w:sz w:val="18"/>
                <w:szCs w:val="18"/>
              </w:rPr>
              <w:t>XIGDUO</w:t>
            </w:r>
            <w:r>
              <w:rPr>
                <w:rFonts w:ascii="Verdana" w:hAnsi="Verdana" w:cs="Arial"/>
                <w:sz w:val="18"/>
                <w:szCs w:val="18"/>
              </w:rPr>
              <w:t xml:space="preserve">; </w:t>
            </w:r>
            <w:r w:rsidRPr="006649DB">
              <w:rPr>
                <w:rFonts w:ascii="Verdana" w:hAnsi="Verdana" w:cs="Arial"/>
                <w:sz w:val="18"/>
                <w:szCs w:val="18"/>
              </w:rPr>
              <w:t>ZAFIRLUKAST</w:t>
            </w:r>
            <w:r>
              <w:rPr>
                <w:rFonts w:ascii="Verdana" w:hAnsi="Verdana" w:cs="Arial"/>
                <w:sz w:val="18"/>
                <w:szCs w:val="18"/>
              </w:rPr>
              <w:t xml:space="preserve">; </w:t>
            </w:r>
            <w:r w:rsidRPr="006649DB">
              <w:rPr>
                <w:rFonts w:ascii="Verdana" w:hAnsi="Verdana" w:cs="Arial"/>
                <w:sz w:val="18"/>
                <w:szCs w:val="18"/>
              </w:rPr>
              <w:t>ZESTORETIC</w:t>
            </w:r>
            <w:r>
              <w:rPr>
                <w:rFonts w:ascii="Verdana" w:hAnsi="Verdana" w:cs="Arial"/>
                <w:sz w:val="18"/>
                <w:szCs w:val="18"/>
              </w:rPr>
              <w:t xml:space="preserve">; </w:t>
            </w:r>
            <w:r w:rsidRPr="006649DB">
              <w:rPr>
                <w:rFonts w:ascii="Verdana" w:hAnsi="Verdana" w:cs="Arial"/>
                <w:sz w:val="18"/>
                <w:szCs w:val="18"/>
              </w:rPr>
              <w:t>ZESTRIL</w:t>
            </w:r>
            <w:r>
              <w:rPr>
                <w:rFonts w:ascii="Verdana" w:hAnsi="Verdana" w:cs="Arial"/>
                <w:sz w:val="18"/>
                <w:szCs w:val="18"/>
              </w:rPr>
              <w:t xml:space="preserve">; </w:t>
            </w:r>
            <w:r w:rsidRPr="006649DB">
              <w:rPr>
                <w:rFonts w:ascii="Verdana" w:hAnsi="Verdana" w:cs="Arial"/>
                <w:sz w:val="18"/>
                <w:szCs w:val="18"/>
              </w:rPr>
              <w:t>ZOLADEX</w:t>
            </w:r>
            <w:r>
              <w:rPr>
                <w:rFonts w:ascii="Verdana" w:hAnsi="Verdana" w:cs="Arial"/>
                <w:sz w:val="18"/>
                <w:szCs w:val="18"/>
              </w:rPr>
              <w:t xml:space="preserve">; </w:t>
            </w:r>
            <w:r w:rsidRPr="006649DB">
              <w:rPr>
                <w:rFonts w:ascii="Verdana" w:hAnsi="Verdana" w:cs="Arial"/>
                <w:sz w:val="18"/>
                <w:szCs w:val="18"/>
              </w:rPr>
              <w:t>ZOMIG</w:t>
            </w:r>
            <w:r>
              <w:rPr>
                <w:rFonts w:ascii="Verdana" w:hAnsi="Verdana" w:cs="Arial"/>
                <w:sz w:val="18"/>
                <w:szCs w:val="18"/>
              </w:rPr>
              <w:t xml:space="preserve">; </w:t>
            </w:r>
            <w:r w:rsidRPr="006649DB">
              <w:rPr>
                <w:rFonts w:ascii="Verdana" w:hAnsi="Verdana" w:cs="Arial"/>
                <w:sz w:val="18"/>
                <w:szCs w:val="18"/>
              </w:rPr>
              <w:t>ZURAMPIC</w:t>
            </w:r>
            <w:r>
              <w:rPr>
                <w:rFonts w:ascii="Verdana" w:hAnsi="Verdana" w:cs="Arial"/>
                <w:sz w:val="18"/>
                <w:szCs w:val="18"/>
              </w:rPr>
              <w:t xml:space="preserve"> </w:t>
            </w:r>
          </w:p>
          <w:p w14:paraId="398988D6" w14:textId="77777777" w:rsidR="00E32BC2" w:rsidRDefault="00E32BC2" w:rsidP="00515D53">
            <w:pPr>
              <w:pStyle w:val="steptext"/>
              <w:rPr>
                <w:ins w:id="2127" w:author="Author"/>
                <w:rFonts w:ascii="Verdana" w:hAnsi="Verdana" w:cs="Arial"/>
                <w:b/>
                <w:color w:val="000000" w:themeColor="text1"/>
                <w:sz w:val="18"/>
                <w:szCs w:val="18"/>
              </w:rPr>
            </w:pPr>
          </w:p>
          <w:p w14:paraId="02546A2F" w14:textId="2064293A" w:rsidR="00311DC6" w:rsidRPr="00515D53" w:rsidRDefault="004B2E9E" w:rsidP="00515D53">
            <w:pPr>
              <w:pStyle w:val="steptext"/>
              <w:rPr>
                <w:rFonts w:ascii="Verdana" w:eastAsiaTheme="minorHAnsi" w:hAnsi="Verdana" w:cs="Arial"/>
                <w:sz w:val="18"/>
                <w:szCs w:val="18"/>
              </w:rPr>
            </w:pPr>
            <w:ins w:id="2128" w:author="Author">
              <w:r>
                <w:rPr>
                  <w:rFonts w:ascii="Verdana" w:hAnsi="Verdana" w:cs="Arial"/>
                  <w:b/>
                  <w:color w:val="000000" w:themeColor="text1"/>
                  <w:sz w:val="18"/>
                  <w:szCs w:val="18"/>
                </w:rPr>
                <w:t xml:space="preserve">NOTE: </w:t>
              </w:r>
              <w:r w:rsidRPr="007E2239">
                <w:rPr>
                  <w:rFonts w:ascii="Verdana" w:hAnsi="Verdana" w:cs="Arial"/>
                  <w:color w:val="000000" w:themeColor="text1"/>
                  <w:sz w:val="18"/>
                  <w:szCs w:val="18"/>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rPr>
                <w:t xml:space="preserve"> ‘</w:t>
              </w:r>
              <w:r w:rsidRPr="007E2239">
                <w:rPr>
                  <w:rFonts w:ascii="Verdana" w:hAnsi="Verdana" w:cs="Arial"/>
                  <w:color w:val="000000" w:themeColor="text1"/>
                  <w:sz w:val="18"/>
                  <w:szCs w:val="18"/>
                </w:rPr>
                <w:t>All LOVs</w:t>
              </w:r>
              <w:r>
                <w:rPr>
                  <w:rFonts w:ascii="Verdana" w:hAnsi="Verdana" w:cs="Arial"/>
                  <w:color w:val="000000" w:themeColor="text1"/>
                  <w:sz w:val="18"/>
                  <w:szCs w:val="18"/>
                </w:rPr>
                <w:t>’ within the Global Template</w:t>
              </w:r>
              <w:del w:id="2129" w:author="Author">
                <w:r w:rsidR="00F27D38" w:rsidDel="004B2E9E">
                  <w:rPr>
                    <w:rFonts w:ascii="Verdana" w:hAnsi="Verdana" w:cs="Arial"/>
                    <w:b/>
                    <w:color w:val="000000" w:themeColor="text1"/>
                    <w:sz w:val="18"/>
                    <w:szCs w:val="18"/>
                  </w:rPr>
                  <w:delText xml:space="preserve">NOTE: </w:delText>
                </w:r>
                <w:r w:rsidR="00F27D38" w:rsidRPr="00642460" w:rsidDel="004B2E9E">
                  <w:rPr>
                    <w:rFonts w:ascii="Verdana" w:hAnsi="Verdana" w:cs="Arial"/>
                    <w:color w:val="000000" w:themeColor="text1"/>
                    <w:sz w:val="18"/>
                    <w:szCs w:val="18"/>
                  </w:rPr>
                  <w:delText>The dropdown list is maintained in the Shared Network Path</w:delText>
                </w:r>
                <w:r w:rsidR="00F27D38" w:rsidDel="004B2E9E">
                  <w:rPr>
                    <w:rFonts w:ascii="Verdana" w:hAnsi="Verdana" w:cs="Arial"/>
                    <w:color w:val="000000" w:themeColor="text1"/>
                    <w:sz w:val="18"/>
                    <w:szCs w:val="18"/>
                  </w:rPr>
                  <w:delText xml:space="preserve"> </w:delText>
                </w:r>
                <w:r w:rsidR="00F27D38" w:rsidDel="004B2E9E">
                  <w:rPr>
                    <w:rFonts w:ascii="Verdana" w:hAnsi="Verdana" w:cs="Arial"/>
                    <w:color w:val="000000" w:themeColor="text1"/>
                    <w:sz w:val="18"/>
                    <w:szCs w:val="18"/>
                  </w:rPr>
                  <w:fldChar w:fldCharType="begin"/>
                </w:r>
                <w:r w:rsidR="00F27D38" w:rsidDel="004B2E9E">
                  <w:rPr>
                    <w:rFonts w:ascii="Verdana" w:hAnsi="Verdana" w:cs="Arial"/>
                    <w:color w:val="000000" w:themeColor="text1"/>
                    <w:sz w:val="18"/>
                    <w:szCs w:val="18"/>
                  </w:rPr>
                  <w:delInstrText xml:space="preserve"> HYPERLINK "</w:delInstrText>
                </w:r>
                <w:r w:rsidR="00F27D38" w:rsidRPr="00C70EFF" w:rsidDel="004B2E9E">
                  <w:rPr>
                    <w:rFonts w:ascii="Verdana" w:hAnsi="Verdana" w:cs="Arial"/>
                    <w:color w:val="000000" w:themeColor="text1"/>
                    <w:sz w:val="18"/>
                    <w:szCs w:val="18"/>
                  </w:rPr>
                  <w:delInstrText>\\\\seskcifssvm01\\GPT_RPA\\Dictionaries</w:delInstrText>
                </w:r>
                <w:r w:rsidR="00F27D38" w:rsidDel="004B2E9E">
                  <w:rPr>
                    <w:rFonts w:ascii="Verdana" w:hAnsi="Verdana" w:cs="Arial"/>
                    <w:color w:val="000000" w:themeColor="text1"/>
                    <w:sz w:val="18"/>
                    <w:szCs w:val="18"/>
                  </w:rPr>
                  <w:delInstrText xml:space="preserve">" </w:delInstrText>
                </w:r>
                <w:r w:rsidR="00F27D38" w:rsidDel="004B2E9E">
                  <w:rPr>
                    <w:rFonts w:ascii="Verdana" w:hAnsi="Verdana" w:cs="Arial"/>
                    <w:color w:val="000000" w:themeColor="text1"/>
                    <w:sz w:val="18"/>
                    <w:szCs w:val="18"/>
                  </w:rPr>
                  <w:fldChar w:fldCharType="separate"/>
                </w:r>
                <w:r w:rsidR="00F27D38" w:rsidRPr="000B7EE1" w:rsidDel="004B2E9E">
                  <w:rPr>
                    <w:rStyle w:val="Hyperlink"/>
                    <w:rFonts w:ascii="Verdana" w:hAnsi="Verdana" w:cs="Arial"/>
                    <w:sz w:val="18"/>
                    <w:szCs w:val="18"/>
                  </w:rPr>
                  <w:delText>\\seskcifssvm01\GPT_RPA\Dictionaries</w:delText>
                </w:r>
                <w:r w:rsidR="00F27D38" w:rsidDel="004B2E9E">
                  <w:rPr>
                    <w:rFonts w:ascii="Verdana" w:hAnsi="Verdana" w:cs="Arial"/>
                    <w:color w:val="000000" w:themeColor="text1"/>
                    <w:sz w:val="18"/>
                    <w:szCs w:val="18"/>
                  </w:rPr>
                  <w:fldChar w:fldCharType="end"/>
                </w:r>
                <w:r w:rsidR="00F27D38" w:rsidDel="004B2E9E">
                  <w:rPr>
                    <w:rFonts w:ascii="Verdana" w:hAnsi="Verdana" w:cs="Arial"/>
                    <w:color w:val="000000" w:themeColor="text1"/>
                    <w:sz w:val="18"/>
                    <w:szCs w:val="18"/>
                  </w:rPr>
                  <w:delText xml:space="preserve"> </w:delText>
                </w:r>
                <w:r w:rsidR="00F27D38" w:rsidRPr="00642460" w:rsidDel="004B2E9E">
                  <w:rPr>
                    <w:rFonts w:ascii="Verdana" w:hAnsi="Verdana" w:cs="Arial"/>
                    <w:color w:val="000000" w:themeColor="text1"/>
                    <w:sz w:val="18"/>
                    <w:szCs w:val="18"/>
                  </w:rPr>
                  <w:delText xml:space="preserve"> in the</w:delText>
                </w:r>
                <w:r w:rsidR="00F27D38" w:rsidDel="004B2E9E">
                  <w:rPr>
                    <w:rFonts w:ascii="Verdana" w:hAnsi="Verdana" w:cs="Arial"/>
                    <w:b/>
                    <w:color w:val="000000" w:themeColor="text1"/>
                    <w:sz w:val="18"/>
                    <w:szCs w:val="18"/>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file in worksheet </w:delText>
                </w:r>
                <w:r w:rsidR="00F27D38" w:rsidDel="004B2E9E">
                  <w:rPr>
                    <w:rFonts w:ascii="Verdana" w:hAnsi="Verdana" w:cs="Arial"/>
                    <w:b/>
                    <w:color w:val="000000" w:themeColor="text1"/>
                    <w:sz w:val="18"/>
                    <w:szCs w:val="18"/>
                  </w:rPr>
                  <w:delText xml:space="preserve"> ‘</w:delText>
                </w:r>
                <w:r w:rsidR="00F27D38" w:rsidRPr="00642460" w:rsidDel="004B2E9E">
                  <w:rPr>
                    <w:rFonts w:ascii="Verdana" w:hAnsi="Verdana" w:cs="Arial"/>
                    <w:color w:val="000000" w:themeColor="text1"/>
                    <w:sz w:val="18"/>
                    <w:szCs w:val="18"/>
                  </w:rPr>
                  <w:delText>All LOVs</w:delText>
                </w:r>
                <w:r w:rsidR="00F27D38" w:rsidDel="004B2E9E">
                  <w:rPr>
                    <w:rFonts w:ascii="Verdana" w:hAnsi="Verdana" w:cs="Arial"/>
                    <w:color w:val="000000" w:themeColor="text1"/>
                    <w:sz w:val="18"/>
                    <w:szCs w:val="18"/>
                  </w:rPr>
                  <w:delText>’</w:delText>
                </w:r>
                <w:r w:rsidR="00E32BC2" w:rsidDel="00F27D38">
                  <w:rPr>
                    <w:rFonts w:ascii="Verdana" w:hAnsi="Verdana" w:cs="Arial"/>
                    <w:b/>
                    <w:color w:val="000000" w:themeColor="text1"/>
                    <w:sz w:val="18"/>
                    <w:szCs w:val="18"/>
                  </w:rPr>
                  <w:delText xml:space="preserve">NOTE: </w:delText>
                </w:r>
                <w:r w:rsidR="00E32BC2" w:rsidRPr="00642460" w:rsidDel="00F27D38">
                  <w:rPr>
                    <w:rFonts w:ascii="Verdana" w:hAnsi="Verdana" w:cs="Arial"/>
                    <w:color w:val="000000" w:themeColor="text1"/>
                    <w:sz w:val="18"/>
                    <w:szCs w:val="18"/>
                  </w:rPr>
                  <w:delText>The dropdown list is maintained in the Shared Network Path</w:delText>
                </w:r>
                <w:r w:rsidR="00E32BC2" w:rsidDel="00F27D38">
                  <w:rPr>
                    <w:rFonts w:ascii="Verdana" w:hAnsi="Verdana" w:cs="Arial"/>
                    <w:color w:val="000000" w:themeColor="text1"/>
                    <w:sz w:val="18"/>
                    <w:szCs w:val="18"/>
                  </w:rPr>
                  <w:delText xml:space="preserve"> </w:delText>
                </w:r>
                <w:r w:rsidR="00E32BC2" w:rsidDel="00F27D38">
                  <w:rPr>
                    <w:rFonts w:ascii="Verdana" w:hAnsi="Verdana" w:cs="Arial"/>
                    <w:color w:val="000000" w:themeColor="text1"/>
                    <w:sz w:val="18"/>
                    <w:szCs w:val="18"/>
                  </w:rPr>
                  <w:fldChar w:fldCharType="begin"/>
                </w:r>
                <w:r w:rsidR="00E32BC2" w:rsidDel="00F27D38">
                  <w:rPr>
                    <w:rFonts w:ascii="Verdana" w:hAnsi="Verdana" w:cs="Arial"/>
                    <w:color w:val="000000" w:themeColor="text1"/>
                    <w:sz w:val="18"/>
                    <w:szCs w:val="18"/>
                  </w:rPr>
                  <w:delInstrText xml:space="preserve"> HYPERLINK "</w:delInstrText>
                </w:r>
                <w:r w:rsidR="00E32BC2" w:rsidRPr="00C70EFF" w:rsidDel="00F27D38">
                  <w:rPr>
                    <w:rFonts w:ascii="Verdana" w:hAnsi="Verdana" w:cs="Arial"/>
                    <w:color w:val="000000" w:themeColor="text1"/>
                    <w:sz w:val="18"/>
                    <w:szCs w:val="18"/>
                  </w:rPr>
                  <w:delInstrText>\\\\seskcifssvm01\\GPT_RPA\\Dictionaries</w:delInstrText>
                </w:r>
                <w:r w:rsidR="00E32BC2" w:rsidDel="00F27D38">
                  <w:rPr>
                    <w:rFonts w:ascii="Verdana" w:hAnsi="Verdana" w:cs="Arial"/>
                    <w:color w:val="000000" w:themeColor="text1"/>
                    <w:sz w:val="18"/>
                    <w:szCs w:val="18"/>
                  </w:rPr>
                  <w:delInstrText xml:space="preserve">" </w:delInstrText>
                </w:r>
                <w:r w:rsidR="00E32BC2" w:rsidDel="00F27D38">
                  <w:rPr>
                    <w:rFonts w:ascii="Verdana" w:hAnsi="Verdana" w:cs="Arial"/>
                    <w:color w:val="000000" w:themeColor="text1"/>
                    <w:sz w:val="18"/>
                    <w:szCs w:val="18"/>
                  </w:rPr>
                  <w:fldChar w:fldCharType="separate"/>
                </w:r>
                <w:r w:rsidR="00E32BC2" w:rsidRPr="000B7EE1" w:rsidDel="00F27D38">
                  <w:rPr>
                    <w:rStyle w:val="Hyperlink"/>
                    <w:rFonts w:ascii="Verdana" w:hAnsi="Verdana" w:cs="Arial"/>
                    <w:sz w:val="18"/>
                    <w:szCs w:val="18"/>
                  </w:rPr>
                  <w:delText>\\seskcifssvm01\GPT_RPA\Dictionaries</w:delText>
                </w:r>
                <w:r w:rsidR="00E32BC2" w:rsidDel="00F27D38">
                  <w:rPr>
                    <w:rFonts w:ascii="Verdana" w:hAnsi="Verdana" w:cs="Arial"/>
                    <w:color w:val="000000" w:themeColor="text1"/>
                    <w:sz w:val="18"/>
                    <w:szCs w:val="18"/>
                  </w:rPr>
                  <w:fldChar w:fldCharType="end"/>
                </w:r>
                <w:r w:rsidR="00E32BC2" w:rsidDel="00F27D38">
                  <w:rPr>
                    <w:rFonts w:ascii="Verdana" w:hAnsi="Verdana" w:cs="Arial"/>
                    <w:color w:val="000000" w:themeColor="text1"/>
                    <w:sz w:val="18"/>
                    <w:szCs w:val="18"/>
                  </w:rPr>
                  <w:delText xml:space="preserve"> </w:delText>
                </w:r>
                <w:r w:rsidR="00E32BC2" w:rsidRPr="00642460" w:rsidDel="00F27D38">
                  <w:rPr>
                    <w:rFonts w:ascii="Verdana" w:hAnsi="Verdana" w:cs="Arial"/>
                    <w:color w:val="000000" w:themeColor="text1"/>
                    <w:sz w:val="18"/>
                    <w:szCs w:val="18"/>
                  </w:rPr>
                  <w:delText xml:space="preserve"> in the</w:delText>
                </w:r>
                <w:r w:rsidR="00E32BC2" w:rsidDel="00F27D38">
                  <w:rPr>
                    <w:rFonts w:ascii="Verdana" w:hAnsi="Verdana" w:cs="Arial"/>
                    <w:b/>
                    <w:color w:val="000000" w:themeColor="text1"/>
                    <w:sz w:val="18"/>
                    <w:szCs w:val="18"/>
                  </w:rPr>
                  <w:delText xml:space="preserve"> </w:delText>
                </w:r>
                <w:r w:rsidR="00E32BC2" w:rsidDel="00F27D38">
                  <w:rPr>
                    <w:rFonts w:ascii="Verdana" w:hAnsi="Verdana" w:cs="Arial"/>
                    <w:color w:val="000000" w:themeColor="text1"/>
                    <w:sz w:val="18"/>
                    <w:szCs w:val="18"/>
                  </w:rPr>
                  <w:delText xml:space="preserve">‘DropDownLOVs_ddmmmmyyyy’ file in worksheet </w:delText>
                </w:r>
                <w:r w:rsidR="00E32BC2" w:rsidDel="00F27D38">
                  <w:rPr>
                    <w:rFonts w:ascii="Verdana" w:hAnsi="Verdana" w:cs="Arial"/>
                    <w:b/>
                    <w:color w:val="000000" w:themeColor="text1"/>
                    <w:sz w:val="18"/>
                    <w:szCs w:val="18"/>
                  </w:rPr>
                  <w:delText xml:space="preserve"> ‘</w:delText>
                </w:r>
                <w:r w:rsidR="00E32BC2" w:rsidRPr="00642460" w:rsidDel="00F27D38">
                  <w:rPr>
                    <w:rFonts w:ascii="Verdana" w:hAnsi="Verdana" w:cs="Arial"/>
                    <w:color w:val="000000" w:themeColor="text1"/>
                    <w:sz w:val="18"/>
                    <w:szCs w:val="18"/>
                  </w:rPr>
                  <w:delText>All LOVs</w:delText>
                </w:r>
                <w:r w:rsidR="00E32BC2" w:rsidDel="00F27D38">
                  <w:rPr>
                    <w:rFonts w:ascii="Verdana" w:hAnsi="Verdana" w:cs="Arial"/>
                    <w:color w:val="000000" w:themeColor="text1"/>
                    <w:sz w:val="18"/>
                    <w:szCs w:val="18"/>
                  </w:rPr>
                  <w:delText>’</w:delText>
                </w:r>
              </w:del>
            </w:ins>
          </w:p>
        </w:tc>
        <w:tc>
          <w:tcPr>
            <w:tcW w:w="1418" w:type="dxa"/>
          </w:tcPr>
          <w:p w14:paraId="7B7A311D" w14:textId="77777777" w:rsidR="00311DC6" w:rsidRPr="000F672E" w:rsidRDefault="00311DC6" w:rsidP="00311DC6">
            <w:pPr>
              <w:rPr>
                <w:rFonts w:cs="Arial"/>
                <w:b/>
                <w:color w:val="000000" w:themeColor="text1"/>
                <w:sz w:val="18"/>
                <w:szCs w:val="18"/>
                <w:lang w:val="en-US"/>
              </w:rPr>
            </w:pPr>
          </w:p>
        </w:tc>
        <w:tc>
          <w:tcPr>
            <w:tcW w:w="10938" w:type="dxa"/>
          </w:tcPr>
          <w:p w14:paraId="19BB0D8A" w14:textId="352C5BE5" w:rsidR="00311DC6" w:rsidRDefault="00BD375A" w:rsidP="00311DC6">
            <w:pPr>
              <w:rPr>
                <w:noProof/>
              </w:rPr>
            </w:pPr>
            <w:ins w:id="2130" w:author="Author">
              <w:r>
                <w:rPr>
                  <w:noProof/>
                  <w:lang w:val="en-US"/>
                </w:rPr>
                <w:drawing>
                  <wp:anchor distT="0" distB="0" distL="114300" distR="114300" simplePos="0" relativeHeight="251720704" behindDoc="0" locked="0" layoutInCell="1" allowOverlap="1" wp14:anchorId="01CE1ED6" wp14:editId="5B81A586">
                    <wp:simplePos x="0" y="0"/>
                    <wp:positionH relativeFrom="column">
                      <wp:posOffset>-1270</wp:posOffset>
                    </wp:positionH>
                    <wp:positionV relativeFrom="paragraph">
                      <wp:posOffset>161925</wp:posOffset>
                    </wp:positionV>
                    <wp:extent cx="2162175" cy="2238375"/>
                    <wp:effectExtent l="0" t="0" r="9525" b="9525"/>
                    <wp:wrapTopAndBottom/>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2162175" cy="2238375"/>
                            </a:xfrm>
                            <a:prstGeom prst="rect">
                              <a:avLst/>
                            </a:prstGeom>
                          </pic:spPr>
                        </pic:pic>
                      </a:graphicData>
                    </a:graphic>
                  </wp:anchor>
                </w:drawing>
              </w:r>
            </w:ins>
          </w:p>
        </w:tc>
      </w:tr>
      <w:tr w:rsidR="00311DC6" w:rsidRPr="005335B1" w14:paraId="3C2DA1F4" w14:textId="77777777" w:rsidTr="00FA4F51">
        <w:trPr>
          <w:cantSplit/>
          <w:trHeight w:val="20"/>
        </w:trPr>
        <w:tc>
          <w:tcPr>
            <w:tcW w:w="1843" w:type="dxa"/>
          </w:tcPr>
          <w:p w14:paraId="6E4274C0" w14:textId="77777777" w:rsidR="00311DC6" w:rsidRDefault="001D79C4"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3.1.77</w:t>
            </w:r>
            <w:r w:rsidR="00311DC6">
              <w:rPr>
                <w:rFonts w:ascii="Verdana" w:eastAsiaTheme="minorHAnsi" w:hAnsi="Verdana" w:cs="Arial"/>
                <w:b/>
                <w:color w:val="000000" w:themeColor="text1"/>
                <w:sz w:val="18"/>
                <w:szCs w:val="18"/>
              </w:rPr>
              <w:t xml:space="preserve"> </w:t>
            </w:r>
            <w:r w:rsidR="00C227E1" w:rsidRPr="00293F54">
              <w:rPr>
                <w:rFonts w:ascii="Verdana" w:eastAsiaTheme="minorHAnsi" w:hAnsi="Verdana" w:cs="Arial"/>
                <w:color w:val="000000" w:themeColor="text1"/>
                <w:sz w:val="18"/>
                <w:szCs w:val="18"/>
              </w:rPr>
              <w:t xml:space="preserve">Preparation of </w:t>
            </w:r>
            <w:r w:rsidR="00C227E1">
              <w:rPr>
                <w:rFonts w:ascii="Verdana" w:eastAsiaTheme="minorHAnsi" w:hAnsi="Verdana" w:cs="Arial"/>
                <w:color w:val="000000" w:themeColor="text1"/>
                <w:sz w:val="18"/>
                <w:szCs w:val="18"/>
              </w:rPr>
              <w:t xml:space="preserve">SWEDEN </w:t>
            </w:r>
            <w:r w:rsidR="00C227E1" w:rsidRPr="00293F54">
              <w:rPr>
                <w:rFonts w:ascii="Verdana" w:eastAsiaTheme="minorHAnsi" w:hAnsi="Verdana" w:cs="Arial"/>
                <w:color w:val="000000" w:themeColor="text1"/>
                <w:sz w:val="18"/>
                <w:szCs w:val="18"/>
              </w:rPr>
              <w:t>CSR report</w:t>
            </w:r>
            <w:r w:rsidR="00C227E1">
              <w:rPr>
                <w:rFonts w:ascii="Verdana" w:eastAsiaTheme="minorHAnsi" w:hAnsi="Verdana" w:cs="Arial"/>
                <w:color w:val="000000" w:themeColor="text1"/>
                <w:sz w:val="18"/>
                <w:szCs w:val="18"/>
              </w:rPr>
              <w:t>. Create Drop down list</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0685D520"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color w:val="000000" w:themeColor="text1"/>
                <w:sz w:val="18"/>
                <w:szCs w:val="18"/>
              </w:rPr>
              <w:t>Create dropdown list  for the blank rows on Global Template column RECIPIENT TYPE containin</w:t>
            </w:r>
            <w:r w:rsidRPr="006649DB">
              <w:rPr>
                <w:rFonts w:ascii="Verdana" w:eastAsiaTheme="minorHAnsi" w:hAnsi="Verdana" w:cs="Arial"/>
                <w:sz w:val="18"/>
                <w:szCs w:val="18"/>
              </w:rPr>
              <w:t>g:</w:t>
            </w:r>
          </w:p>
          <w:p w14:paraId="574DEB57" w14:textId="77777777" w:rsidR="00311DC6" w:rsidRPr="006649DB" w:rsidRDefault="00311DC6" w:rsidP="00311DC6">
            <w:pPr>
              <w:pStyle w:val="steptext"/>
              <w:rPr>
                <w:rFonts w:ascii="Verdana" w:eastAsiaTheme="minorHAnsi" w:hAnsi="Verdana" w:cs="Arial"/>
                <w:sz w:val="18"/>
                <w:szCs w:val="18"/>
              </w:rPr>
            </w:pPr>
          </w:p>
          <w:p w14:paraId="634A43B7" w14:textId="77777777" w:rsidR="00311DC6" w:rsidRPr="006649DB" w:rsidRDefault="00311DC6" w:rsidP="00311DC6">
            <w:pPr>
              <w:pStyle w:val="steptext"/>
              <w:rP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HCP</w:t>
            </w:r>
          </w:p>
          <w:p w14:paraId="3314BEE3" w14:textId="53D4371A" w:rsidR="00311DC6" w:rsidRDefault="00311DC6" w:rsidP="00311DC6">
            <w:pPr>
              <w:pStyle w:val="steptext"/>
              <w:rPr>
                <w:ins w:id="2131" w:author="Author"/>
                <w:rFonts w:ascii="Verdana" w:eastAsiaTheme="minorHAnsi" w:hAnsi="Verdana" w:cs="Arial"/>
                <w:color w:val="000000" w:themeColor="text1"/>
                <w:sz w:val="18"/>
                <w:szCs w:val="18"/>
              </w:rPr>
            </w:pPr>
            <w:r w:rsidRPr="006649DB">
              <w:rPr>
                <w:rFonts w:ascii="Verdana" w:eastAsiaTheme="minorHAnsi" w:hAnsi="Verdana" w:cs="Arial"/>
                <w:color w:val="000000" w:themeColor="text1"/>
                <w:sz w:val="18"/>
                <w:szCs w:val="18"/>
              </w:rPr>
              <w:t>HCO</w:t>
            </w:r>
          </w:p>
          <w:p w14:paraId="0F52B318" w14:textId="77777777" w:rsidR="00E32BC2" w:rsidRPr="006649DB" w:rsidRDefault="00E32BC2" w:rsidP="00311DC6">
            <w:pPr>
              <w:pStyle w:val="steptext"/>
              <w:rPr>
                <w:rFonts w:ascii="Verdana" w:eastAsiaTheme="minorHAnsi" w:hAnsi="Verdana" w:cs="Arial"/>
                <w:color w:val="000000" w:themeColor="text1"/>
                <w:sz w:val="18"/>
                <w:szCs w:val="18"/>
              </w:rPr>
            </w:pPr>
          </w:p>
          <w:p w14:paraId="3DEBEA86" w14:textId="21BE8C79" w:rsidR="00311DC6" w:rsidRPr="00C5196B" w:rsidRDefault="004B2E9E" w:rsidP="00311DC6">
            <w:pPr>
              <w:rPr>
                <w:rFonts w:ascii="Verdana" w:hAnsi="Verdana" w:cs="Arial"/>
                <w:b/>
                <w:color w:val="000000" w:themeColor="text1"/>
                <w:sz w:val="18"/>
                <w:szCs w:val="18"/>
              </w:rPr>
            </w:pPr>
            <w:ins w:id="2132"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2133" w:author="Author">
                <w:r w:rsidR="00F27D38" w:rsidDel="004B2E9E">
                  <w:rPr>
                    <w:rFonts w:ascii="Verdana" w:hAnsi="Verdana" w:cs="Arial"/>
                    <w:b/>
                    <w:color w:val="000000" w:themeColor="text1"/>
                    <w:sz w:val="18"/>
                    <w:szCs w:val="18"/>
                    <w:lang w:val="en-US"/>
                  </w:rPr>
                  <w:delText xml:space="preserve">NOTE: </w:delText>
                </w:r>
                <w:r w:rsidR="00F27D38" w:rsidRPr="00642460" w:rsidDel="004B2E9E">
                  <w:rPr>
                    <w:rFonts w:ascii="Verdana" w:hAnsi="Verdana" w:cs="Arial"/>
                    <w:color w:val="000000" w:themeColor="text1"/>
                    <w:sz w:val="18"/>
                    <w:szCs w:val="18"/>
                    <w:lang w:val="en-US"/>
                  </w:rPr>
                  <w:delText>The dropdown list is maintained in the Shared Network Path</w:delText>
                </w:r>
                <w:r w:rsidR="00F27D38" w:rsidDel="004B2E9E">
                  <w:rPr>
                    <w:rFonts w:ascii="Verdana" w:hAnsi="Verdana" w:cs="Arial"/>
                    <w:color w:val="000000" w:themeColor="text1"/>
                    <w:sz w:val="18"/>
                    <w:szCs w:val="18"/>
                    <w:lang w:val="en-US"/>
                  </w:rPr>
                  <w:delText xml:space="preserve"> </w:delText>
                </w:r>
                <w:r w:rsidR="00F27D38" w:rsidDel="004B2E9E">
                  <w:rPr>
                    <w:rFonts w:ascii="Verdana" w:hAnsi="Verdana" w:cs="Arial"/>
                    <w:color w:val="000000" w:themeColor="text1"/>
                    <w:sz w:val="18"/>
                    <w:szCs w:val="18"/>
                    <w:lang w:val="en-US"/>
                  </w:rPr>
                  <w:fldChar w:fldCharType="begin"/>
                </w:r>
                <w:r w:rsidR="00F27D38" w:rsidDel="004B2E9E">
                  <w:rPr>
                    <w:rFonts w:ascii="Verdana" w:hAnsi="Verdana" w:cs="Arial"/>
                    <w:color w:val="000000" w:themeColor="text1"/>
                    <w:sz w:val="18"/>
                    <w:szCs w:val="18"/>
                    <w:lang w:val="en-US"/>
                  </w:rPr>
                  <w:delInstrText xml:space="preserve"> HYPERLINK "</w:delInstrText>
                </w:r>
                <w:r w:rsidR="00F27D38" w:rsidRPr="00C70EFF" w:rsidDel="004B2E9E">
                  <w:rPr>
                    <w:rFonts w:ascii="Verdana" w:hAnsi="Verdana" w:cs="Arial"/>
                    <w:color w:val="000000" w:themeColor="text1"/>
                    <w:sz w:val="18"/>
                    <w:szCs w:val="18"/>
                    <w:lang w:val="en-US"/>
                  </w:rPr>
                  <w:delInstrText>\\\\seskcifssvm01\\GPT_RPA\\Dictionaries</w:delInstrText>
                </w:r>
                <w:r w:rsidR="00F27D38" w:rsidDel="004B2E9E">
                  <w:rPr>
                    <w:rFonts w:ascii="Verdana" w:hAnsi="Verdana" w:cs="Arial"/>
                    <w:color w:val="000000" w:themeColor="text1"/>
                    <w:sz w:val="18"/>
                    <w:szCs w:val="18"/>
                    <w:lang w:val="en-US"/>
                  </w:rPr>
                  <w:delInstrText xml:space="preserve">" </w:delInstrText>
                </w:r>
                <w:r w:rsidR="00F27D38" w:rsidDel="004B2E9E">
                  <w:rPr>
                    <w:rFonts w:ascii="Verdana" w:hAnsi="Verdana" w:cs="Arial"/>
                    <w:color w:val="000000" w:themeColor="text1"/>
                    <w:sz w:val="18"/>
                    <w:szCs w:val="18"/>
                    <w:lang w:val="en-US"/>
                  </w:rPr>
                  <w:fldChar w:fldCharType="separate"/>
                </w:r>
                <w:r w:rsidR="00F27D38" w:rsidRPr="000B7EE1" w:rsidDel="004B2E9E">
                  <w:rPr>
                    <w:rStyle w:val="Hyperlink"/>
                    <w:rFonts w:ascii="Verdana" w:hAnsi="Verdana" w:cs="Arial"/>
                    <w:sz w:val="18"/>
                    <w:szCs w:val="18"/>
                    <w:lang w:val="en-US"/>
                  </w:rPr>
                  <w:delText>\\seskcifssvm01\GPT_RPA\Dictionaries</w:delText>
                </w:r>
                <w:r w:rsidR="00F27D38" w:rsidDel="004B2E9E">
                  <w:rPr>
                    <w:rFonts w:ascii="Verdana" w:hAnsi="Verdana" w:cs="Arial"/>
                    <w:color w:val="000000" w:themeColor="text1"/>
                    <w:sz w:val="18"/>
                    <w:szCs w:val="18"/>
                    <w:lang w:val="en-US"/>
                  </w:rPr>
                  <w:fldChar w:fldCharType="end"/>
                </w:r>
                <w:r w:rsidR="00F27D38" w:rsidDel="004B2E9E">
                  <w:rPr>
                    <w:rFonts w:ascii="Verdana" w:hAnsi="Verdana" w:cs="Arial"/>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 xml:space="preserve"> in the</w:delText>
                </w:r>
                <w:r w:rsidR="00F27D38" w:rsidDel="004B2E9E">
                  <w:rPr>
                    <w:rFonts w:ascii="Verdana" w:hAnsi="Verdana" w:cs="Arial"/>
                    <w:b/>
                    <w:color w:val="000000" w:themeColor="text1"/>
                    <w:sz w:val="18"/>
                    <w:szCs w:val="18"/>
                    <w:lang w:val="en-US"/>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file in worksheet </w:delText>
                </w:r>
                <w:r w:rsidR="00F27D38" w:rsidDel="004B2E9E">
                  <w:rPr>
                    <w:rFonts w:ascii="Verdana" w:hAnsi="Verdana" w:cs="Arial"/>
                    <w:b/>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All LOVs</w:delText>
                </w:r>
                <w:r w:rsidR="00F27D38" w:rsidDel="004B2E9E">
                  <w:rPr>
                    <w:rFonts w:ascii="Verdana" w:hAnsi="Verdana" w:cs="Arial"/>
                    <w:color w:val="000000" w:themeColor="text1"/>
                    <w:sz w:val="18"/>
                    <w:szCs w:val="18"/>
                    <w:lang w:val="en-US"/>
                  </w:rPr>
                  <w:delText>’</w:delText>
                </w:r>
                <w:r w:rsidR="00E32BC2" w:rsidDel="00F27D38">
                  <w:rPr>
                    <w:rFonts w:ascii="Verdana" w:hAnsi="Verdana" w:cs="Arial"/>
                    <w:b/>
                    <w:color w:val="000000" w:themeColor="text1"/>
                    <w:sz w:val="18"/>
                    <w:szCs w:val="18"/>
                    <w:lang w:val="en-US"/>
                  </w:rPr>
                  <w:delText xml:space="preserve">NOTE: </w:delText>
                </w:r>
                <w:r w:rsidR="00E32BC2" w:rsidRPr="00642460" w:rsidDel="00F27D38">
                  <w:rPr>
                    <w:rFonts w:ascii="Verdana" w:hAnsi="Verdana" w:cs="Arial"/>
                    <w:color w:val="000000" w:themeColor="text1"/>
                    <w:sz w:val="18"/>
                    <w:szCs w:val="18"/>
                    <w:lang w:val="en-US"/>
                  </w:rPr>
                  <w:delText>The dropdown list is maintained in the Shared Network Path</w:delText>
                </w:r>
                <w:r w:rsidR="00E32BC2" w:rsidDel="00F27D38">
                  <w:rPr>
                    <w:rFonts w:ascii="Verdana" w:hAnsi="Verdana" w:cs="Arial"/>
                    <w:color w:val="000000" w:themeColor="text1"/>
                    <w:sz w:val="18"/>
                    <w:szCs w:val="18"/>
                    <w:lang w:val="en-US"/>
                  </w:rPr>
                  <w:delText xml:space="preserve"> </w:delText>
                </w:r>
                <w:r w:rsidR="00E32BC2" w:rsidDel="00F27D38">
                  <w:rPr>
                    <w:rFonts w:ascii="Verdana" w:hAnsi="Verdana" w:cs="Arial"/>
                    <w:color w:val="000000" w:themeColor="text1"/>
                    <w:sz w:val="18"/>
                    <w:szCs w:val="18"/>
                    <w:lang w:val="en-US"/>
                  </w:rPr>
                  <w:fldChar w:fldCharType="begin"/>
                </w:r>
                <w:r w:rsidR="00E32BC2" w:rsidDel="00F27D38">
                  <w:rPr>
                    <w:rFonts w:ascii="Verdana" w:hAnsi="Verdana" w:cs="Arial"/>
                    <w:color w:val="000000" w:themeColor="text1"/>
                    <w:sz w:val="18"/>
                    <w:szCs w:val="18"/>
                    <w:lang w:val="en-US"/>
                  </w:rPr>
                  <w:delInstrText xml:space="preserve"> HYPERLINK "</w:delInstrText>
                </w:r>
                <w:r w:rsidR="00E32BC2" w:rsidRPr="00C70EFF" w:rsidDel="00F27D38">
                  <w:rPr>
                    <w:rFonts w:ascii="Verdana" w:hAnsi="Verdana" w:cs="Arial"/>
                    <w:color w:val="000000" w:themeColor="text1"/>
                    <w:sz w:val="18"/>
                    <w:szCs w:val="18"/>
                    <w:lang w:val="en-US"/>
                  </w:rPr>
                  <w:delInstrText>\\\\seskcifssvm01\\GPT_RPA\\Dictionaries</w:delInstrText>
                </w:r>
                <w:r w:rsidR="00E32BC2" w:rsidDel="00F27D38">
                  <w:rPr>
                    <w:rFonts w:ascii="Verdana" w:hAnsi="Verdana" w:cs="Arial"/>
                    <w:color w:val="000000" w:themeColor="text1"/>
                    <w:sz w:val="18"/>
                    <w:szCs w:val="18"/>
                    <w:lang w:val="en-US"/>
                  </w:rPr>
                  <w:delInstrText xml:space="preserve">" </w:delInstrText>
                </w:r>
                <w:r w:rsidR="00E32BC2" w:rsidDel="00F27D38">
                  <w:rPr>
                    <w:rFonts w:ascii="Verdana" w:hAnsi="Verdana" w:cs="Arial"/>
                    <w:color w:val="000000" w:themeColor="text1"/>
                    <w:sz w:val="18"/>
                    <w:szCs w:val="18"/>
                    <w:lang w:val="en-US"/>
                  </w:rPr>
                  <w:fldChar w:fldCharType="separate"/>
                </w:r>
                <w:r w:rsidR="00E32BC2" w:rsidRPr="000B7EE1" w:rsidDel="00F27D38">
                  <w:rPr>
                    <w:rStyle w:val="Hyperlink"/>
                    <w:rFonts w:ascii="Verdana" w:hAnsi="Verdana" w:cs="Arial"/>
                    <w:sz w:val="18"/>
                    <w:szCs w:val="18"/>
                    <w:lang w:val="en-US"/>
                  </w:rPr>
                  <w:delText>\\seskcifssvm01\GPT_RPA\Dictionaries</w:delText>
                </w:r>
                <w:r w:rsidR="00E32BC2" w:rsidDel="00F27D38">
                  <w:rPr>
                    <w:rFonts w:ascii="Verdana" w:hAnsi="Verdana" w:cs="Arial"/>
                    <w:color w:val="000000" w:themeColor="text1"/>
                    <w:sz w:val="18"/>
                    <w:szCs w:val="18"/>
                    <w:lang w:val="en-US"/>
                  </w:rPr>
                  <w:fldChar w:fldCharType="end"/>
                </w:r>
                <w:r w:rsidR="00E32BC2" w:rsidDel="00F27D38">
                  <w:rPr>
                    <w:rFonts w:ascii="Verdana" w:hAnsi="Verdana" w:cs="Arial"/>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 xml:space="preserve"> in the</w:delText>
                </w:r>
                <w:r w:rsidR="00E32BC2" w:rsidDel="00F27D38">
                  <w:rPr>
                    <w:rFonts w:ascii="Verdana" w:hAnsi="Verdana" w:cs="Arial"/>
                    <w:b/>
                    <w:color w:val="000000" w:themeColor="text1"/>
                    <w:sz w:val="18"/>
                    <w:szCs w:val="18"/>
                    <w:lang w:val="en-US"/>
                  </w:rPr>
                  <w:delText xml:space="preserve"> </w:delText>
                </w:r>
                <w:r w:rsidR="00E32BC2" w:rsidDel="00F27D38">
                  <w:rPr>
                    <w:rFonts w:ascii="Verdana" w:hAnsi="Verdana" w:cs="Arial"/>
                    <w:color w:val="000000" w:themeColor="text1"/>
                    <w:sz w:val="18"/>
                    <w:szCs w:val="18"/>
                  </w:rPr>
                  <w:delText xml:space="preserve">‘DropDownLOVs_ddmmmmyyyy’ file in worksheet </w:delText>
                </w:r>
                <w:r w:rsidR="00E32BC2" w:rsidDel="00F27D38">
                  <w:rPr>
                    <w:rFonts w:ascii="Verdana" w:hAnsi="Verdana" w:cs="Arial"/>
                    <w:b/>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All LOVs</w:delText>
                </w:r>
                <w:r w:rsidR="00E32BC2" w:rsidDel="00F27D38">
                  <w:rPr>
                    <w:rFonts w:ascii="Verdana" w:hAnsi="Verdana" w:cs="Arial"/>
                    <w:color w:val="000000" w:themeColor="text1"/>
                    <w:sz w:val="18"/>
                    <w:szCs w:val="18"/>
                    <w:lang w:val="en-US"/>
                  </w:rPr>
                  <w:delText>’</w:delText>
                </w:r>
              </w:del>
            </w:ins>
          </w:p>
        </w:tc>
        <w:tc>
          <w:tcPr>
            <w:tcW w:w="1418" w:type="dxa"/>
          </w:tcPr>
          <w:p w14:paraId="1E90EB47" w14:textId="77777777" w:rsidR="00311DC6" w:rsidRPr="000F672E" w:rsidRDefault="00311DC6" w:rsidP="00311DC6">
            <w:pPr>
              <w:rPr>
                <w:rFonts w:cs="Arial"/>
                <w:b/>
                <w:color w:val="000000" w:themeColor="text1"/>
                <w:sz w:val="18"/>
                <w:szCs w:val="18"/>
                <w:lang w:val="en-US"/>
              </w:rPr>
            </w:pPr>
          </w:p>
        </w:tc>
        <w:tc>
          <w:tcPr>
            <w:tcW w:w="10938" w:type="dxa"/>
          </w:tcPr>
          <w:p w14:paraId="389EB90B" w14:textId="4D758C02" w:rsidR="00311DC6" w:rsidRDefault="00BD375A" w:rsidP="00311DC6">
            <w:pPr>
              <w:rPr>
                <w:noProof/>
              </w:rPr>
            </w:pPr>
            <w:ins w:id="2134" w:author="Author">
              <w:r>
                <w:rPr>
                  <w:noProof/>
                  <w:lang w:val="en-US"/>
                </w:rPr>
                <w:drawing>
                  <wp:inline distT="0" distB="0" distL="0" distR="0" wp14:anchorId="318915E6" wp14:editId="7319E4FB">
                    <wp:extent cx="1714500" cy="15621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14500" cy="1562100"/>
                            </a:xfrm>
                            <a:prstGeom prst="rect">
                              <a:avLst/>
                            </a:prstGeom>
                          </pic:spPr>
                        </pic:pic>
                      </a:graphicData>
                    </a:graphic>
                  </wp:inline>
                </w:drawing>
              </w:r>
            </w:ins>
          </w:p>
        </w:tc>
      </w:tr>
      <w:tr w:rsidR="00311DC6" w:rsidRPr="005335B1" w14:paraId="5DFDE099" w14:textId="77777777" w:rsidTr="00FA4F51">
        <w:trPr>
          <w:cantSplit/>
          <w:trHeight w:val="20"/>
        </w:trPr>
        <w:tc>
          <w:tcPr>
            <w:tcW w:w="1843" w:type="dxa"/>
          </w:tcPr>
          <w:p w14:paraId="3DAAE801" w14:textId="77777777" w:rsidR="00311DC6" w:rsidRPr="006649DB" w:rsidRDefault="001D79C4" w:rsidP="00311DC6">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t>3.1.78</w:t>
            </w:r>
            <w:r w:rsidR="00311DC6">
              <w:rPr>
                <w:rFonts w:ascii="Verdana" w:eastAsiaTheme="minorHAnsi" w:hAnsi="Verdana" w:cs="Arial"/>
                <w:b/>
                <w:color w:val="000000" w:themeColor="text1"/>
                <w:sz w:val="18"/>
                <w:szCs w:val="18"/>
              </w:rPr>
              <w:t xml:space="preserve"> </w:t>
            </w:r>
            <w:r w:rsidR="00C227E1" w:rsidRPr="00293F54">
              <w:rPr>
                <w:rFonts w:ascii="Verdana" w:eastAsiaTheme="minorHAnsi" w:hAnsi="Verdana" w:cs="Arial"/>
                <w:color w:val="000000" w:themeColor="text1"/>
                <w:sz w:val="18"/>
                <w:szCs w:val="18"/>
              </w:rPr>
              <w:t xml:space="preserve">Preparation of </w:t>
            </w:r>
            <w:r w:rsidR="00C227E1">
              <w:rPr>
                <w:rFonts w:ascii="Verdana" w:eastAsiaTheme="minorHAnsi" w:hAnsi="Verdana" w:cs="Arial"/>
                <w:color w:val="000000" w:themeColor="text1"/>
                <w:sz w:val="18"/>
                <w:szCs w:val="18"/>
              </w:rPr>
              <w:t xml:space="preserve">SWEDEN </w:t>
            </w:r>
            <w:r w:rsidR="00C227E1" w:rsidRPr="00293F54">
              <w:rPr>
                <w:rFonts w:ascii="Verdana" w:eastAsiaTheme="minorHAnsi" w:hAnsi="Verdana" w:cs="Arial"/>
                <w:color w:val="000000" w:themeColor="text1"/>
                <w:sz w:val="18"/>
                <w:szCs w:val="18"/>
              </w:rPr>
              <w:t>CSR report</w:t>
            </w:r>
            <w:r w:rsidR="00C227E1">
              <w:rPr>
                <w:rFonts w:ascii="Verdana" w:eastAsiaTheme="minorHAnsi" w:hAnsi="Verdana" w:cs="Arial"/>
                <w:color w:val="000000" w:themeColor="text1"/>
                <w:sz w:val="18"/>
                <w:szCs w:val="18"/>
              </w:rPr>
              <w:t>. Create Drop down list</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60934A73" w14:textId="77777777" w:rsidR="00311DC6" w:rsidRPr="006649DB" w:rsidRDefault="00311DC6" w:rsidP="00311DC6">
            <w:pPr>
              <w:pStyle w:val="steptext"/>
              <w:rPr>
                <w:rFonts w:ascii="Verdana" w:eastAsiaTheme="minorHAnsi" w:hAnsi="Verdana" w:cs="Arial"/>
                <w:sz w:val="18"/>
                <w:szCs w:val="18"/>
              </w:rPr>
            </w:pPr>
            <w:r w:rsidRPr="006649DB">
              <w:rPr>
                <w:rFonts w:ascii="Verdana" w:eastAsiaTheme="minorHAnsi" w:hAnsi="Verdana" w:cs="Arial"/>
                <w:color w:val="000000" w:themeColor="text1"/>
                <w:sz w:val="18"/>
                <w:szCs w:val="18"/>
              </w:rPr>
              <w:t>Create dropdown list  for the blank rows on Global Template column RECIPIENT IDENTIFICATION TYPE containin</w:t>
            </w:r>
            <w:r w:rsidRPr="006649DB">
              <w:rPr>
                <w:rFonts w:ascii="Verdana" w:eastAsiaTheme="minorHAnsi" w:hAnsi="Verdana" w:cs="Arial"/>
                <w:sz w:val="18"/>
                <w:szCs w:val="18"/>
              </w:rPr>
              <w:t>g:</w:t>
            </w:r>
          </w:p>
          <w:p w14:paraId="0D9C00B0" w14:textId="77777777" w:rsidR="00311DC6" w:rsidRPr="006649DB" w:rsidRDefault="00311DC6" w:rsidP="00311DC6">
            <w:pPr>
              <w:pStyle w:val="steptext"/>
              <w:rPr>
                <w:rFonts w:ascii="Verdana" w:eastAsiaTheme="minorHAnsi" w:hAnsi="Verdana" w:cs="Arial"/>
                <w:sz w:val="18"/>
                <w:szCs w:val="18"/>
              </w:rPr>
            </w:pPr>
          </w:p>
          <w:tbl>
            <w:tblPr>
              <w:tblW w:w="3220" w:type="dxa"/>
              <w:tblLayout w:type="fixed"/>
              <w:tblLook w:val="04A0" w:firstRow="1" w:lastRow="0" w:firstColumn="1" w:lastColumn="0" w:noHBand="0" w:noVBand="1"/>
            </w:tblPr>
            <w:tblGrid>
              <w:gridCol w:w="3220"/>
            </w:tblGrid>
            <w:tr w:rsidR="00311DC6" w:rsidRPr="006649DB" w14:paraId="1F43AAB3" w14:textId="77777777" w:rsidTr="00F82145">
              <w:trPr>
                <w:trHeight w:val="255"/>
              </w:trPr>
              <w:tc>
                <w:tcPr>
                  <w:tcW w:w="3220" w:type="dxa"/>
                  <w:tcBorders>
                    <w:top w:val="nil"/>
                    <w:left w:val="nil"/>
                    <w:bottom w:val="nil"/>
                    <w:right w:val="nil"/>
                  </w:tcBorders>
                  <w:shd w:val="clear" w:color="auto" w:fill="auto"/>
                  <w:noWrap/>
                  <w:vAlign w:val="bottom"/>
                  <w:hideMark/>
                </w:tcPr>
                <w:p w14:paraId="34D30A6C" w14:textId="77777777" w:rsidR="00311DC6" w:rsidRPr="006649DB" w:rsidRDefault="00311DC6" w:rsidP="00311DC6">
                  <w:pPr>
                    <w:spacing w:after="0" w:line="240" w:lineRule="auto"/>
                    <w:rPr>
                      <w:rFonts w:eastAsia="Times New Roman" w:cs="Arial"/>
                      <w:color w:val="000000"/>
                      <w:sz w:val="20"/>
                      <w:szCs w:val="20"/>
                      <w:lang w:val="en-GB" w:eastAsia="en-GB"/>
                    </w:rPr>
                  </w:pPr>
                  <w:r w:rsidRPr="006649DB">
                    <w:rPr>
                      <w:rFonts w:eastAsia="Times New Roman" w:cs="Arial"/>
                      <w:color w:val="000000"/>
                      <w:sz w:val="20"/>
                      <w:szCs w:val="20"/>
                      <w:lang w:val="en-GB" w:eastAsia="en-GB"/>
                    </w:rPr>
                    <w:t>AZ</w:t>
                  </w:r>
                </w:p>
              </w:tc>
            </w:tr>
            <w:tr w:rsidR="00311DC6" w:rsidRPr="006649DB" w14:paraId="2451D9F6" w14:textId="77777777" w:rsidTr="00F82145">
              <w:trPr>
                <w:trHeight w:val="255"/>
              </w:trPr>
              <w:tc>
                <w:tcPr>
                  <w:tcW w:w="3220" w:type="dxa"/>
                  <w:tcBorders>
                    <w:top w:val="nil"/>
                    <w:left w:val="nil"/>
                    <w:bottom w:val="nil"/>
                    <w:right w:val="nil"/>
                  </w:tcBorders>
                  <w:shd w:val="clear" w:color="auto" w:fill="auto"/>
                  <w:noWrap/>
                  <w:vAlign w:val="bottom"/>
                  <w:hideMark/>
                </w:tcPr>
                <w:p w14:paraId="01F86A3A" w14:textId="77777777" w:rsidR="00311DC6" w:rsidRPr="006649DB" w:rsidRDefault="00311DC6" w:rsidP="00311DC6">
                  <w:pPr>
                    <w:spacing w:after="0" w:line="240" w:lineRule="auto"/>
                    <w:rPr>
                      <w:rFonts w:eastAsia="Times New Roman" w:cs="Arial"/>
                      <w:color w:val="000000"/>
                      <w:sz w:val="20"/>
                      <w:szCs w:val="20"/>
                      <w:lang w:val="en-GB" w:eastAsia="en-GB"/>
                    </w:rPr>
                  </w:pPr>
                  <w:r w:rsidRPr="006649DB">
                    <w:rPr>
                      <w:rFonts w:eastAsia="Times New Roman" w:cs="Arial"/>
                      <w:color w:val="000000"/>
                      <w:sz w:val="20"/>
                      <w:szCs w:val="20"/>
                      <w:lang w:val="en-GB" w:eastAsia="en-GB"/>
                    </w:rPr>
                    <w:t>NPI</w:t>
                  </w:r>
                </w:p>
                <w:p w14:paraId="320FD457" w14:textId="77777777" w:rsidR="00311DC6" w:rsidRPr="006649DB" w:rsidRDefault="00311DC6" w:rsidP="00311DC6">
                  <w:pPr>
                    <w:spacing w:after="0" w:line="240" w:lineRule="auto"/>
                    <w:rPr>
                      <w:rFonts w:eastAsia="Times New Roman" w:cs="Arial"/>
                      <w:color w:val="000000"/>
                      <w:sz w:val="20"/>
                      <w:szCs w:val="20"/>
                      <w:lang w:val="en-GB" w:eastAsia="en-GB"/>
                    </w:rPr>
                  </w:pPr>
                  <w:r w:rsidRPr="006649DB">
                    <w:rPr>
                      <w:rFonts w:eastAsia="Times New Roman" w:cs="Arial"/>
                      <w:color w:val="000000"/>
                      <w:sz w:val="20"/>
                      <w:szCs w:val="20"/>
                      <w:lang w:val="en-GB" w:eastAsia="en-GB"/>
                    </w:rPr>
                    <w:t>GUID</w:t>
                  </w:r>
                </w:p>
              </w:tc>
            </w:tr>
          </w:tbl>
          <w:p w14:paraId="005FFFB1" w14:textId="77777777" w:rsidR="00311DC6" w:rsidRDefault="00311DC6" w:rsidP="00311DC6">
            <w:pPr>
              <w:rPr>
                <w:ins w:id="2135" w:author="Author"/>
                <w:rFonts w:ascii="Verdana" w:hAnsi="Verdana" w:cs="Arial"/>
                <w:b/>
                <w:color w:val="000000" w:themeColor="text1"/>
                <w:sz w:val="18"/>
                <w:szCs w:val="18"/>
              </w:rPr>
            </w:pPr>
          </w:p>
          <w:p w14:paraId="7323805D" w14:textId="2CDC0A0C" w:rsidR="00E32BC2" w:rsidRPr="00C5196B" w:rsidRDefault="004B2E9E" w:rsidP="00311DC6">
            <w:pPr>
              <w:rPr>
                <w:rFonts w:ascii="Verdana" w:hAnsi="Verdana" w:cs="Arial"/>
                <w:b/>
                <w:color w:val="000000" w:themeColor="text1"/>
                <w:sz w:val="18"/>
                <w:szCs w:val="18"/>
              </w:rPr>
            </w:pPr>
            <w:ins w:id="2136"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2137" w:author="Author">
                <w:r w:rsidR="00F27D38" w:rsidDel="004B2E9E">
                  <w:rPr>
                    <w:rFonts w:ascii="Verdana" w:hAnsi="Verdana" w:cs="Arial"/>
                    <w:b/>
                    <w:color w:val="000000" w:themeColor="text1"/>
                    <w:sz w:val="18"/>
                    <w:szCs w:val="18"/>
                    <w:lang w:val="en-US"/>
                  </w:rPr>
                  <w:delText xml:space="preserve">NOTE: </w:delText>
                </w:r>
                <w:r w:rsidR="00F27D38" w:rsidRPr="00642460" w:rsidDel="004B2E9E">
                  <w:rPr>
                    <w:rFonts w:ascii="Verdana" w:hAnsi="Verdana" w:cs="Arial"/>
                    <w:color w:val="000000" w:themeColor="text1"/>
                    <w:sz w:val="18"/>
                    <w:szCs w:val="18"/>
                    <w:lang w:val="en-US"/>
                  </w:rPr>
                  <w:delText>The dropdown list is maintained in the Shared Network Path</w:delText>
                </w:r>
                <w:r w:rsidR="00F27D38" w:rsidDel="004B2E9E">
                  <w:rPr>
                    <w:rFonts w:ascii="Verdana" w:hAnsi="Verdana" w:cs="Arial"/>
                    <w:color w:val="000000" w:themeColor="text1"/>
                    <w:sz w:val="18"/>
                    <w:szCs w:val="18"/>
                    <w:lang w:val="en-US"/>
                  </w:rPr>
                  <w:delText xml:space="preserve"> </w:delText>
                </w:r>
                <w:r w:rsidR="00F27D38" w:rsidDel="004B2E9E">
                  <w:rPr>
                    <w:rFonts w:ascii="Verdana" w:hAnsi="Verdana" w:cs="Arial"/>
                    <w:color w:val="000000" w:themeColor="text1"/>
                    <w:sz w:val="18"/>
                    <w:szCs w:val="18"/>
                    <w:lang w:val="en-US"/>
                  </w:rPr>
                  <w:fldChar w:fldCharType="begin"/>
                </w:r>
                <w:r w:rsidR="00F27D38" w:rsidDel="004B2E9E">
                  <w:rPr>
                    <w:rFonts w:ascii="Verdana" w:hAnsi="Verdana" w:cs="Arial"/>
                    <w:color w:val="000000" w:themeColor="text1"/>
                    <w:sz w:val="18"/>
                    <w:szCs w:val="18"/>
                    <w:lang w:val="en-US"/>
                  </w:rPr>
                  <w:delInstrText xml:space="preserve"> HYPERLINK "</w:delInstrText>
                </w:r>
                <w:r w:rsidR="00F27D38" w:rsidRPr="00C70EFF" w:rsidDel="004B2E9E">
                  <w:rPr>
                    <w:rFonts w:ascii="Verdana" w:hAnsi="Verdana" w:cs="Arial"/>
                    <w:color w:val="000000" w:themeColor="text1"/>
                    <w:sz w:val="18"/>
                    <w:szCs w:val="18"/>
                    <w:lang w:val="en-US"/>
                  </w:rPr>
                  <w:delInstrText>\\\\seskcifssvm01\\GPT_RPA\\Dictionaries</w:delInstrText>
                </w:r>
                <w:r w:rsidR="00F27D38" w:rsidDel="004B2E9E">
                  <w:rPr>
                    <w:rFonts w:ascii="Verdana" w:hAnsi="Verdana" w:cs="Arial"/>
                    <w:color w:val="000000" w:themeColor="text1"/>
                    <w:sz w:val="18"/>
                    <w:szCs w:val="18"/>
                    <w:lang w:val="en-US"/>
                  </w:rPr>
                  <w:delInstrText xml:space="preserve">" </w:delInstrText>
                </w:r>
                <w:r w:rsidR="00F27D38" w:rsidDel="004B2E9E">
                  <w:rPr>
                    <w:rFonts w:ascii="Verdana" w:hAnsi="Verdana" w:cs="Arial"/>
                    <w:color w:val="000000" w:themeColor="text1"/>
                    <w:sz w:val="18"/>
                    <w:szCs w:val="18"/>
                    <w:lang w:val="en-US"/>
                  </w:rPr>
                  <w:fldChar w:fldCharType="separate"/>
                </w:r>
                <w:r w:rsidR="00F27D38" w:rsidRPr="000B7EE1" w:rsidDel="004B2E9E">
                  <w:rPr>
                    <w:rStyle w:val="Hyperlink"/>
                    <w:rFonts w:ascii="Verdana" w:hAnsi="Verdana" w:cs="Arial"/>
                    <w:sz w:val="18"/>
                    <w:szCs w:val="18"/>
                    <w:lang w:val="en-US"/>
                  </w:rPr>
                  <w:delText>\\seskcifssvm01\GPT_RPA\Dictionaries</w:delText>
                </w:r>
                <w:r w:rsidR="00F27D38" w:rsidDel="004B2E9E">
                  <w:rPr>
                    <w:rFonts w:ascii="Verdana" w:hAnsi="Verdana" w:cs="Arial"/>
                    <w:color w:val="000000" w:themeColor="text1"/>
                    <w:sz w:val="18"/>
                    <w:szCs w:val="18"/>
                    <w:lang w:val="en-US"/>
                  </w:rPr>
                  <w:fldChar w:fldCharType="end"/>
                </w:r>
                <w:r w:rsidR="00F27D38" w:rsidDel="004B2E9E">
                  <w:rPr>
                    <w:rFonts w:ascii="Verdana" w:hAnsi="Verdana" w:cs="Arial"/>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 xml:space="preserve"> in the</w:delText>
                </w:r>
                <w:r w:rsidR="00F27D38" w:rsidDel="004B2E9E">
                  <w:rPr>
                    <w:rFonts w:ascii="Verdana" w:hAnsi="Verdana" w:cs="Arial"/>
                    <w:b/>
                    <w:color w:val="000000" w:themeColor="text1"/>
                    <w:sz w:val="18"/>
                    <w:szCs w:val="18"/>
                    <w:lang w:val="en-US"/>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file in worksheet </w:delText>
                </w:r>
                <w:r w:rsidR="00F27D38" w:rsidDel="004B2E9E">
                  <w:rPr>
                    <w:rFonts w:ascii="Verdana" w:hAnsi="Verdana" w:cs="Arial"/>
                    <w:b/>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All LOVs</w:delText>
                </w:r>
                <w:r w:rsidR="00F27D38" w:rsidDel="004B2E9E">
                  <w:rPr>
                    <w:rFonts w:ascii="Verdana" w:hAnsi="Verdana" w:cs="Arial"/>
                    <w:color w:val="000000" w:themeColor="text1"/>
                    <w:sz w:val="18"/>
                    <w:szCs w:val="18"/>
                    <w:lang w:val="en-US"/>
                  </w:rPr>
                  <w:delText>’</w:delText>
                </w:r>
                <w:r w:rsidR="00E32BC2" w:rsidDel="00F27D38">
                  <w:rPr>
                    <w:rFonts w:ascii="Verdana" w:hAnsi="Verdana" w:cs="Arial"/>
                    <w:b/>
                    <w:color w:val="000000" w:themeColor="text1"/>
                    <w:sz w:val="18"/>
                    <w:szCs w:val="18"/>
                    <w:lang w:val="en-US"/>
                  </w:rPr>
                  <w:delText xml:space="preserve">NOTE: </w:delText>
                </w:r>
                <w:r w:rsidR="00E32BC2" w:rsidRPr="00642460" w:rsidDel="00F27D38">
                  <w:rPr>
                    <w:rFonts w:ascii="Verdana" w:hAnsi="Verdana" w:cs="Arial"/>
                    <w:color w:val="000000" w:themeColor="text1"/>
                    <w:sz w:val="18"/>
                    <w:szCs w:val="18"/>
                    <w:lang w:val="en-US"/>
                  </w:rPr>
                  <w:delText>The dropdown list is maintained in the Shared Network Path</w:delText>
                </w:r>
                <w:r w:rsidR="00E32BC2" w:rsidDel="00F27D38">
                  <w:rPr>
                    <w:rFonts w:ascii="Verdana" w:hAnsi="Verdana" w:cs="Arial"/>
                    <w:color w:val="000000" w:themeColor="text1"/>
                    <w:sz w:val="18"/>
                    <w:szCs w:val="18"/>
                    <w:lang w:val="en-US"/>
                  </w:rPr>
                  <w:delText xml:space="preserve"> </w:delText>
                </w:r>
                <w:r w:rsidR="00E32BC2" w:rsidDel="00F27D38">
                  <w:rPr>
                    <w:rFonts w:ascii="Verdana" w:hAnsi="Verdana" w:cs="Arial"/>
                    <w:color w:val="000000" w:themeColor="text1"/>
                    <w:sz w:val="18"/>
                    <w:szCs w:val="18"/>
                    <w:lang w:val="en-US"/>
                  </w:rPr>
                  <w:fldChar w:fldCharType="begin"/>
                </w:r>
                <w:r w:rsidR="00E32BC2" w:rsidDel="00F27D38">
                  <w:rPr>
                    <w:rFonts w:ascii="Verdana" w:hAnsi="Verdana" w:cs="Arial"/>
                    <w:color w:val="000000" w:themeColor="text1"/>
                    <w:sz w:val="18"/>
                    <w:szCs w:val="18"/>
                    <w:lang w:val="en-US"/>
                  </w:rPr>
                  <w:delInstrText xml:space="preserve"> HYPERLINK "</w:delInstrText>
                </w:r>
                <w:r w:rsidR="00E32BC2" w:rsidRPr="00C70EFF" w:rsidDel="00F27D38">
                  <w:rPr>
                    <w:rFonts w:ascii="Verdana" w:hAnsi="Verdana" w:cs="Arial"/>
                    <w:color w:val="000000" w:themeColor="text1"/>
                    <w:sz w:val="18"/>
                    <w:szCs w:val="18"/>
                    <w:lang w:val="en-US"/>
                  </w:rPr>
                  <w:delInstrText>\\\\seskcifssvm01\\GPT_RPA\\Dictionaries</w:delInstrText>
                </w:r>
                <w:r w:rsidR="00E32BC2" w:rsidDel="00F27D38">
                  <w:rPr>
                    <w:rFonts w:ascii="Verdana" w:hAnsi="Verdana" w:cs="Arial"/>
                    <w:color w:val="000000" w:themeColor="text1"/>
                    <w:sz w:val="18"/>
                    <w:szCs w:val="18"/>
                    <w:lang w:val="en-US"/>
                  </w:rPr>
                  <w:delInstrText xml:space="preserve">" </w:delInstrText>
                </w:r>
                <w:r w:rsidR="00E32BC2" w:rsidDel="00F27D38">
                  <w:rPr>
                    <w:rFonts w:ascii="Verdana" w:hAnsi="Verdana" w:cs="Arial"/>
                    <w:color w:val="000000" w:themeColor="text1"/>
                    <w:sz w:val="18"/>
                    <w:szCs w:val="18"/>
                    <w:lang w:val="en-US"/>
                  </w:rPr>
                  <w:fldChar w:fldCharType="separate"/>
                </w:r>
                <w:r w:rsidR="00E32BC2" w:rsidRPr="000B7EE1" w:rsidDel="00F27D38">
                  <w:rPr>
                    <w:rStyle w:val="Hyperlink"/>
                    <w:rFonts w:ascii="Verdana" w:hAnsi="Verdana" w:cs="Arial"/>
                    <w:sz w:val="18"/>
                    <w:szCs w:val="18"/>
                    <w:lang w:val="en-US"/>
                  </w:rPr>
                  <w:delText>\\seskcifssvm01\GPT_RPA\Dictionaries</w:delText>
                </w:r>
                <w:r w:rsidR="00E32BC2" w:rsidDel="00F27D38">
                  <w:rPr>
                    <w:rFonts w:ascii="Verdana" w:hAnsi="Verdana" w:cs="Arial"/>
                    <w:color w:val="000000" w:themeColor="text1"/>
                    <w:sz w:val="18"/>
                    <w:szCs w:val="18"/>
                    <w:lang w:val="en-US"/>
                  </w:rPr>
                  <w:fldChar w:fldCharType="end"/>
                </w:r>
                <w:r w:rsidR="00E32BC2" w:rsidDel="00F27D38">
                  <w:rPr>
                    <w:rFonts w:ascii="Verdana" w:hAnsi="Verdana" w:cs="Arial"/>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 xml:space="preserve"> in the</w:delText>
                </w:r>
                <w:r w:rsidR="00E32BC2" w:rsidDel="00F27D38">
                  <w:rPr>
                    <w:rFonts w:ascii="Verdana" w:hAnsi="Verdana" w:cs="Arial"/>
                    <w:b/>
                    <w:color w:val="000000" w:themeColor="text1"/>
                    <w:sz w:val="18"/>
                    <w:szCs w:val="18"/>
                    <w:lang w:val="en-US"/>
                  </w:rPr>
                  <w:delText xml:space="preserve"> </w:delText>
                </w:r>
                <w:r w:rsidR="00E32BC2" w:rsidDel="00F27D38">
                  <w:rPr>
                    <w:rFonts w:ascii="Verdana" w:hAnsi="Verdana" w:cs="Arial"/>
                    <w:color w:val="000000" w:themeColor="text1"/>
                    <w:sz w:val="18"/>
                    <w:szCs w:val="18"/>
                  </w:rPr>
                  <w:delText xml:space="preserve">‘DropDownLOVs_ddmmmmyyyy’ file in worksheet </w:delText>
                </w:r>
                <w:r w:rsidR="00E32BC2" w:rsidDel="00F27D38">
                  <w:rPr>
                    <w:rFonts w:ascii="Verdana" w:hAnsi="Verdana" w:cs="Arial"/>
                    <w:b/>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All LOVs</w:delText>
                </w:r>
                <w:r w:rsidR="00E32BC2" w:rsidDel="00F27D38">
                  <w:rPr>
                    <w:rFonts w:ascii="Verdana" w:hAnsi="Verdana" w:cs="Arial"/>
                    <w:color w:val="000000" w:themeColor="text1"/>
                    <w:sz w:val="18"/>
                    <w:szCs w:val="18"/>
                    <w:lang w:val="en-US"/>
                  </w:rPr>
                  <w:delText>’</w:delText>
                </w:r>
              </w:del>
            </w:ins>
          </w:p>
        </w:tc>
        <w:tc>
          <w:tcPr>
            <w:tcW w:w="1418" w:type="dxa"/>
          </w:tcPr>
          <w:p w14:paraId="3400735C" w14:textId="77777777" w:rsidR="00311DC6" w:rsidRPr="000F672E" w:rsidRDefault="00311DC6" w:rsidP="00311DC6">
            <w:pPr>
              <w:rPr>
                <w:rFonts w:cs="Arial"/>
                <w:b/>
                <w:color w:val="000000" w:themeColor="text1"/>
                <w:sz w:val="18"/>
                <w:szCs w:val="18"/>
                <w:lang w:val="en-US"/>
              </w:rPr>
            </w:pPr>
          </w:p>
        </w:tc>
        <w:tc>
          <w:tcPr>
            <w:tcW w:w="10938" w:type="dxa"/>
          </w:tcPr>
          <w:p w14:paraId="105668C4" w14:textId="1232D0B1" w:rsidR="00311DC6" w:rsidRDefault="00BD375A" w:rsidP="00311DC6">
            <w:pPr>
              <w:rPr>
                <w:noProof/>
              </w:rPr>
            </w:pPr>
            <w:ins w:id="2138" w:author="Author">
              <w:r>
                <w:rPr>
                  <w:noProof/>
                  <w:lang w:val="en-US"/>
                </w:rPr>
                <w:drawing>
                  <wp:inline distT="0" distB="0" distL="0" distR="0" wp14:anchorId="427CBFD0" wp14:editId="46D75A2A">
                    <wp:extent cx="2305050" cy="15049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305050" cy="1504950"/>
                            </a:xfrm>
                            <a:prstGeom prst="rect">
                              <a:avLst/>
                            </a:prstGeom>
                          </pic:spPr>
                        </pic:pic>
                      </a:graphicData>
                    </a:graphic>
                  </wp:inline>
                </w:drawing>
              </w:r>
            </w:ins>
          </w:p>
        </w:tc>
      </w:tr>
      <w:tr w:rsidR="00311DC6" w:rsidRPr="005335B1" w14:paraId="45152C9B" w14:textId="77777777" w:rsidTr="00FA4F51">
        <w:trPr>
          <w:cantSplit/>
          <w:trHeight w:val="20"/>
        </w:trPr>
        <w:tc>
          <w:tcPr>
            <w:tcW w:w="1843" w:type="dxa"/>
          </w:tcPr>
          <w:p w14:paraId="6F9E2CAA" w14:textId="77777777" w:rsidR="00311DC6" w:rsidRPr="006649DB" w:rsidRDefault="001D79C4" w:rsidP="00311DC6">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3.1.79</w:t>
            </w:r>
            <w:r w:rsidR="00311DC6">
              <w:rPr>
                <w:rFonts w:ascii="Verdana" w:eastAsiaTheme="minorHAnsi" w:hAnsi="Verdana" w:cs="Arial"/>
                <w:b/>
                <w:color w:val="000000" w:themeColor="text1"/>
                <w:sz w:val="18"/>
                <w:szCs w:val="18"/>
              </w:rPr>
              <w:t xml:space="preserve"> </w:t>
            </w:r>
            <w:r w:rsidR="00C227E1" w:rsidRPr="00293F54">
              <w:rPr>
                <w:rFonts w:ascii="Verdana" w:eastAsiaTheme="minorHAnsi" w:hAnsi="Verdana" w:cs="Arial"/>
                <w:color w:val="000000" w:themeColor="text1"/>
                <w:sz w:val="18"/>
                <w:szCs w:val="18"/>
              </w:rPr>
              <w:t xml:space="preserve">Preparation of </w:t>
            </w:r>
            <w:r w:rsidR="00C227E1">
              <w:rPr>
                <w:rFonts w:ascii="Verdana" w:eastAsiaTheme="minorHAnsi" w:hAnsi="Verdana" w:cs="Arial"/>
                <w:color w:val="000000" w:themeColor="text1"/>
                <w:sz w:val="18"/>
                <w:szCs w:val="18"/>
              </w:rPr>
              <w:t xml:space="preserve">SWEDEN </w:t>
            </w:r>
            <w:r w:rsidR="00C227E1" w:rsidRPr="00293F54">
              <w:rPr>
                <w:rFonts w:ascii="Verdana" w:eastAsiaTheme="minorHAnsi" w:hAnsi="Verdana" w:cs="Arial"/>
                <w:color w:val="000000" w:themeColor="text1"/>
                <w:sz w:val="18"/>
                <w:szCs w:val="18"/>
              </w:rPr>
              <w:t>CSR report</w:t>
            </w:r>
            <w:r w:rsidR="00C227E1">
              <w:rPr>
                <w:rFonts w:ascii="Verdana" w:eastAsiaTheme="minorHAnsi" w:hAnsi="Verdana" w:cs="Arial"/>
                <w:color w:val="000000" w:themeColor="text1"/>
                <w:sz w:val="18"/>
                <w:szCs w:val="18"/>
              </w:rPr>
              <w:t>. Create Drop down list</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222462DB" w14:textId="77777777" w:rsidR="00311DC6" w:rsidRPr="00107058" w:rsidRDefault="00311DC6" w:rsidP="00311DC6">
            <w:pPr>
              <w:pStyle w:val="steptext"/>
              <w:rPr>
                <w:rFonts w:ascii="Verdana" w:eastAsiaTheme="minorHAnsi" w:hAnsi="Verdana" w:cs="Arial"/>
                <w:sz w:val="18"/>
                <w:szCs w:val="18"/>
              </w:rPr>
            </w:pPr>
            <w:r w:rsidRPr="00107058">
              <w:rPr>
                <w:rFonts w:ascii="Verdana" w:eastAsiaTheme="minorHAnsi" w:hAnsi="Verdana" w:cs="Arial"/>
                <w:color w:val="000000" w:themeColor="text1"/>
                <w:sz w:val="18"/>
                <w:szCs w:val="18"/>
              </w:rPr>
              <w:t xml:space="preserve"> Create dropdown list  for the blank rows on Global Template column RECIPIENT LICENSE TYPE containin</w:t>
            </w:r>
            <w:r w:rsidRPr="00107058">
              <w:rPr>
                <w:rFonts w:ascii="Verdana" w:eastAsiaTheme="minorHAnsi" w:hAnsi="Verdana" w:cs="Arial"/>
                <w:sz w:val="18"/>
                <w:szCs w:val="18"/>
              </w:rPr>
              <w:t>g:</w:t>
            </w:r>
          </w:p>
          <w:p w14:paraId="68F13104" w14:textId="77777777" w:rsidR="00515D53" w:rsidRPr="00107058" w:rsidRDefault="00515D53" w:rsidP="00515D53">
            <w:pPr>
              <w:pStyle w:val="steptext"/>
              <w:rPr>
                <w:rFonts w:ascii="Verdana" w:eastAsiaTheme="minorHAnsi" w:hAnsi="Verdana" w:cs="Arial"/>
                <w:sz w:val="18"/>
                <w:szCs w:val="18"/>
              </w:rPr>
            </w:pPr>
            <w:r w:rsidRPr="0024429F">
              <w:rPr>
                <w:rFonts w:ascii="Verdana" w:eastAsiaTheme="minorHAnsi" w:hAnsi="Verdana" w:cs="Arial"/>
                <w:sz w:val="18"/>
                <w:szCs w:val="18"/>
              </w:rPr>
              <w:t>Administrator</w:t>
            </w:r>
            <w:r>
              <w:rPr>
                <w:rFonts w:ascii="Verdana" w:eastAsiaTheme="minorHAnsi" w:hAnsi="Verdana" w:cs="Arial"/>
                <w:sz w:val="18"/>
                <w:szCs w:val="18"/>
              </w:rPr>
              <w:t xml:space="preserve">, </w:t>
            </w:r>
            <w:r w:rsidRPr="00EC67B7">
              <w:rPr>
                <w:rFonts w:ascii="Verdana" w:eastAsiaTheme="minorHAnsi" w:hAnsi="Verdana" w:cs="Arial"/>
                <w:sz w:val="18"/>
                <w:szCs w:val="18"/>
              </w:rPr>
              <w:t>Advanced Practice Nurse (APN)</w:t>
            </w:r>
            <w:r>
              <w:rPr>
                <w:rFonts w:ascii="Verdana" w:eastAsiaTheme="minorHAnsi" w:hAnsi="Verdana" w:cs="Arial"/>
                <w:sz w:val="18"/>
                <w:szCs w:val="18"/>
              </w:rPr>
              <w:t xml:space="preserve">, </w:t>
            </w:r>
            <w:r w:rsidRPr="00EC67B7">
              <w:rPr>
                <w:rFonts w:ascii="Verdana" w:eastAsiaTheme="minorHAnsi" w:hAnsi="Verdana" w:cs="Arial"/>
                <w:sz w:val="18"/>
                <w:szCs w:val="18"/>
              </w:rPr>
              <w:t>Certified Registered Nurse Anaesthetist</w:t>
            </w:r>
            <w:r>
              <w:rPr>
                <w:rFonts w:ascii="Verdana" w:eastAsiaTheme="minorHAnsi" w:hAnsi="Verdana" w:cs="Arial"/>
                <w:sz w:val="18"/>
                <w:szCs w:val="18"/>
              </w:rPr>
              <w:t xml:space="preserve">, </w:t>
            </w:r>
            <w:r w:rsidRPr="00EC67B7">
              <w:rPr>
                <w:rFonts w:ascii="Verdana" w:eastAsiaTheme="minorHAnsi" w:hAnsi="Verdana" w:cs="Arial"/>
                <w:sz w:val="18"/>
                <w:szCs w:val="18"/>
              </w:rPr>
              <w:t>Dental Assistant</w:t>
            </w:r>
            <w:r>
              <w:rPr>
                <w:rFonts w:ascii="Verdana" w:eastAsiaTheme="minorHAnsi" w:hAnsi="Verdana" w:cs="Arial"/>
                <w:sz w:val="18"/>
                <w:szCs w:val="18"/>
              </w:rPr>
              <w:t xml:space="preserve">, </w:t>
            </w:r>
            <w:r w:rsidRPr="00EC67B7">
              <w:rPr>
                <w:rFonts w:ascii="Verdana" w:eastAsiaTheme="minorHAnsi" w:hAnsi="Verdana" w:cs="Arial"/>
                <w:sz w:val="18"/>
                <w:szCs w:val="18"/>
              </w:rPr>
              <w:t>Dental Prosthetist</w:t>
            </w:r>
            <w:r>
              <w:rPr>
                <w:rFonts w:ascii="Verdana" w:eastAsiaTheme="minorHAnsi" w:hAnsi="Verdana" w:cs="Arial"/>
                <w:sz w:val="18"/>
                <w:szCs w:val="18"/>
              </w:rPr>
              <w:t>, D</w:t>
            </w:r>
            <w:r w:rsidRPr="00EC67B7">
              <w:rPr>
                <w:rFonts w:ascii="Verdana" w:eastAsiaTheme="minorHAnsi" w:hAnsi="Verdana" w:cs="Arial"/>
                <w:sz w:val="18"/>
                <w:szCs w:val="18"/>
              </w:rPr>
              <w:t>entist</w:t>
            </w:r>
            <w:r>
              <w:rPr>
                <w:rFonts w:ascii="Verdana" w:eastAsiaTheme="minorHAnsi" w:hAnsi="Verdana" w:cs="Arial"/>
                <w:sz w:val="18"/>
                <w:szCs w:val="18"/>
              </w:rPr>
              <w:t xml:space="preserve">, </w:t>
            </w:r>
            <w:r w:rsidRPr="00EC67B7">
              <w:rPr>
                <w:rFonts w:ascii="Verdana" w:eastAsiaTheme="minorHAnsi" w:hAnsi="Verdana" w:cs="Arial"/>
                <w:sz w:val="18"/>
                <w:szCs w:val="18"/>
              </w:rPr>
              <w:t>Doctor of Optometry (OD)</w:t>
            </w:r>
            <w:r>
              <w:rPr>
                <w:rFonts w:ascii="Verdana" w:eastAsiaTheme="minorHAnsi" w:hAnsi="Verdana" w:cs="Arial"/>
                <w:sz w:val="18"/>
                <w:szCs w:val="18"/>
              </w:rPr>
              <w:t xml:space="preserve">, </w:t>
            </w:r>
            <w:r w:rsidRPr="00EC67B7">
              <w:rPr>
                <w:rFonts w:ascii="Verdana" w:eastAsiaTheme="minorHAnsi" w:hAnsi="Verdana" w:cs="Arial"/>
                <w:sz w:val="18"/>
                <w:szCs w:val="18"/>
              </w:rPr>
              <w:t>Doctor of Osteopathy (DO)</w:t>
            </w:r>
            <w:r>
              <w:rPr>
                <w:rFonts w:ascii="Verdana" w:eastAsiaTheme="minorHAnsi" w:hAnsi="Verdana" w:cs="Arial"/>
                <w:sz w:val="18"/>
                <w:szCs w:val="18"/>
              </w:rPr>
              <w:t xml:space="preserve">, </w:t>
            </w:r>
            <w:r w:rsidRPr="00EC67B7">
              <w:rPr>
                <w:rFonts w:ascii="Verdana" w:eastAsiaTheme="minorHAnsi" w:hAnsi="Verdana" w:cs="Arial"/>
                <w:sz w:val="18"/>
                <w:szCs w:val="18"/>
              </w:rPr>
              <w:t>Licensed Practical Nurse (LPN)</w:t>
            </w:r>
            <w:r>
              <w:rPr>
                <w:rFonts w:ascii="Verdana" w:eastAsiaTheme="minorHAnsi" w:hAnsi="Verdana" w:cs="Arial"/>
                <w:sz w:val="18"/>
                <w:szCs w:val="18"/>
              </w:rPr>
              <w:t xml:space="preserve">, </w:t>
            </w:r>
            <w:r w:rsidRPr="00EC67B7">
              <w:rPr>
                <w:rFonts w:ascii="Verdana" w:eastAsiaTheme="minorHAnsi" w:hAnsi="Verdana" w:cs="Arial"/>
                <w:sz w:val="18"/>
                <w:szCs w:val="18"/>
              </w:rPr>
              <w:t>Medical Assistant</w:t>
            </w:r>
            <w:r>
              <w:rPr>
                <w:rFonts w:ascii="Verdana" w:eastAsiaTheme="minorHAnsi" w:hAnsi="Verdana" w:cs="Arial"/>
                <w:sz w:val="18"/>
                <w:szCs w:val="18"/>
              </w:rPr>
              <w:t xml:space="preserve">, </w:t>
            </w:r>
            <w:r w:rsidRPr="00EC67B7">
              <w:rPr>
                <w:rFonts w:ascii="Verdana" w:eastAsiaTheme="minorHAnsi" w:hAnsi="Verdana" w:cs="Arial"/>
                <w:sz w:val="18"/>
                <w:szCs w:val="18"/>
              </w:rPr>
              <w:t>Medical Doctor (MD)</w:t>
            </w:r>
            <w:r>
              <w:rPr>
                <w:rFonts w:ascii="Verdana" w:eastAsiaTheme="minorHAnsi" w:hAnsi="Verdana" w:cs="Arial"/>
                <w:sz w:val="18"/>
                <w:szCs w:val="18"/>
              </w:rPr>
              <w:t xml:space="preserve">, </w:t>
            </w:r>
            <w:r w:rsidRPr="00EC67B7">
              <w:rPr>
                <w:rFonts w:ascii="Verdana" w:eastAsiaTheme="minorHAnsi" w:hAnsi="Verdana" w:cs="Arial"/>
                <w:sz w:val="18"/>
                <w:szCs w:val="18"/>
              </w:rPr>
              <w:t>Midwife</w:t>
            </w:r>
            <w:r>
              <w:rPr>
                <w:rFonts w:ascii="Verdana" w:eastAsiaTheme="minorHAnsi" w:hAnsi="Verdana" w:cs="Arial"/>
                <w:sz w:val="18"/>
                <w:szCs w:val="18"/>
              </w:rPr>
              <w:t>, MPH, Non Licensed, Nurse, Nurse Practitioner (NP), Office Staff / Administrators, Optician, Optician Assistant, Other, P</w:t>
            </w:r>
            <w:r w:rsidR="00914653">
              <w:rPr>
                <w:rFonts w:ascii="Verdana" w:eastAsiaTheme="minorHAnsi" w:hAnsi="Verdana" w:cs="Arial"/>
                <w:sz w:val="18"/>
                <w:szCs w:val="18"/>
              </w:rPr>
              <w:t>a</w:t>
            </w:r>
            <w:r>
              <w:rPr>
                <w:rFonts w:ascii="Verdana" w:eastAsiaTheme="minorHAnsi" w:hAnsi="Verdana" w:cs="Arial"/>
                <w:sz w:val="18"/>
                <w:szCs w:val="18"/>
              </w:rPr>
              <w:t xml:space="preserve">ramedical, Paramedical Assistant, PharmD, PhD, Physical Therapist, Physician, </w:t>
            </w:r>
            <w:r w:rsidRPr="00F34E30">
              <w:rPr>
                <w:rFonts w:ascii="Verdana" w:eastAsiaTheme="minorHAnsi" w:hAnsi="Verdana" w:cs="Arial"/>
                <w:sz w:val="18"/>
                <w:szCs w:val="18"/>
              </w:rPr>
              <w:t>Physician Assistant (PA)</w:t>
            </w:r>
            <w:r>
              <w:rPr>
                <w:rFonts w:ascii="Verdana" w:eastAsiaTheme="minorHAnsi" w:hAnsi="Verdana" w:cs="Arial"/>
                <w:sz w:val="18"/>
                <w:szCs w:val="18"/>
              </w:rPr>
              <w:t>,</w:t>
            </w:r>
            <w:r>
              <w:t xml:space="preserve"> </w:t>
            </w:r>
            <w:r w:rsidRPr="00F34E30">
              <w:rPr>
                <w:rFonts w:ascii="Verdana" w:eastAsiaTheme="minorHAnsi" w:hAnsi="Verdana" w:cs="Arial"/>
                <w:sz w:val="18"/>
                <w:szCs w:val="18"/>
              </w:rPr>
              <w:t>Registered Nurse (RN)</w:t>
            </w:r>
            <w:r>
              <w:rPr>
                <w:rFonts w:ascii="Verdana" w:eastAsiaTheme="minorHAnsi" w:hAnsi="Verdana" w:cs="Arial"/>
                <w:sz w:val="18"/>
                <w:szCs w:val="18"/>
              </w:rPr>
              <w:t xml:space="preserve">, </w:t>
            </w:r>
            <w:r w:rsidRPr="00F34E30">
              <w:rPr>
                <w:rFonts w:ascii="Verdana" w:eastAsiaTheme="minorHAnsi" w:hAnsi="Verdana" w:cs="Arial"/>
                <w:sz w:val="18"/>
                <w:szCs w:val="18"/>
              </w:rPr>
              <w:t>Researcher/Scientist</w:t>
            </w:r>
            <w:r>
              <w:rPr>
                <w:rFonts w:ascii="Verdana" w:eastAsiaTheme="minorHAnsi" w:hAnsi="Verdana" w:cs="Arial"/>
                <w:sz w:val="18"/>
                <w:szCs w:val="18"/>
              </w:rPr>
              <w:t xml:space="preserve">, </w:t>
            </w:r>
            <w:r w:rsidRPr="00F34E30">
              <w:rPr>
                <w:rFonts w:ascii="Verdana" w:eastAsiaTheme="minorHAnsi" w:hAnsi="Verdana" w:cs="Arial"/>
                <w:sz w:val="18"/>
                <w:szCs w:val="18"/>
              </w:rPr>
              <w:t>Veterinarian</w:t>
            </w:r>
            <w:r>
              <w:rPr>
                <w:rFonts w:ascii="Verdana" w:eastAsiaTheme="minorHAnsi" w:hAnsi="Verdana" w:cs="Arial"/>
                <w:sz w:val="18"/>
                <w:szCs w:val="18"/>
              </w:rPr>
              <w:t xml:space="preserve">, </w:t>
            </w:r>
            <w:r w:rsidRPr="00107058">
              <w:rPr>
                <w:rFonts w:ascii="Verdana" w:hAnsi="Verdana" w:cs="Arial"/>
                <w:color w:val="000000" w:themeColor="text1"/>
                <w:sz w:val="18"/>
                <w:szCs w:val="18"/>
              </w:rPr>
              <w:t>Veterinarian Assistant</w:t>
            </w:r>
          </w:p>
          <w:p w14:paraId="3C4B67D9" w14:textId="77777777" w:rsidR="00311DC6" w:rsidRDefault="00311DC6" w:rsidP="00311DC6">
            <w:pPr>
              <w:rPr>
                <w:ins w:id="2139" w:author="Author"/>
                <w:rFonts w:ascii="Verdana" w:hAnsi="Verdana" w:cs="Arial"/>
                <w:color w:val="000000" w:themeColor="text1"/>
                <w:sz w:val="18"/>
                <w:szCs w:val="18"/>
                <w:lang w:val="en-US"/>
              </w:rPr>
            </w:pPr>
          </w:p>
          <w:p w14:paraId="07F24EE8" w14:textId="1CFFBB32" w:rsidR="00E32BC2" w:rsidRPr="00515D53" w:rsidRDefault="004B2E9E" w:rsidP="00311DC6">
            <w:pPr>
              <w:rPr>
                <w:rFonts w:ascii="Verdana" w:hAnsi="Verdana" w:cs="Arial"/>
                <w:color w:val="000000" w:themeColor="text1"/>
                <w:sz w:val="18"/>
                <w:szCs w:val="18"/>
                <w:lang w:val="en-US"/>
              </w:rPr>
            </w:pPr>
            <w:ins w:id="2140"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2141" w:author="Author">
                <w:r w:rsidR="00F27D38" w:rsidDel="004B2E9E">
                  <w:rPr>
                    <w:rFonts w:ascii="Verdana" w:hAnsi="Verdana" w:cs="Arial"/>
                    <w:b/>
                    <w:color w:val="000000" w:themeColor="text1"/>
                    <w:sz w:val="18"/>
                    <w:szCs w:val="18"/>
                    <w:lang w:val="en-US"/>
                  </w:rPr>
                  <w:delText xml:space="preserve">NOTE: </w:delText>
                </w:r>
                <w:r w:rsidR="00F27D38" w:rsidRPr="00642460" w:rsidDel="004B2E9E">
                  <w:rPr>
                    <w:rFonts w:ascii="Verdana" w:hAnsi="Verdana" w:cs="Arial"/>
                    <w:color w:val="000000" w:themeColor="text1"/>
                    <w:sz w:val="18"/>
                    <w:szCs w:val="18"/>
                    <w:lang w:val="en-US"/>
                  </w:rPr>
                  <w:delText>The dropdown list is maintained in the Shared Network Path</w:delText>
                </w:r>
                <w:r w:rsidR="00F27D38" w:rsidDel="004B2E9E">
                  <w:rPr>
                    <w:rFonts w:ascii="Verdana" w:hAnsi="Verdana" w:cs="Arial"/>
                    <w:color w:val="000000" w:themeColor="text1"/>
                    <w:sz w:val="18"/>
                    <w:szCs w:val="18"/>
                    <w:lang w:val="en-US"/>
                  </w:rPr>
                  <w:delText xml:space="preserve"> </w:delText>
                </w:r>
                <w:r w:rsidR="00F27D38" w:rsidDel="004B2E9E">
                  <w:rPr>
                    <w:rFonts w:ascii="Verdana" w:hAnsi="Verdana" w:cs="Arial"/>
                    <w:color w:val="000000" w:themeColor="text1"/>
                    <w:sz w:val="18"/>
                    <w:szCs w:val="18"/>
                    <w:lang w:val="en-US"/>
                  </w:rPr>
                  <w:fldChar w:fldCharType="begin"/>
                </w:r>
                <w:r w:rsidR="00F27D38" w:rsidDel="004B2E9E">
                  <w:rPr>
                    <w:rFonts w:ascii="Verdana" w:hAnsi="Verdana" w:cs="Arial"/>
                    <w:color w:val="000000" w:themeColor="text1"/>
                    <w:sz w:val="18"/>
                    <w:szCs w:val="18"/>
                    <w:lang w:val="en-US"/>
                  </w:rPr>
                  <w:delInstrText xml:space="preserve"> HYPERLINK "</w:delInstrText>
                </w:r>
                <w:r w:rsidR="00F27D38" w:rsidRPr="00C70EFF" w:rsidDel="004B2E9E">
                  <w:rPr>
                    <w:rFonts w:ascii="Verdana" w:hAnsi="Verdana" w:cs="Arial"/>
                    <w:color w:val="000000" w:themeColor="text1"/>
                    <w:sz w:val="18"/>
                    <w:szCs w:val="18"/>
                    <w:lang w:val="en-US"/>
                  </w:rPr>
                  <w:delInstrText>\\\\seskcifssvm01\\GPT_RPA\\Dictionaries</w:delInstrText>
                </w:r>
                <w:r w:rsidR="00F27D38" w:rsidDel="004B2E9E">
                  <w:rPr>
                    <w:rFonts w:ascii="Verdana" w:hAnsi="Verdana" w:cs="Arial"/>
                    <w:color w:val="000000" w:themeColor="text1"/>
                    <w:sz w:val="18"/>
                    <w:szCs w:val="18"/>
                    <w:lang w:val="en-US"/>
                  </w:rPr>
                  <w:delInstrText xml:space="preserve">" </w:delInstrText>
                </w:r>
                <w:r w:rsidR="00F27D38" w:rsidDel="004B2E9E">
                  <w:rPr>
                    <w:rFonts w:ascii="Verdana" w:hAnsi="Verdana" w:cs="Arial"/>
                    <w:color w:val="000000" w:themeColor="text1"/>
                    <w:sz w:val="18"/>
                    <w:szCs w:val="18"/>
                    <w:lang w:val="en-US"/>
                  </w:rPr>
                  <w:fldChar w:fldCharType="separate"/>
                </w:r>
                <w:r w:rsidR="00F27D38" w:rsidRPr="000B7EE1" w:rsidDel="004B2E9E">
                  <w:rPr>
                    <w:rStyle w:val="Hyperlink"/>
                    <w:rFonts w:ascii="Verdana" w:hAnsi="Verdana" w:cs="Arial"/>
                    <w:sz w:val="18"/>
                    <w:szCs w:val="18"/>
                    <w:lang w:val="en-US"/>
                  </w:rPr>
                  <w:delText>\\seskcifssvm01\GPT_RPA\Dictionaries</w:delText>
                </w:r>
                <w:r w:rsidR="00F27D38" w:rsidDel="004B2E9E">
                  <w:rPr>
                    <w:rFonts w:ascii="Verdana" w:hAnsi="Verdana" w:cs="Arial"/>
                    <w:color w:val="000000" w:themeColor="text1"/>
                    <w:sz w:val="18"/>
                    <w:szCs w:val="18"/>
                    <w:lang w:val="en-US"/>
                  </w:rPr>
                  <w:fldChar w:fldCharType="end"/>
                </w:r>
                <w:r w:rsidR="00F27D38" w:rsidDel="004B2E9E">
                  <w:rPr>
                    <w:rFonts w:ascii="Verdana" w:hAnsi="Verdana" w:cs="Arial"/>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 xml:space="preserve"> in the</w:delText>
                </w:r>
                <w:r w:rsidR="00F27D38" w:rsidDel="004B2E9E">
                  <w:rPr>
                    <w:rFonts w:ascii="Verdana" w:hAnsi="Verdana" w:cs="Arial"/>
                    <w:b/>
                    <w:color w:val="000000" w:themeColor="text1"/>
                    <w:sz w:val="18"/>
                    <w:szCs w:val="18"/>
                    <w:lang w:val="en-US"/>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file in worksheet </w:delText>
                </w:r>
                <w:r w:rsidR="00F27D38" w:rsidDel="004B2E9E">
                  <w:rPr>
                    <w:rFonts w:ascii="Verdana" w:hAnsi="Verdana" w:cs="Arial"/>
                    <w:b/>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All LOVs</w:delText>
                </w:r>
                <w:r w:rsidR="00F27D38" w:rsidDel="004B2E9E">
                  <w:rPr>
                    <w:rFonts w:ascii="Verdana" w:hAnsi="Verdana" w:cs="Arial"/>
                    <w:color w:val="000000" w:themeColor="text1"/>
                    <w:sz w:val="18"/>
                    <w:szCs w:val="18"/>
                    <w:lang w:val="en-US"/>
                  </w:rPr>
                  <w:delText>’</w:delText>
                </w:r>
                <w:r w:rsidR="00E32BC2" w:rsidDel="00F27D38">
                  <w:rPr>
                    <w:rFonts w:ascii="Verdana" w:hAnsi="Verdana" w:cs="Arial"/>
                    <w:b/>
                    <w:color w:val="000000" w:themeColor="text1"/>
                    <w:sz w:val="18"/>
                    <w:szCs w:val="18"/>
                    <w:lang w:val="en-US"/>
                  </w:rPr>
                  <w:delText xml:space="preserve">NOTE: </w:delText>
                </w:r>
                <w:r w:rsidR="00E32BC2" w:rsidRPr="00642460" w:rsidDel="00F27D38">
                  <w:rPr>
                    <w:rFonts w:ascii="Verdana" w:hAnsi="Verdana" w:cs="Arial"/>
                    <w:color w:val="000000" w:themeColor="text1"/>
                    <w:sz w:val="18"/>
                    <w:szCs w:val="18"/>
                    <w:lang w:val="en-US"/>
                  </w:rPr>
                  <w:delText>The dropdown list is maintained in the Shared Network Path</w:delText>
                </w:r>
                <w:r w:rsidR="00E32BC2" w:rsidDel="00F27D38">
                  <w:rPr>
                    <w:rFonts w:ascii="Verdana" w:hAnsi="Verdana" w:cs="Arial"/>
                    <w:color w:val="000000" w:themeColor="text1"/>
                    <w:sz w:val="18"/>
                    <w:szCs w:val="18"/>
                    <w:lang w:val="en-US"/>
                  </w:rPr>
                  <w:delText xml:space="preserve"> </w:delText>
                </w:r>
                <w:r w:rsidR="00E32BC2" w:rsidDel="00F27D38">
                  <w:rPr>
                    <w:rFonts w:ascii="Verdana" w:hAnsi="Verdana" w:cs="Arial"/>
                    <w:color w:val="000000" w:themeColor="text1"/>
                    <w:sz w:val="18"/>
                    <w:szCs w:val="18"/>
                    <w:lang w:val="en-US"/>
                  </w:rPr>
                  <w:fldChar w:fldCharType="begin"/>
                </w:r>
                <w:r w:rsidR="00E32BC2" w:rsidDel="00F27D38">
                  <w:rPr>
                    <w:rFonts w:ascii="Verdana" w:hAnsi="Verdana" w:cs="Arial"/>
                    <w:color w:val="000000" w:themeColor="text1"/>
                    <w:sz w:val="18"/>
                    <w:szCs w:val="18"/>
                    <w:lang w:val="en-US"/>
                  </w:rPr>
                  <w:delInstrText xml:space="preserve"> HYPERLINK "</w:delInstrText>
                </w:r>
                <w:r w:rsidR="00E32BC2" w:rsidRPr="00C70EFF" w:rsidDel="00F27D38">
                  <w:rPr>
                    <w:rFonts w:ascii="Verdana" w:hAnsi="Verdana" w:cs="Arial"/>
                    <w:color w:val="000000" w:themeColor="text1"/>
                    <w:sz w:val="18"/>
                    <w:szCs w:val="18"/>
                    <w:lang w:val="en-US"/>
                  </w:rPr>
                  <w:delInstrText>\\\\seskcifssvm01\\GPT_RPA\\Dictionaries</w:delInstrText>
                </w:r>
                <w:r w:rsidR="00E32BC2" w:rsidDel="00F27D38">
                  <w:rPr>
                    <w:rFonts w:ascii="Verdana" w:hAnsi="Verdana" w:cs="Arial"/>
                    <w:color w:val="000000" w:themeColor="text1"/>
                    <w:sz w:val="18"/>
                    <w:szCs w:val="18"/>
                    <w:lang w:val="en-US"/>
                  </w:rPr>
                  <w:delInstrText xml:space="preserve">" </w:delInstrText>
                </w:r>
                <w:r w:rsidR="00E32BC2" w:rsidDel="00F27D38">
                  <w:rPr>
                    <w:rFonts w:ascii="Verdana" w:hAnsi="Verdana" w:cs="Arial"/>
                    <w:color w:val="000000" w:themeColor="text1"/>
                    <w:sz w:val="18"/>
                    <w:szCs w:val="18"/>
                    <w:lang w:val="en-US"/>
                  </w:rPr>
                  <w:fldChar w:fldCharType="separate"/>
                </w:r>
                <w:r w:rsidR="00E32BC2" w:rsidRPr="000B7EE1" w:rsidDel="00F27D38">
                  <w:rPr>
                    <w:rStyle w:val="Hyperlink"/>
                    <w:rFonts w:ascii="Verdana" w:hAnsi="Verdana" w:cs="Arial"/>
                    <w:sz w:val="18"/>
                    <w:szCs w:val="18"/>
                    <w:lang w:val="en-US"/>
                  </w:rPr>
                  <w:delText>\\seskcifssvm01\GPT_RPA\Dictionaries</w:delText>
                </w:r>
                <w:r w:rsidR="00E32BC2" w:rsidDel="00F27D38">
                  <w:rPr>
                    <w:rFonts w:ascii="Verdana" w:hAnsi="Verdana" w:cs="Arial"/>
                    <w:color w:val="000000" w:themeColor="text1"/>
                    <w:sz w:val="18"/>
                    <w:szCs w:val="18"/>
                    <w:lang w:val="en-US"/>
                  </w:rPr>
                  <w:fldChar w:fldCharType="end"/>
                </w:r>
                <w:r w:rsidR="00E32BC2" w:rsidDel="00F27D38">
                  <w:rPr>
                    <w:rFonts w:ascii="Verdana" w:hAnsi="Verdana" w:cs="Arial"/>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 xml:space="preserve"> in the</w:delText>
                </w:r>
                <w:r w:rsidR="00E32BC2" w:rsidDel="00F27D38">
                  <w:rPr>
                    <w:rFonts w:ascii="Verdana" w:hAnsi="Verdana" w:cs="Arial"/>
                    <w:b/>
                    <w:color w:val="000000" w:themeColor="text1"/>
                    <w:sz w:val="18"/>
                    <w:szCs w:val="18"/>
                    <w:lang w:val="en-US"/>
                  </w:rPr>
                  <w:delText xml:space="preserve"> </w:delText>
                </w:r>
                <w:r w:rsidR="00E32BC2" w:rsidDel="00F27D38">
                  <w:rPr>
                    <w:rFonts w:ascii="Verdana" w:hAnsi="Verdana" w:cs="Arial"/>
                    <w:color w:val="000000" w:themeColor="text1"/>
                    <w:sz w:val="18"/>
                    <w:szCs w:val="18"/>
                  </w:rPr>
                  <w:delText xml:space="preserve">‘DropDownLOVs_ddmmmmyyyy’ file in worksheet </w:delText>
                </w:r>
                <w:r w:rsidR="00E32BC2" w:rsidDel="00F27D38">
                  <w:rPr>
                    <w:rFonts w:ascii="Verdana" w:hAnsi="Verdana" w:cs="Arial"/>
                    <w:b/>
                    <w:color w:val="000000" w:themeColor="text1"/>
                    <w:sz w:val="18"/>
                    <w:szCs w:val="18"/>
                    <w:lang w:val="en-US"/>
                  </w:rPr>
                  <w:delText xml:space="preserve"> ‘</w:delText>
                </w:r>
                <w:r w:rsidR="00E32BC2" w:rsidRPr="00642460" w:rsidDel="00F27D38">
                  <w:rPr>
                    <w:rFonts w:ascii="Verdana" w:hAnsi="Verdana" w:cs="Arial"/>
                    <w:color w:val="000000" w:themeColor="text1"/>
                    <w:sz w:val="18"/>
                    <w:szCs w:val="18"/>
                    <w:lang w:val="en-US"/>
                  </w:rPr>
                  <w:delText>All LOVs</w:delText>
                </w:r>
                <w:r w:rsidR="00E32BC2" w:rsidDel="00F27D38">
                  <w:rPr>
                    <w:rFonts w:ascii="Verdana" w:hAnsi="Verdana" w:cs="Arial"/>
                    <w:color w:val="000000" w:themeColor="text1"/>
                    <w:sz w:val="18"/>
                    <w:szCs w:val="18"/>
                    <w:lang w:val="en-US"/>
                  </w:rPr>
                  <w:delText>’</w:delText>
                </w:r>
              </w:del>
            </w:ins>
          </w:p>
        </w:tc>
        <w:tc>
          <w:tcPr>
            <w:tcW w:w="1418" w:type="dxa"/>
          </w:tcPr>
          <w:p w14:paraId="75C9D5B2" w14:textId="77777777" w:rsidR="00311DC6" w:rsidRPr="000F672E" w:rsidRDefault="00311DC6" w:rsidP="00311DC6">
            <w:pPr>
              <w:rPr>
                <w:rFonts w:cs="Arial"/>
                <w:b/>
                <w:color w:val="000000" w:themeColor="text1"/>
                <w:sz w:val="18"/>
                <w:szCs w:val="18"/>
                <w:lang w:val="en-US"/>
              </w:rPr>
            </w:pPr>
          </w:p>
        </w:tc>
        <w:tc>
          <w:tcPr>
            <w:tcW w:w="10938" w:type="dxa"/>
          </w:tcPr>
          <w:p w14:paraId="5B180F70" w14:textId="4058229B" w:rsidR="00311DC6" w:rsidRDefault="00BD375A" w:rsidP="00311DC6">
            <w:pPr>
              <w:rPr>
                <w:noProof/>
              </w:rPr>
            </w:pPr>
            <w:ins w:id="2142" w:author="Author">
              <w:r>
                <w:rPr>
                  <w:noProof/>
                  <w:lang w:val="en-US"/>
                </w:rPr>
                <w:drawing>
                  <wp:inline distT="0" distB="0" distL="0" distR="0" wp14:anchorId="10346670" wp14:editId="454A7DCD">
                    <wp:extent cx="2209800" cy="2124075"/>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209800" cy="2124075"/>
                            </a:xfrm>
                            <a:prstGeom prst="rect">
                              <a:avLst/>
                            </a:prstGeom>
                          </pic:spPr>
                        </pic:pic>
                      </a:graphicData>
                    </a:graphic>
                  </wp:inline>
                </w:drawing>
              </w:r>
            </w:ins>
          </w:p>
        </w:tc>
      </w:tr>
      <w:tr w:rsidR="00311DC6" w:rsidRPr="005335B1" w14:paraId="4F2AB00F" w14:textId="77777777" w:rsidTr="00FA4F51">
        <w:trPr>
          <w:cantSplit/>
          <w:trHeight w:val="20"/>
        </w:trPr>
        <w:tc>
          <w:tcPr>
            <w:tcW w:w="1843" w:type="dxa"/>
          </w:tcPr>
          <w:p w14:paraId="585D05E2" w14:textId="7B89EB2E" w:rsidR="00311DC6" w:rsidRPr="006649DB" w:rsidRDefault="001D79C4" w:rsidP="00311DC6">
            <w:pPr>
              <w:pStyle w:val="steptext"/>
              <w:rPr>
                <w:rFonts w:ascii="Verdana" w:eastAsiaTheme="minorHAnsi" w:hAnsi="Verdana" w:cs="Arial"/>
                <w:b/>
                <w:color w:val="000000" w:themeColor="text1"/>
                <w:sz w:val="18"/>
                <w:szCs w:val="18"/>
                <w:lang w:val="en-AU"/>
              </w:rPr>
            </w:pPr>
            <w:r>
              <w:rPr>
                <w:rFonts w:ascii="Verdana" w:eastAsiaTheme="minorHAnsi" w:hAnsi="Verdana" w:cs="Arial"/>
                <w:b/>
                <w:color w:val="000000" w:themeColor="text1"/>
                <w:sz w:val="18"/>
                <w:szCs w:val="18"/>
              </w:rPr>
              <w:lastRenderedPageBreak/>
              <w:t>3.1.80</w:t>
            </w:r>
            <w:r w:rsidR="00311DC6">
              <w:rPr>
                <w:rFonts w:ascii="Verdana" w:eastAsiaTheme="minorHAnsi" w:hAnsi="Verdana" w:cs="Arial"/>
                <w:b/>
                <w:color w:val="000000" w:themeColor="text1"/>
                <w:sz w:val="18"/>
                <w:szCs w:val="18"/>
              </w:rPr>
              <w:t xml:space="preserve"> </w:t>
            </w:r>
            <w:r w:rsidR="00C227E1" w:rsidRPr="00293F54">
              <w:rPr>
                <w:rFonts w:ascii="Verdana" w:eastAsiaTheme="minorHAnsi" w:hAnsi="Verdana" w:cs="Arial"/>
                <w:color w:val="000000" w:themeColor="text1"/>
                <w:sz w:val="18"/>
                <w:szCs w:val="18"/>
              </w:rPr>
              <w:t xml:space="preserve">Preparation of </w:t>
            </w:r>
            <w:r w:rsidR="00C227E1">
              <w:rPr>
                <w:rFonts w:ascii="Verdana" w:eastAsiaTheme="minorHAnsi" w:hAnsi="Verdana" w:cs="Arial"/>
                <w:color w:val="000000" w:themeColor="text1"/>
                <w:sz w:val="18"/>
                <w:szCs w:val="18"/>
              </w:rPr>
              <w:t xml:space="preserve">SWEDEN </w:t>
            </w:r>
            <w:r w:rsidR="00C227E1" w:rsidRPr="00293F54">
              <w:rPr>
                <w:rFonts w:ascii="Verdana" w:eastAsiaTheme="minorHAnsi" w:hAnsi="Verdana" w:cs="Arial"/>
                <w:color w:val="000000" w:themeColor="text1"/>
                <w:sz w:val="18"/>
                <w:szCs w:val="18"/>
              </w:rPr>
              <w:t>CSR report</w:t>
            </w:r>
            <w:r w:rsidR="00C227E1">
              <w:rPr>
                <w:rFonts w:ascii="Verdana" w:eastAsiaTheme="minorHAnsi" w:hAnsi="Verdana" w:cs="Arial"/>
                <w:color w:val="000000" w:themeColor="text1"/>
                <w:sz w:val="18"/>
                <w:szCs w:val="18"/>
              </w:rPr>
              <w:t>. Create Drop down list</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w:t>
            </w:r>
            <w:del w:id="2143" w:author="Author">
              <w:r w:rsidR="00847561" w:rsidDel="00151A99">
                <w:rPr>
                  <w:rFonts w:ascii="Verdana" w:eastAsiaTheme="minorHAnsi" w:hAnsi="Verdana" w:cs="Arial"/>
                  <w:b/>
                  <w:i/>
                  <w:color w:val="000000" w:themeColor="text1"/>
                  <w:sz w:val="18"/>
                  <w:szCs w:val="18"/>
                </w:rPr>
                <w:delText>s</w:delText>
              </w:r>
            </w:del>
            <w:r w:rsidR="00847561">
              <w:rPr>
                <w:rFonts w:ascii="Verdana" w:eastAsiaTheme="minorHAnsi" w:hAnsi="Verdana" w:cs="Arial"/>
                <w:b/>
                <w:i/>
                <w:color w:val="000000" w:themeColor="text1"/>
                <w:sz w:val="18"/>
                <w:szCs w:val="18"/>
              </w:rPr>
              <w:t xml:space="preserve"> </w:t>
            </w:r>
            <w:ins w:id="2144" w:author="Author">
              <w:r w:rsidR="00151A99">
                <w:rPr>
                  <w:rFonts w:ascii="Verdana" w:eastAsiaTheme="minorHAnsi" w:hAnsi="Verdana" w:cs="Arial"/>
                  <w:b/>
                  <w:i/>
                  <w:color w:val="000000" w:themeColor="text1"/>
                  <w:sz w:val="18"/>
                  <w:szCs w:val="18"/>
                </w:rPr>
                <w:t>1 ONLY</w:t>
              </w:r>
            </w:ins>
            <w:del w:id="2145" w:author="Author">
              <w:r w:rsidR="00847561" w:rsidDel="00151A99">
                <w:rPr>
                  <w:rFonts w:ascii="Verdana" w:eastAsiaTheme="minorHAnsi" w:hAnsi="Verdana" w:cs="Arial"/>
                  <w:b/>
                  <w:i/>
                  <w:color w:val="000000" w:themeColor="text1"/>
                  <w:sz w:val="18"/>
                  <w:szCs w:val="18"/>
                </w:rPr>
                <w:delText>(1,2,3)</w:delText>
              </w:r>
            </w:del>
          </w:p>
        </w:tc>
        <w:tc>
          <w:tcPr>
            <w:tcW w:w="5103" w:type="dxa"/>
          </w:tcPr>
          <w:p w14:paraId="2829DE03" w14:textId="6936DD1F" w:rsidR="00151A99" w:rsidRDefault="00311DC6">
            <w:pPr>
              <w:pStyle w:val="steptext"/>
              <w:rPr>
                <w:ins w:id="2146" w:author="Author"/>
                <w:rFonts w:ascii="Verdana" w:hAnsi="Verdana" w:cs="Arial"/>
                <w:color w:val="70AD47" w:themeColor="accent6"/>
                <w:sz w:val="18"/>
                <w:szCs w:val="18"/>
              </w:rPr>
              <w:pPrChange w:id="2147" w:author="Author">
                <w:pPr/>
              </w:pPrChange>
            </w:pPr>
            <w:r w:rsidRPr="005005EA">
              <w:rPr>
                <w:rFonts w:ascii="Verdana" w:eastAsiaTheme="minorHAnsi" w:hAnsi="Verdana" w:cs="Arial"/>
                <w:color w:val="70AD47" w:themeColor="accent6"/>
                <w:sz w:val="18"/>
                <w:szCs w:val="18"/>
                <w:rPrChange w:id="2148" w:author="Author">
                  <w:rPr>
                    <w:rFonts w:ascii="Verdana" w:hAnsi="Verdana" w:cs="Arial"/>
                    <w:color w:val="000000" w:themeColor="text1"/>
                    <w:sz w:val="18"/>
                    <w:szCs w:val="18"/>
                  </w:rPr>
                </w:rPrChange>
              </w:rPr>
              <w:t>Create dropdown list  for the blank rows on Global Template column RECIPIENT STATE containin</w:t>
            </w:r>
            <w:r w:rsidRPr="005005EA">
              <w:rPr>
                <w:rFonts w:ascii="Verdana" w:eastAsiaTheme="minorHAnsi" w:hAnsi="Verdana" w:cs="Arial"/>
                <w:color w:val="70AD47" w:themeColor="accent6"/>
                <w:sz w:val="18"/>
                <w:szCs w:val="18"/>
                <w:rPrChange w:id="2149" w:author="Author">
                  <w:rPr>
                    <w:rFonts w:ascii="Verdana" w:hAnsi="Verdana" w:cs="Arial"/>
                    <w:sz w:val="18"/>
                    <w:szCs w:val="18"/>
                  </w:rPr>
                </w:rPrChange>
              </w:rPr>
              <w:t>g</w:t>
            </w:r>
            <w:ins w:id="2150" w:author="Author">
              <w:r w:rsidR="00151A99" w:rsidRPr="005005EA">
                <w:rPr>
                  <w:rFonts w:ascii="Verdana" w:eastAsiaTheme="minorHAnsi" w:hAnsi="Verdana" w:cs="Arial"/>
                  <w:color w:val="70AD47" w:themeColor="accent6"/>
                  <w:sz w:val="18"/>
                  <w:szCs w:val="18"/>
                  <w:rPrChange w:id="2151" w:author="Author">
                    <w:rPr>
                      <w:rFonts w:ascii="Verdana" w:hAnsi="Verdana" w:cs="Arial"/>
                      <w:sz w:val="18"/>
                      <w:szCs w:val="18"/>
                    </w:rPr>
                  </w:rPrChange>
                </w:rPr>
                <w:t>:</w:t>
              </w:r>
            </w:ins>
          </w:p>
          <w:p w14:paraId="78CDEBC3" w14:textId="77777777" w:rsidR="00151A99" w:rsidRPr="005005EA" w:rsidRDefault="00151A99">
            <w:pPr>
              <w:pStyle w:val="steptext"/>
              <w:rPr>
                <w:ins w:id="2152" w:author="Author"/>
                <w:rFonts w:ascii="Verdana" w:hAnsi="Verdana" w:cs="Arial"/>
                <w:color w:val="70AD47" w:themeColor="accent6"/>
                <w:sz w:val="18"/>
                <w:szCs w:val="18"/>
                <w:rPrChange w:id="2153" w:author="Author">
                  <w:rPr>
                    <w:ins w:id="2154" w:author="Author"/>
                    <w:rFonts w:ascii="Verdana" w:hAnsi="Verdana" w:cs="Arial"/>
                    <w:sz w:val="18"/>
                    <w:szCs w:val="18"/>
                  </w:rPr>
                </w:rPrChange>
              </w:rPr>
              <w:pPrChange w:id="2155" w:author="Author">
                <w:pPr/>
              </w:pPrChange>
            </w:pPr>
          </w:p>
          <w:p w14:paraId="03B78533" w14:textId="0839B037" w:rsidR="00311DC6" w:rsidRPr="005005EA" w:rsidDel="00151A99" w:rsidRDefault="00311DC6">
            <w:pPr>
              <w:pStyle w:val="steptext"/>
              <w:rPr>
                <w:del w:id="2156" w:author="Author"/>
                <w:rFonts w:ascii="Verdana" w:eastAsiaTheme="minorHAnsi" w:hAnsi="Verdana" w:cs="Arial"/>
                <w:color w:val="70AD47" w:themeColor="accent6"/>
                <w:sz w:val="18"/>
                <w:szCs w:val="18"/>
                <w:rPrChange w:id="2157" w:author="Author">
                  <w:rPr>
                    <w:del w:id="2158" w:author="Author"/>
                    <w:rFonts w:ascii="Verdana" w:eastAsiaTheme="minorHAnsi" w:hAnsi="Verdana" w:cs="Arial"/>
                    <w:color w:val="FF0000"/>
                    <w:sz w:val="18"/>
                    <w:szCs w:val="18"/>
                  </w:rPr>
                </w:rPrChange>
              </w:rPr>
            </w:pPr>
            <w:del w:id="2159" w:author="Author">
              <w:r w:rsidRPr="005005EA" w:rsidDel="00151A99">
                <w:rPr>
                  <w:rFonts w:ascii="Verdana" w:hAnsi="Verdana" w:cs="Arial"/>
                  <w:color w:val="70AD47" w:themeColor="accent6"/>
                  <w:sz w:val="18"/>
                  <w:szCs w:val="18"/>
                  <w:rPrChange w:id="2160" w:author="Author">
                    <w:rPr>
                      <w:rFonts w:ascii="Verdana" w:hAnsi="Verdana" w:cs="Arial"/>
                      <w:sz w:val="18"/>
                      <w:szCs w:val="18"/>
                    </w:rPr>
                  </w:rPrChange>
                </w:rPr>
                <w:delText xml:space="preserve">: </w:delText>
              </w:r>
              <w:r w:rsidRPr="005005EA" w:rsidDel="00151A99">
                <w:rPr>
                  <w:rFonts w:ascii="Verdana" w:hAnsi="Verdana" w:cs="Arial"/>
                  <w:color w:val="70AD47" w:themeColor="accent6"/>
                  <w:sz w:val="18"/>
                  <w:szCs w:val="18"/>
                  <w:rPrChange w:id="2161" w:author="Author">
                    <w:rPr>
                      <w:rFonts w:ascii="Verdana" w:hAnsi="Verdana" w:cs="Arial"/>
                      <w:color w:val="FF0000"/>
                      <w:sz w:val="18"/>
                      <w:szCs w:val="18"/>
                    </w:rPr>
                  </w:rPrChange>
                </w:rPr>
                <w:delText xml:space="preserve">Do we need this to be </w:delText>
              </w:r>
            </w:del>
          </w:p>
          <w:p w14:paraId="327D9DB1" w14:textId="09AFE1BF" w:rsidR="00311DC6" w:rsidRPr="005005EA" w:rsidDel="00151A99" w:rsidRDefault="00311DC6">
            <w:pPr>
              <w:pStyle w:val="steptext"/>
              <w:rPr>
                <w:del w:id="2162" w:author="Author"/>
                <w:rFonts w:ascii="Verdana" w:eastAsiaTheme="minorHAnsi" w:hAnsi="Verdana" w:cs="Arial"/>
                <w:color w:val="70AD47" w:themeColor="accent6"/>
                <w:sz w:val="18"/>
                <w:szCs w:val="18"/>
                <w:rPrChange w:id="2163" w:author="Author">
                  <w:rPr>
                    <w:del w:id="2164" w:author="Author"/>
                    <w:rFonts w:ascii="Verdana" w:eastAsiaTheme="minorHAnsi" w:hAnsi="Verdana" w:cs="Arial"/>
                    <w:color w:val="FF0000"/>
                    <w:sz w:val="18"/>
                    <w:szCs w:val="18"/>
                  </w:rPr>
                </w:rPrChange>
              </w:rPr>
            </w:pPr>
            <w:del w:id="2165" w:author="Author">
              <w:r w:rsidRPr="005005EA" w:rsidDel="00151A99">
                <w:rPr>
                  <w:rFonts w:ascii="Verdana" w:hAnsi="Verdana" w:cs="Arial"/>
                  <w:color w:val="70AD47" w:themeColor="accent6"/>
                  <w:sz w:val="18"/>
                  <w:szCs w:val="18"/>
                  <w:rPrChange w:id="2166" w:author="Author">
                    <w:rPr>
                      <w:rFonts w:ascii="Verdana" w:hAnsi="Verdana" w:cs="Arial"/>
                      <w:color w:val="FF0000"/>
                      <w:sz w:val="18"/>
                      <w:szCs w:val="18"/>
                    </w:rPr>
                  </w:rPrChange>
                </w:rPr>
                <w:delText xml:space="preserve">created? We already populated the </w:delText>
              </w:r>
            </w:del>
          </w:p>
          <w:p w14:paraId="18175091" w14:textId="618036FD" w:rsidR="00311DC6" w:rsidRPr="005005EA" w:rsidDel="00151A99" w:rsidRDefault="00311DC6">
            <w:pPr>
              <w:pStyle w:val="steptext"/>
              <w:rPr>
                <w:del w:id="2167" w:author="Author"/>
                <w:rFonts w:ascii="Verdana" w:eastAsiaTheme="minorHAnsi" w:hAnsi="Verdana" w:cs="Arial"/>
                <w:color w:val="70AD47" w:themeColor="accent6"/>
                <w:sz w:val="18"/>
                <w:szCs w:val="18"/>
                <w:rPrChange w:id="2168" w:author="Author">
                  <w:rPr>
                    <w:del w:id="2169" w:author="Author"/>
                    <w:rFonts w:ascii="Verdana" w:eastAsiaTheme="minorHAnsi" w:hAnsi="Verdana" w:cs="Arial"/>
                    <w:color w:val="FF0000"/>
                    <w:sz w:val="18"/>
                    <w:szCs w:val="18"/>
                  </w:rPr>
                </w:rPrChange>
              </w:rPr>
            </w:pPr>
            <w:del w:id="2170" w:author="Author">
              <w:r w:rsidRPr="005005EA" w:rsidDel="00151A99">
                <w:rPr>
                  <w:rFonts w:ascii="Verdana" w:hAnsi="Verdana" w:cs="Arial"/>
                  <w:color w:val="70AD47" w:themeColor="accent6"/>
                  <w:sz w:val="18"/>
                  <w:szCs w:val="18"/>
                  <w:rPrChange w:id="2171" w:author="Author">
                    <w:rPr>
                      <w:rFonts w:ascii="Verdana" w:hAnsi="Verdana" w:cs="Arial"/>
                      <w:color w:val="FF0000"/>
                      <w:sz w:val="18"/>
                      <w:szCs w:val="18"/>
                    </w:rPr>
                  </w:rPrChange>
                </w:rPr>
                <w:delText>column using mapping table</w:delText>
              </w:r>
            </w:del>
            <w:ins w:id="2172" w:author="Author">
              <w:del w:id="2173" w:author="Author">
                <w:r w:rsidR="00643EE1" w:rsidRPr="005005EA" w:rsidDel="00151A99">
                  <w:rPr>
                    <w:rFonts w:ascii="Verdana" w:hAnsi="Verdana" w:cs="Arial"/>
                    <w:color w:val="70AD47" w:themeColor="accent6"/>
                    <w:sz w:val="18"/>
                    <w:szCs w:val="18"/>
                    <w:rPrChange w:id="2174" w:author="Author">
                      <w:rPr>
                        <w:rFonts w:ascii="Verdana" w:hAnsi="Verdana" w:cs="Arial"/>
                        <w:color w:val="FF0000"/>
                        <w:sz w:val="18"/>
                        <w:szCs w:val="18"/>
                      </w:rPr>
                    </w:rPrChange>
                  </w:rPr>
                  <w:delText xml:space="preserve"> -&gt; Yes for Iteration 1 where blank !</w:delText>
                </w:r>
              </w:del>
            </w:ins>
          </w:p>
          <w:p w14:paraId="176CC195" w14:textId="77777777" w:rsidR="00311DC6" w:rsidRDefault="00914653">
            <w:pPr>
              <w:pStyle w:val="steptext"/>
              <w:rPr>
                <w:ins w:id="2175" w:author="Author"/>
                <w:rFonts w:ascii="Verdana" w:hAnsi="Verdana" w:cs="Arial"/>
                <w:color w:val="70AD47" w:themeColor="accent6"/>
                <w:sz w:val="18"/>
                <w:szCs w:val="18"/>
              </w:rPr>
              <w:pPrChange w:id="2176" w:author="Author">
                <w:pPr/>
              </w:pPrChange>
            </w:pPr>
            <w:r w:rsidRPr="005005EA">
              <w:rPr>
                <w:rFonts w:ascii="Verdana" w:hAnsi="Verdana" w:cs="Arial"/>
                <w:color w:val="70AD47" w:themeColor="accent6"/>
                <w:sz w:val="18"/>
                <w:szCs w:val="18"/>
                <w:rPrChange w:id="2177" w:author="Author">
                  <w:rPr>
                    <w:rFonts w:ascii="Verdana" w:hAnsi="Verdana" w:cs="Arial"/>
                    <w:sz w:val="18"/>
                    <w:szCs w:val="18"/>
                  </w:rPr>
                </w:rPrChange>
              </w:rPr>
              <w:t>ALABAMA, ALASKA, CALIFORNIA, COLORADO, CONNECTICUT, DELAWARE, DISTRICT OF COLUMBIA, FLORIDA, GEORGIA, GUAM, HAWAII, IDAHO, ILLINOIS, INDIANE, IOWA, KANSAS, KENTUCKY, LOUISIANA, MAINE, MARSHALL ISLANDS, MARYLAND, MASSACHUSETTS, MICHIGAN, MICRONESIA, MILITARY ATLANTIC, MILITARIC EUROPE, MILITARY PACIFIC, MINNESOTA, MISSISSIPPI, MISSOURI, MONTANA, NEBRASKA, NEVADA, NEW HAMPSHIRE, NEW JERSEY, NEW MEXICO, NEW YORK, NORTH CAROLINA, NORTH DAKOTA, NORTH MARINA, ISLANDSM OHIOM OKLAHOMA, OREGOB, PALUA, PENNSYLVANIA, PUERTO RICO, RHODE ISLAND, SOUTH CAROLINA, SOUTH DAKOTA, TENNESSEE, TEXAS, UTAH, VERMONT, VIRGIN ISLANDS, VIRGINIA, WASHINGTON, WEST VIRGINIA, WISCONSIN, WYOMING</w:t>
            </w:r>
          </w:p>
          <w:p w14:paraId="5B3D7826" w14:textId="77777777" w:rsidR="00E32BC2" w:rsidRDefault="00E32BC2">
            <w:pPr>
              <w:pStyle w:val="steptext"/>
              <w:rPr>
                <w:ins w:id="2178" w:author="Author"/>
                <w:rFonts w:ascii="Verdana" w:hAnsi="Verdana" w:cs="Arial"/>
                <w:color w:val="70AD47" w:themeColor="accent6"/>
                <w:sz w:val="18"/>
                <w:szCs w:val="18"/>
              </w:rPr>
              <w:pPrChange w:id="2179" w:author="Author">
                <w:pPr/>
              </w:pPrChange>
            </w:pPr>
          </w:p>
          <w:p w14:paraId="517A862B" w14:textId="0A38E409" w:rsidR="00E32BC2" w:rsidRPr="00107058" w:rsidRDefault="004B2E9E">
            <w:pPr>
              <w:pStyle w:val="steptext"/>
              <w:rPr>
                <w:rFonts w:ascii="Verdana" w:hAnsi="Verdana" w:cs="Arial"/>
                <w:color w:val="000000" w:themeColor="text1"/>
                <w:sz w:val="18"/>
                <w:szCs w:val="18"/>
              </w:rPr>
              <w:pPrChange w:id="2180" w:author="Author">
                <w:pPr/>
              </w:pPrChange>
            </w:pPr>
            <w:ins w:id="2181" w:author="Author">
              <w:r>
                <w:rPr>
                  <w:rFonts w:ascii="Verdana" w:hAnsi="Verdana" w:cs="Arial"/>
                  <w:b/>
                  <w:color w:val="000000" w:themeColor="text1"/>
                  <w:sz w:val="18"/>
                  <w:szCs w:val="18"/>
                </w:rPr>
                <w:t xml:space="preserve">NOTE: </w:t>
              </w:r>
              <w:r w:rsidRPr="007E2239">
                <w:rPr>
                  <w:rFonts w:ascii="Verdana" w:hAnsi="Verdana" w:cs="Arial"/>
                  <w:color w:val="000000" w:themeColor="text1"/>
                  <w:sz w:val="18"/>
                  <w:szCs w:val="18"/>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rPr>
                <w:t xml:space="preserve"> ‘</w:t>
              </w:r>
              <w:r w:rsidRPr="007E2239">
                <w:rPr>
                  <w:rFonts w:ascii="Verdana" w:hAnsi="Verdana" w:cs="Arial"/>
                  <w:color w:val="000000" w:themeColor="text1"/>
                  <w:sz w:val="18"/>
                  <w:szCs w:val="18"/>
                </w:rPr>
                <w:t>All LOVs</w:t>
              </w:r>
              <w:r>
                <w:rPr>
                  <w:rFonts w:ascii="Verdana" w:hAnsi="Verdana" w:cs="Arial"/>
                  <w:color w:val="000000" w:themeColor="text1"/>
                  <w:sz w:val="18"/>
                  <w:szCs w:val="18"/>
                </w:rPr>
                <w:t>’ within the Global Template</w:t>
              </w:r>
              <w:del w:id="2182" w:author="Author">
                <w:r w:rsidR="00F27D38" w:rsidDel="004B2E9E">
                  <w:rPr>
                    <w:rFonts w:ascii="Verdana" w:hAnsi="Verdana" w:cs="Arial"/>
                    <w:b/>
                    <w:color w:val="000000" w:themeColor="text1"/>
                    <w:sz w:val="18"/>
                    <w:szCs w:val="18"/>
                  </w:rPr>
                  <w:delText xml:space="preserve">NOTE: </w:delText>
                </w:r>
                <w:r w:rsidR="00F27D38" w:rsidRPr="00642460" w:rsidDel="004B2E9E">
                  <w:rPr>
                    <w:rFonts w:ascii="Verdana" w:hAnsi="Verdana" w:cs="Arial"/>
                    <w:color w:val="000000" w:themeColor="text1"/>
                    <w:sz w:val="18"/>
                    <w:szCs w:val="18"/>
                  </w:rPr>
                  <w:delText>The dropdown list is maintained in the Shared Network Path</w:delText>
                </w:r>
                <w:r w:rsidR="00F27D38" w:rsidDel="004B2E9E">
                  <w:rPr>
                    <w:rFonts w:ascii="Verdana" w:hAnsi="Verdana" w:cs="Arial"/>
                    <w:color w:val="000000" w:themeColor="text1"/>
                    <w:sz w:val="18"/>
                    <w:szCs w:val="18"/>
                  </w:rPr>
                  <w:delText xml:space="preserve"> </w:delText>
                </w:r>
                <w:r w:rsidR="00F27D38" w:rsidDel="004B2E9E">
                  <w:rPr>
                    <w:rFonts w:ascii="Verdana" w:hAnsi="Verdana" w:cs="Arial"/>
                    <w:color w:val="000000" w:themeColor="text1"/>
                    <w:sz w:val="18"/>
                    <w:szCs w:val="18"/>
                  </w:rPr>
                  <w:fldChar w:fldCharType="begin"/>
                </w:r>
                <w:r w:rsidR="00F27D38" w:rsidDel="004B2E9E">
                  <w:rPr>
                    <w:rFonts w:ascii="Verdana" w:hAnsi="Verdana" w:cs="Arial"/>
                    <w:color w:val="000000" w:themeColor="text1"/>
                    <w:sz w:val="18"/>
                    <w:szCs w:val="18"/>
                  </w:rPr>
                  <w:delInstrText xml:space="preserve"> HYPERLINK "</w:delInstrText>
                </w:r>
                <w:r w:rsidR="00F27D38" w:rsidRPr="00C70EFF" w:rsidDel="004B2E9E">
                  <w:rPr>
                    <w:rFonts w:ascii="Verdana" w:hAnsi="Verdana" w:cs="Arial"/>
                    <w:color w:val="000000" w:themeColor="text1"/>
                    <w:sz w:val="18"/>
                    <w:szCs w:val="18"/>
                  </w:rPr>
                  <w:delInstrText>\\\\seskcifssvm01\\GPT_RPA\\Dictionaries</w:delInstrText>
                </w:r>
                <w:r w:rsidR="00F27D38" w:rsidDel="004B2E9E">
                  <w:rPr>
                    <w:rFonts w:ascii="Verdana" w:hAnsi="Verdana" w:cs="Arial"/>
                    <w:color w:val="000000" w:themeColor="text1"/>
                    <w:sz w:val="18"/>
                    <w:szCs w:val="18"/>
                  </w:rPr>
                  <w:delInstrText xml:space="preserve">" </w:delInstrText>
                </w:r>
                <w:r w:rsidR="00F27D38" w:rsidDel="004B2E9E">
                  <w:rPr>
                    <w:rFonts w:ascii="Verdana" w:hAnsi="Verdana" w:cs="Arial"/>
                    <w:color w:val="000000" w:themeColor="text1"/>
                    <w:sz w:val="18"/>
                    <w:szCs w:val="18"/>
                  </w:rPr>
                  <w:fldChar w:fldCharType="separate"/>
                </w:r>
                <w:r w:rsidR="00F27D38" w:rsidRPr="000B7EE1" w:rsidDel="004B2E9E">
                  <w:rPr>
                    <w:rStyle w:val="Hyperlink"/>
                    <w:rFonts w:ascii="Verdana" w:hAnsi="Verdana" w:cs="Arial"/>
                    <w:sz w:val="18"/>
                    <w:szCs w:val="18"/>
                  </w:rPr>
                  <w:delText>\\seskcifssvm01\GPT_RPA\Dictionaries</w:delText>
                </w:r>
                <w:r w:rsidR="00F27D38" w:rsidDel="004B2E9E">
                  <w:rPr>
                    <w:rFonts w:ascii="Verdana" w:hAnsi="Verdana" w:cs="Arial"/>
                    <w:color w:val="000000" w:themeColor="text1"/>
                    <w:sz w:val="18"/>
                    <w:szCs w:val="18"/>
                  </w:rPr>
                  <w:fldChar w:fldCharType="end"/>
                </w:r>
                <w:r w:rsidR="00F27D38" w:rsidDel="004B2E9E">
                  <w:rPr>
                    <w:rFonts w:ascii="Verdana" w:hAnsi="Verdana" w:cs="Arial"/>
                    <w:color w:val="000000" w:themeColor="text1"/>
                    <w:sz w:val="18"/>
                    <w:szCs w:val="18"/>
                  </w:rPr>
                  <w:delText xml:space="preserve"> </w:delText>
                </w:r>
                <w:r w:rsidR="00F27D38" w:rsidRPr="00642460" w:rsidDel="004B2E9E">
                  <w:rPr>
                    <w:rFonts w:ascii="Verdana" w:hAnsi="Verdana" w:cs="Arial"/>
                    <w:color w:val="000000" w:themeColor="text1"/>
                    <w:sz w:val="18"/>
                    <w:szCs w:val="18"/>
                  </w:rPr>
                  <w:delText xml:space="preserve"> in the</w:delText>
                </w:r>
                <w:r w:rsidR="00F27D38" w:rsidDel="004B2E9E">
                  <w:rPr>
                    <w:rFonts w:ascii="Verdana" w:hAnsi="Verdana" w:cs="Arial"/>
                    <w:b/>
                    <w:color w:val="000000" w:themeColor="text1"/>
                    <w:sz w:val="18"/>
                    <w:szCs w:val="18"/>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file in worksheet </w:delText>
                </w:r>
                <w:r w:rsidR="00F27D38" w:rsidDel="004B2E9E">
                  <w:rPr>
                    <w:rFonts w:ascii="Verdana" w:hAnsi="Verdana" w:cs="Arial"/>
                    <w:b/>
                    <w:color w:val="000000" w:themeColor="text1"/>
                    <w:sz w:val="18"/>
                    <w:szCs w:val="18"/>
                  </w:rPr>
                  <w:delText xml:space="preserve"> ‘</w:delText>
                </w:r>
                <w:r w:rsidR="00F27D38" w:rsidRPr="00642460" w:rsidDel="004B2E9E">
                  <w:rPr>
                    <w:rFonts w:ascii="Verdana" w:hAnsi="Verdana" w:cs="Arial"/>
                    <w:color w:val="000000" w:themeColor="text1"/>
                    <w:sz w:val="18"/>
                    <w:szCs w:val="18"/>
                  </w:rPr>
                  <w:delText>All LOVs</w:delText>
                </w:r>
                <w:r w:rsidR="00F27D38" w:rsidDel="004B2E9E">
                  <w:rPr>
                    <w:rFonts w:ascii="Verdana" w:hAnsi="Verdana" w:cs="Arial"/>
                    <w:color w:val="000000" w:themeColor="text1"/>
                    <w:sz w:val="18"/>
                    <w:szCs w:val="18"/>
                  </w:rPr>
                  <w:delText>’</w:delText>
                </w:r>
                <w:r w:rsidR="00E32BC2" w:rsidDel="00F27D38">
                  <w:rPr>
                    <w:rFonts w:ascii="Verdana" w:hAnsi="Verdana" w:cs="Arial"/>
                    <w:b/>
                    <w:color w:val="000000" w:themeColor="text1"/>
                    <w:sz w:val="18"/>
                    <w:szCs w:val="18"/>
                  </w:rPr>
                  <w:delText xml:space="preserve">NOTE: </w:delText>
                </w:r>
                <w:r w:rsidR="00E32BC2" w:rsidRPr="00642460" w:rsidDel="00F27D38">
                  <w:rPr>
                    <w:rFonts w:ascii="Verdana" w:hAnsi="Verdana" w:cs="Arial"/>
                    <w:color w:val="000000" w:themeColor="text1"/>
                    <w:sz w:val="18"/>
                    <w:szCs w:val="18"/>
                  </w:rPr>
                  <w:delText>The dropdown list is maintained in the Shared Network Path</w:delText>
                </w:r>
                <w:r w:rsidR="00E32BC2" w:rsidDel="00F27D38">
                  <w:rPr>
                    <w:rFonts w:ascii="Verdana" w:hAnsi="Verdana" w:cs="Arial"/>
                    <w:color w:val="000000" w:themeColor="text1"/>
                    <w:sz w:val="18"/>
                    <w:szCs w:val="18"/>
                  </w:rPr>
                  <w:delText xml:space="preserve"> </w:delText>
                </w:r>
                <w:r w:rsidR="00E32BC2" w:rsidDel="00F27D38">
                  <w:rPr>
                    <w:rFonts w:ascii="Verdana" w:hAnsi="Verdana" w:cs="Arial"/>
                    <w:color w:val="000000" w:themeColor="text1"/>
                    <w:sz w:val="18"/>
                    <w:szCs w:val="18"/>
                  </w:rPr>
                  <w:fldChar w:fldCharType="begin"/>
                </w:r>
                <w:r w:rsidR="00E32BC2" w:rsidDel="00F27D38">
                  <w:rPr>
                    <w:rFonts w:ascii="Verdana" w:hAnsi="Verdana" w:cs="Arial"/>
                    <w:color w:val="000000" w:themeColor="text1"/>
                    <w:sz w:val="18"/>
                    <w:szCs w:val="18"/>
                  </w:rPr>
                  <w:delInstrText xml:space="preserve"> HYPERLINK "</w:delInstrText>
                </w:r>
                <w:r w:rsidR="00E32BC2" w:rsidRPr="00C70EFF" w:rsidDel="00F27D38">
                  <w:rPr>
                    <w:rFonts w:ascii="Verdana" w:hAnsi="Verdana" w:cs="Arial"/>
                    <w:color w:val="000000" w:themeColor="text1"/>
                    <w:sz w:val="18"/>
                    <w:szCs w:val="18"/>
                  </w:rPr>
                  <w:delInstrText>\\\\seskcifssvm01\\GPT_RPA\\Dictionaries</w:delInstrText>
                </w:r>
                <w:r w:rsidR="00E32BC2" w:rsidDel="00F27D38">
                  <w:rPr>
                    <w:rFonts w:ascii="Verdana" w:hAnsi="Verdana" w:cs="Arial"/>
                    <w:color w:val="000000" w:themeColor="text1"/>
                    <w:sz w:val="18"/>
                    <w:szCs w:val="18"/>
                  </w:rPr>
                  <w:delInstrText xml:space="preserve">" </w:delInstrText>
                </w:r>
                <w:r w:rsidR="00E32BC2" w:rsidDel="00F27D38">
                  <w:rPr>
                    <w:rFonts w:ascii="Verdana" w:hAnsi="Verdana" w:cs="Arial"/>
                    <w:color w:val="000000" w:themeColor="text1"/>
                    <w:sz w:val="18"/>
                    <w:szCs w:val="18"/>
                  </w:rPr>
                  <w:fldChar w:fldCharType="separate"/>
                </w:r>
                <w:r w:rsidR="00E32BC2" w:rsidRPr="000B7EE1" w:rsidDel="00F27D38">
                  <w:rPr>
                    <w:rStyle w:val="Hyperlink"/>
                    <w:rFonts w:ascii="Verdana" w:hAnsi="Verdana" w:cs="Arial"/>
                    <w:sz w:val="18"/>
                    <w:szCs w:val="18"/>
                  </w:rPr>
                  <w:delText>\\seskcifssvm01\GPT_RPA\Dictionaries</w:delText>
                </w:r>
                <w:r w:rsidR="00E32BC2" w:rsidDel="00F27D38">
                  <w:rPr>
                    <w:rFonts w:ascii="Verdana" w:hAnsi="Verdana" w:cs="Arial"/>
                    <w:color w:val="000000" w:themeColor="text1"/>
                    <w:sz w:val="18"/>
                    <w:szCs w:val="18"/>
                  </w:rPr>
                  <w:fldChar w:fldCharType="end"/>
                </w:r>
                <w:r w:rsidR="00E32BC2" w:rsidDel="00F27D38">
                  <w:rPr>
                    <w:rFonts w:ascii="Verdana" w:hAnsi="Verdana" w:cs="Arial"/>
                    <w:color w:val="000000" w:themeColor="text1"/>
                    <w:sz w:val="18"/>
                    <w:szCs w:val="18"/>
                  </w:rPr>
                  <w:delText xml:space="preserve"> </w:delText>
                </w:r>
                <w:r w:rsidR="00E32BC2" w:rsidRPr="00642460" w:rsidDel="00F27D38">
                  <w:rPr>
                    <w:rFonts w:ascii="Verdana" w:hAnsi="Verdana" w:cs="Arial"/>
                    <w:color w:val="000000" w:themeColor="text1"/>
                    <w:sz w:val="18"/>
                    <w:szCs w:val="18"/>
                  </w:rPr>
                  <w:delText xml:space="preserve"> in the</w:delText>
                </w:r>
                <w:r w:rsidR="00E32BC2" w:rsidDel="00F27D38">
                  <w:rPr>
                    <w:rFonts w:ascii="Verdana" w:hAnsi="Verdana" w:cs="Arial"/>
                    <w:b/>
                    <w:color w:val="000000" w:themeColor="text1"/>
                    <w:sz w:val="18"/>
                    <w:szCs w:val="18"/>
                  </w:rPr>
                  <w:delText xml:space="preserve"> </w:delText>
                </w:r>
                <w:r w:rsidR="00E32BC2" w:rsidDel="00F27D38">
                  <w:rPr>
                    <w:rFonts w:ascii="Verdana" w:hAnsi="Verdana" w:cs="Arial"/>
                    <w:color w:val="000000" w:themeColor="text1"/>
                    <w:sz w:val="18"/>
                    <w:szCs w:val="18"/>
                  </w:rPr>
                  <w:delText xml:space="preserve">‘DropDownLOVs_ddmmmmyyyy’ file in worksheet </w:delText>
                </w:r>
                <w:r w:rsidR="00E32BC2" w:rsidDel="00F27D38">
                  <w:rPr>
                    <w:rFonts w:ascii="Verdana" w:hAnsi="Verdana" w:cs="Arial"/>
                    <w:b/>
                    <w:color w:val="000000" w:themeColor="text1"/>
                    <w:sz w:val="18"/>
                    <w:szCs w:val="18"/>
                  </w:rPr>
                  <w:delText xml:space="preserve"> ‘</w:delText>
                </w:r>
                <w:r w:rsidR="00E32BC2" w:rsidRPr="00642460" w:rsidDel="00F27D38">
                  <w:rPr>
                    <w:rFonts w:ascii="Verdana" w:hAnsi="Verdana" w:cs="Arial"/>
                    <w:color w:val="000000" w:themeColor="text1"/>
                    <w:sz w:val="18"/>
                    <w:szCs w:val="18"/>
                  </w:rPr>
                  <w:delText>All LOVs</w:delText>
                </w:r>
                <w:r w:rsidR="00E32BC2" w:rsidDel="00F27D38">
                  <w:rPr>
                    <w:rFonts w:ascii="Verdana" w:hAnsi="Verdana" w:cs="Arial"/>
                    <w:color w:val="000000" w:themeColor="text1"/>
                    <w:sz w:val="18"/>
                    <w:szCs w:val="18"/>
                  </w:rPr>
                  <w:delText>’</w:delText>
                </w:r>
              </w:del>
            </w:ins>
          </w:p>
        </w:tc>
        <w:tc>
          <w:tcPr>
            <w:tcW w:w="1418" w:type="dxa"/>
          </w:tcPr>
          <w:p w14:paraId="647A0200" w14:textId="77777777" w:rsidR="00311DC6" w:rsidRPr="000F672E" w:rsidRDefault="00311DC6" w:rsidP="00311DC6">
            <w:pPr>
              <w:rPr>
                <w:rFonts w:cs="Arial"/>
                <w:b/>
                <w:color w:val="000000" w:themeColor="text1"/>
                <w:sz w:val="18"/>
                <w:szCs w:val="18"/>
                <w:lang w:val="en-US"/>
              </w:rPr>
            </w:pPr>
          </w:p>
        </w:tc>
        <w:tc>
          <w:tcPr>
            <w:tcW w:w="10938" w:type="dxa"/>
          </w:tcPr>
          <w:p w14:paraId="37ABA6CC" w14:textId="75341B86" w:rsidR="00311DC6" w:rsidRDefault="00BD375A" w:rsidP="00311DC6">
            <w:pPr>
              <w:rPr>
                <w:noProof/>
              </w:rPr>
            </w:pPr>
            <w:ins w:id="2183" w:author="Author">
              <w:r>
                <w:rPr>
                  <w:noProof/>
                  <w:lang w:val="en-US"/>
                </w:rPr>
                <w:drawing>
                  <wp:inline distT="0" distB="0" distL="0" distR="0" wp14:anchorId="6B10CF89" wp14:editId="7EF6B9EB">
                    <wp:extent cx="2076450" cy="211455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076450" cy="2114550"/>
                            </a:xfrm>
                            <a:prstGeom prst="rect">
                              <a:avLst/>
                            </a:prstGeom>
                          </pic:spPr>
                        </pic:pic>
                      </a:graphicData>
                    </a:graphic>
                  </wp:inline>
                </w:drawing>
              </w:r>
            </w:ins>
          </w:p>
        </w:tc>
      </w:tr>
      <w:tr w:rsidR="00311DC6" w:rsidRPr="005335B1" w14:paraId="4CACF945" w14:textId="77777777" w:rsidTr="00FA4F51">
        <w:trPr>
          <w:cantSplit/>
          <w:trHeight w:val="20"/>
        </w:trPr>
        <w:tc>
          <w:tcPr>
            <w:tcW w:w="1843" w:type="dxa"/>
          </w:tcPr>
          <w:p w14:paraId="33B10205" w14:textId="77777777" w:rsidR="00311DC6" w:rsidRDefault="00311DC6"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3.1.</w:t>
            </w:r>
            <w:r w:rsidR="001D79C4">
              <w:rPr>
                <w:rFonts w:ascii="Verdana" w:eastAsiaTheme="minorHAnsi" w:hAnsi="Verdana" w:cs="Arial"/>
                <w:b/>
                <w:color w:val="000000" w:themeColor="text1"/>
                <w:sz w:val="18"/>
                <w:szCs w:val="18"/>
              </w:rPr>
              <w:t>81</w:t>
            </w:r>
            <w:r>
              <w:rPr>
                <w:rFonts w:ascii="Verdana" w:eastAsiaTheme="minorHAnsi" w:hAnsi="Verdana" w:cs="Arial"/>
                <w:b/>
                <w:color w:val="000000" w:themeColor="text1"/>
                <w:sz w:val="18"/>
                <w:szCs w:val="18"/>
              </w:rPr>
              <w:t xml:space="preserve"> </w:t>
            </w:r>
            <w:r w:rsidR="00C227E1" w:rsidRPr="00293F54">
              <w:rPr>
                <w:rFonts w:ascii="Verdana" w:eastAsiaTheme="minorHAnsi" w:hAnsi="Verdana" w:cs="Arial"/>
                <w:color w:val="000000" w:themeColor="text1"/>
                <w:sz w:val="18"/>
                <w:szCs w:val="18"/>
              </w:rPr>
              <w:t xml:space="preserve">Preparation of </w:t>
            </w:r>
            <w:r w:rsidR="00C227E1">
              <w:rPr>
                <w:rFonts w:ascii="Verdana" w:eastAsiaTheme="minorHAnsi" w:hAnsi="Verdana" w:cs="Arial"/>
                <w:color w:val="000000" w:themeColor="text1"/>
                <w:sz w:val="18"/>
                <w:szCs w:val="18"/>
              </w:rPr>
              <w:t xml:space="preserve">SWEDEN </w:t>
            </w:r>
            <w:r w:rsidR="00C227E1" w:rsidRPr="00293F54">
              <w:rPr>
                <w:rFonts w:ascii="Verdana" w:eastAsiaTheme="minorHAnsi" w:hAnsi="Verdana" w:cs="Arial"/>
                <w:color w:val="000000" w:themeColor="text1"/>
                <w:sz w:val="18"/>
                <w:szCs w:val="18"/>
              </w:rPr>
              <w:t>CSR report</w:t>
            </w:r>
            <w:r w:rsidR="00C227E1">
              <w:rPr>
                <w:rFonts w:ascii="Verdana" w:eastAsiaTheme="minorHAnsi" w:hAnsi="Verdana" w:cs="Arial"/>
                <w:color w:val="000000" w:themeColor="text1"/>
                <w:sz w:val="18"/>
                <w:szCs w:val="18"/>
              </w:rPr>
              <w:t>. Create Drop down list</w:t>
            </w:r>
            <w:r w:rsidR="00847561">
              <w:rPr>
                <w:rFonts w:ascii="Verdana" w:eastAsiaTheme="minorHAnsi" w:hAnsi="Verdana" w:cs="Arial"/>
                <w:color w:val="000000" w:themeColor="text1"/>
                <w:sz w:val="18"/>
                <w:szCs w:val="18"/>
              </w:rPr>
              <w:t xml:space="preserve">. </w:t>
            </w:r>
            <w:r w:rsidR="00847561">
              <w:rPr>
                <w:rFonts w:ascii="Verdana" w:eastAsiaTheme="minorHAnsi" w:hAnsi="Verdana" w:cs="Arial"/>
                <w:b/>
                <w:i/>
                <w:color w:val="000000" w:themeColor="text1"/>
                <w:sz w:val="18"/>
                <w:szCs w:val="18"/>
              </w:rPr>
              <w:t>*Step applicable for all Iterations (1,2,3)</w:t>
            </w:r>
          </w:p>
        </w:tc>
        <w:tc>
          <w:tcPr>
            <w:tcW w:w="5103" w:type="dxa"/>
          </w:tcPr>
          <w:p w14:paraId="28A75A1A" w14:textId="77777777" w:rsidR="00311DC6" w:rsidRPr="00107058" w:rsidRDefault="00311DC6" w:rsidP="00311DC6">
            <w:pPr>
              <w:rPr>
                <w:rFonts w:ascii="Verdana" w:hAnsi="Verdana" w:cs="Arial"/>
                <w:sz w:val="18"/>
                <w:szCs w:val="18"/>
              </w:rPr>
            </w:pPr>
            <w:r w:rsidRPr="00107058">
              <w:rPr>
                <w:rFonts w:ascii="Verdana" w:hAnsi="Verdana" w:cs="Arial"/>
                <w:color w:val="000000" w:themeColor="text1"/>
                <w:sz w:val="18"/>
                <w:szCs w:val="18"/>
              </w:rPr>
              <w:t xml:space="preserve"> Create dropdown list  for the blank rows on Global Template column PI IDENTIFICATION TYPE containin</w:t>
            </w:r>
            <w:r w:rsidRPr="00107058">
              <w:rPr>
                <w:rFonts w:ascii="Verdana" w:hAnsi="Verdana" w:cs="Arial"/>
                <w:sz w:val="18"/>
                <w:szCs w:val="18"/>
              </w:rPr>
              <w:t>g:</w:t>
            </w:r>
          </w:p>
          <w:tbl>
            <w:tblPr>
              <w:tblW w:w="2396" w:type="dxa"/>
              <w:tblLayout w:type="fixed"/>
              <w:tblLook w:val="04A0" w:firstRow="1" w:lastRow="0" w:firstColumn="1" w:lastColumn="0" w:noHBand="0" w:noVBand="1"/>
            </w:tblPr>
            <w:tblGrid>
              <w:gridCol w:w="2396"/>
            </w:tblGrid>
            <w:tr w:rsidR="00311DC6" w:rsidRPr="00107058" w14:paraId="07F7D661" w14:textId="77777777" w:rsidTr="00F82145">
              <w:trPr>
                <w:trHeight w:val="255"/>
              </w:trPr>
              <w:tc>
                <w:tcPr>
                  <w:tcW w:w="2396" w:type="dxa"/>
                  <w:tcBorders>
                    <w:top w:val="nil"/>
                    <w:left w:val="nil"/>
                    <w:bottom w:val="nil"/>
                    <w:right w:val="nil"/>
                  </w:tcBorders>
                  <w:shd w:val="clear" w:color="auto" w:fill="auto"/>
                  <w:noWrap/>
                  <w:vAlign w:val="bottom"/>
                  <w:hideMark/>
                </w:tcPr>
                <w:p w14:paraId="37385A95" w14:textId="77777777" w:rsidR="00311DC6" w:rsidRPr="00107058" w:rsidRDefault="00311DC6" w:rsidP="00311DC6">
                  <w:pPr>
                    <w:spacing w:after="0" w:line="240" w:lineRule="auto"/>
                    <w:rPr>
                      <w:rFonts w:eastAsia="Times New Roman" w:cs="Arial"/>
                      <w:color w:val="000000"/>
                      <w:sz w:val="20"/>
                      <w:szCs w:val="20"/>
                      <w:lang w:val="en-GB" w:eastAsia="en-GB"/>
                    </w:rPr>
                  </w:pPr>
                  <w:r w:rsidRPr="00107058">
                    <w:rPr>
                      <w:rFonts w:eastAsia="Times New Roman" w:cs="Arial"/>
                      <w:color w:val="000000"/>
                      <w:sz w:val="20"/>
                      <w:szCs w:val="20"/>
                      <w:lang w:val="en-GB" w:eastAsia="en-GB"/>
                    </w:rPr>
                    <w:t>AZ</w:t>
                  </w:r>
                </w:p>
              </w:tc>
            </w:tr>
            <w:tr w:rsidR="00311DC6" w:rsidRPr="00107058" w14:paraId="66A08C96" w14:textId="77777777" w:rsidTr="00F82145">
              <w:trPr>
                <w:trHeight w:val="255"/>
              </w:trPr>
              <w:tc>
                <w:tcPr>
                  <w:tcW w:w="2396" w:type="dxa"/>
                  <w:tcBorders>
                    <w:top w:val="nil"/>
                    <w:left w:val="nil"/>
                    <w:bottom w:val="nil"/>
                    <w:right w:val="nil"/>
                  </w:tcBorders>
                  <w:shd w:val="clear" w:color="auto" w:fill="auto"/>
                  <w:noWrap/>
                  <w:vAlign w:val="bottom"/>
                  <w:hideMark/>
                </w:tcPr>
                <w:p w14:paraId="49E80F52" w14:textId="77777777" w:rsidR="00311DC6" w:rsidRPr="00107058" w:rsidRDefault="00311DC6" w:rsidP="00311DC6">
                  <w:pPr>
                    <w:spacing w:after="0" w:line="240" w:lineRule="auto"/>
                    <w:rPr>
                      <w:rFonts w:eastAsia="Times New Roman" w:cs="Arial"/>
                      <w:color w:val="000000"/>
                      <w:sz w:val="20"/>
                      <w:szCs w:val="20"/>
                      <w:lang w:val="en-GB" w:eastAsia="en-GB"/>
                    </w:rPr>
                  </w:pPr>
                  <w:r w:rsidRPr="00107058">
                    <w:rPr>
                      <w:rFonts w:eastAsia="Times New Roman" w:cs="Arial"/>
                      <w:color w:val="000000"/>
                      <w:sz w:val="20"/>
                      <w:szCs w:val="20"/>
                      <w:lang w:val="en-GB" w:eastAsia="en-GB"/>
                    </w:rPr>
                    <w:t>NPI</w:t>
                  </w:r>
                </w:p>
              </w:tc>
            </w:tr>
            <w:tr w:rsidR="00311DC6" w:rsidRPr="00107058" w14:paraId="476340EF" w14:textId="77777777" w:rsidTr="00F82145">
              <w:trPr>
                <w:trHeight w:val="300"/>
              </w:trPr>
              <w:tc>
                <w:tcPr>
                  <w:tcW w:w="2396" w:type="dxa"/>
                  <w:tcBorders>
                    <w:top w:val="nil"/>
                    <w:left w:val="nil"/>
                    <w:bottom w:val="nil"/>
                    <w:right w:val="nil"/>
                  </w:tcBorders>
                  <w:shd w:val="clear" w:color="auto" w:fill="auto"/>
                  <w:noWrap/>
                  <w:vAlign w:val="bottom"/>
                  <w:hideMark/>
                </w:tcPr>
                <w:p w14:paraId="383E417E" w14:textId="77777777" w:rsidR="00311DC6" w:rsidRPr="00107058" w:rsidRDefault="00311DC6" w:rsidP="00311DC6">
                  <w:pPr>
                    <w:spacing w:after="0" w:line="240" w:lineRule="auto"/>
                    <w:rPr>
                      <w:rFonts w:eastAsia="Times New Roman" w:cs="Arial"/>
                      <w:color w:val="000000"/>
                      <w:sz w:val="20"/>
                      <w:szCs w:val="20"/>
                      <w:lang w:val="en-GB" w:eastAsia="en-GB"/>
                    </w:rPr>
                  </w:pPr>
                  <w:r w:rsidRPr="00107058">
                    <w:rPr>
                      <w:rFonts w:eastAsia="Times New Roman" w:cs="Arial"/>
                      <w:color w:val="000000"/>
                      <w:sz w:val="20"/>
                      <w:szCs w:val="20"/>
                      <w:lang w:val="en-GB" w:eastAsia="en-GB"/>
                    </w:rPr>
                    <w:t>GUID</w:t>
                  </w:r>
                </w:p>
              </w:tc>
            </w:tr>
          </w:tbl>
          <w:p w14:paraId="62477EC1" w14:textId="77777777" w:rsidR="00311DC6" w:rsidRDefault="00311DC6" w:rsidP="00311DC6">
            <w:pPr>
              <w:pStyle w:val="steptext"/>
              <w:rPr>
                <w:ins w:id="2184" w:author="Author"/>
                <w:rFonts w:ascii="Verdana" w:eastAsiaTheme="minorHAnsi" w:hAnsi="Verdana" w:cs="Arial"/>
                <w:color w:val="000000" w:themeColor="text1"/>
                <w:sz w:val="18"/>
                <w:szCs w:val="18"/>
              </w:rPr>
            </w:pPr>
          </w:p>
          <w:p w14:paraId="45BEF993" w14:textId="1FDDB9AD" w:rsidR="00E96BB6" w:rsidRPr="00107058" w:rsidRDefault="004B2E9E" w:rsidP="00311DC6">
            <w:pPr>
              <w:pStyle w:val="steptext"/>
              <w:rPr>
                <w:rFonts w:ascii="Verdana" w:eastAsiaTheme="minorHAnsi" w:hAnsi="Verdana" w:cs="Arial"/>
                <w:color w:val="000000" w:themeColor="text1"/>
                <w:sz w:val="18"/>
                <w:szCs w:val="18"/>
              </w:rPr>
            </w:pPr>
            <w:ins w:id="2185" w:author="Author">
              <w:r>
                <w:rPr>
                  <w:rFonts w:ascii="Verdana" w:hAnsi="Verdana" w:cs="Arial"/>
                  <w:b/>
                  <w:color w:val="000000" w:themeColor="text1"/>
                  <w:sz w:val="18"/>
                  <w:szCs w:val="18"/>
                </w:rPr>
                <w:t xml:space="preserve">NOTE: </w:t>
              </w:r>
              <w:r w:rsidRPr="007E2239">
                <w:rPr>
                  <w:rFonts w:ascii="Verdana" w:hAnsi="Verdana" w:cs="Arial"/>
                  <w:color w:val="000000" w:themeColor="text1"/>
                  <w:sz w:val="18"/>
                  <w:szCs w:val="18"/>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rPr>
                <w:t xml:space="preserve"> ‘</w:t>
              </w:r>
              <w:r w:rsidRPr="007E2239">
                <w:rPr>
                  <w:rFonts w:ascii="Verdana" w:hAnsi="Verdana" w:cs="Arial"/>
                  <w:color w:val="000000" w:themeColor="text1"/>
                  <w:sz w:val="18"/>
                  <w:szCs w:val="18"/>
                </w:rPr>
                <w:t>All LOVs</w:t>
              </w:r>
              <w:r>
                <w:rPr>
                  <w:rFonts w:ascii="Verdana" w:hAnsi="Verdana" w:cs="Arial"/>
                  <w:color w:val="000000" w:themeColor="text1"/>
                  <w:sz w:val="18"/>
                  <w:szCs w:val="18"/>
                </w:rPr>
                <w:t>’ within the Global Template</w:t>
              </w:r>
              <w:del w:id="2186" w:author="Author">
                <w:r w:rsidR="00F27D38" w:rsidDel="004B2E9E">
                  <w:rPr>
                    <w:rFonts w:ascii="Verdana" w:hAnsi="Verdana" w:cs="Arial"/>
                    <w:b/>
                    <w:color w:val="000000" w:themeColor="text1"/>
                    <w:sz w:val="18"/>
                    <w:szCs w:val="18"/>
                  </w:rPr>
                  <w:delText xml:space="preserve">NOTE: </w:delText>
                </w:r>
                <w:r w:rsidR="00F27D38" w:rsidRPr="00642460" w:rsidDel="004B2E9E">
                  <w:rPr>
                    <w:rFonts w:ascii="Verdana" w:hAnsi="Verdana" w:cs="Arial"/>
                    <w:color w:val="000000" w:themeColor="text1"/>
                    <w:sz w:val="18"/>
                    <w:szCs w:val="18"/>
                  </w:rPr>
                  <w:delText>The dropdown list is maintained in the Shared Network Path</w:delText>
                </w:r>
                <w:r w:rsidR="00F27D38" w:rsidDel="004B2E9E">
                  <w:rPr>
                    <w:rFonts w:ascii="Verdana" w:hAnsi="Verdana" w:cs="Arial"/>
                    <w:color w:val="000000" w:themeColor="text1"/>
                    <w:sz w:val="18"/>
                    <w:szCs w:val="18"/>
                  </w:rPr>
                  <w:delText xml:space="preserve"> </w:delText>
                </w:r>
                <w:r w:rsidR="00F27D38" w:rsidDel="004B2E9E">
                  <w:rPr>
                    <w:rFonts w:ascii="Verdana" w:hAnsi="Verdana" w:cs="Arial"/>
                    <w:color w:val="000000" w:themeColor="text1"/>
                    <w:sz w:val="18"/>
                    <w:szCs w:val="18"/>
                  </w:rPr>
                  <w:fldChar w:fldCharType="begin"/>
                </w:r>
                <w:r w:rsidR="00F27D38" w:rsidDel="004B2E9E">
                  <w:rPr>
                    <w:rFonts w:ascii="Verdana" w:hAnsi="Verdana" w:cs="Arial"/>
                    <w:color w:val="000000" w:themeColor="text1"/>
                    <w:sz w:val="18"/>
                    <w:szCs w:val="18"/>
                  </w:rPr>
                  <w:delInstrText xml:space="preserve"> HYPERLINK "</w:delInstrText>
                </w:r>
                <w:r w:rsidR="00F27D38" w:rsidRPr="00C70EFF" w:rsidDel="004B2E9E">
                  <w:rPr>
                    <w:rFonts w:ascii="Verdana" w:hAnsi="Verdana" w:cs="Arial"/>
                    <w:color w:val="000000" w:themeColor="text1"/>
                    <w:sz w:val="18"/>
                    <w:szCs w:val="18"/>
                  </w:rPr>
                  <w:delInstrText>\\\\seskcifssvm01\\GPT_RPA\\Dictionaries</w:delInstrText>
                </w:r>
                <w:r w:rsidR="00F27D38" w:rsidDel="004B2E9E">
                  <w:rPr>
                    <w:rFonts w:ascii="Verdana" w:hAnsi="Verdana" w:cs="Arial"/>
                    <w:color w:val="000000" w:themeColor="text1"/>
                    <w:sz w:val="18"/>
                    <w:szCs w:val="18"/>
                  </w:rPr>
                  <w:delInstrText xml:space="preserve">" </w:delInstrText>
                </w:r>
                <w:r w:rsidR="00F27D38" w:rsidDel="004B2E9E">
                  <w:rPr>
                    <w:rFonts w:ascii="Verdana" w:hAnsi="Verdana" w:cs="Arial"/>
                    <w:color w:val="000000" w:themeColor="text1"/>
                    <w:sz w:val="18"/>
                    <w:szCs w:val="18"/>
                  </w:rPr>
                  <w:fldChar w:fldCharType="separate"/>
                </w:r>
                <w:r w:rsidR="00F27D38" w:rsidRPr="000B7EE1" w:rsidDel="004B2E9E">
                  <w:rPr>
                    <w:rStyle w:val="Hyperlink"/>
                    <w:rFonts w:ascii="Verdana" w:hAnsi="Verdana" w:cs="Arial"/>
                    <w:sz w:val="18"/>
                    <w:szCs w:val="18"/>
                  </w:rPr>
                  <w:delText>\\seskcifssvm01\GPT_RPA\Dictionaries</w:delText>
                </w:r>
                <w:r w:rsidR="00F27D38" w:rsidDel="004B2E9E">
                  <w:rPr>
                    <w:rFonts w:ascii="Verdana" w:hAnsi="Verdana" w:cs="Arial"/>
                    <w:color w:val="000000" w:themeColor="text1"/>
                    <w:sz w:val="18"/>
                    <w:szCs w:val="18"/>
                  </w:rPr>
                  <w:fldChar w:fldCharType="end"/>
                </w:r>
                <w:r w:rsidR="00F27D38" w:rsidDel="004B2E9E">
                  <w:rPr>
                    <w:rFonts w:ascii="Verdana" w:hAnsi="Verdana" w:cs="Arial"/>
                    <w:color w:val="000000" w:themeColor="text1"/>
                    <w:sz w:val="18"/>
                    <w:szCs w:val="18"/>
                  </w:rPr>
                  <w:delText xml:space="preserve"> </w:delText>
                </w:r>
                <w:r w:rsidR="00F27D38" w:rsidRPr="00642460" w:rsidDel="004B2E9E">
                  <w:rPr>
                    <w:rFonts w:ascii="Verdana" w:hAnsi="Verdana" w:cs="Arial"/>
                    <w:color w:val="000000" w:themeColor="text1"/>
                    <w:sz w:val="18"/>
                    <w:szCs w:val="18"/>
                  </w:rPr>
                  <w:delText xml:space="preserve"> in the</w:delText>
                </w:r>
                <w:r w:rsidR="00F27D38" w:rsidDel="004B2E9E">
                  <w:rPr>
                    <w:rFonts w:ascii="Verdana" w:hAnsi="Verdana" w:cs="Arial"/>
                    <w:b/>
                    <w:color w:val="000000" w:themeColor="text1"/>
                    <w:sz w:val="18"/>
                    <w:szCs w:val="18"/>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file in worksheet </w:delText>
                </w:r>
                <w:r w:rsidR="00F27D38" w:rsidDel="004B2E9E">
                  <w:rPr>
                    <w:rFonts w:ascii="Verdana" w:hAnsi="Verdana" w:cs="Arial"/>
                    <w:b/>
                    <w:color w:val="000000" w:themeColor="text1"/>
                    <w:sz w:val="18"/>
                    <w:szCs w:val="18"/>
                  </w:rPr>
                  <w:delText xml:space="preserve"> ‘</w:delText>
                </w:r>
                <w:r w:rsidR="00F27D38" w:rsidRPr="00642460" w:rsidDel="004B2E9E">
                  <w:rPr>
                    <w:rFonts w:ascii="Verdana" w:hAnsi="Verdana" w:cs="Arial"/>
                    <w:color w:val="000000" w:themeColor="text1"/>
                    <w:sz w:val="18"/>
                    <w:szCs w:val="18"/>
                  </w:rPr>
                  <w:delText>All LOVs</w:delText>
                </w:r>
                <w:r w:rsidR="00F27D38" w:rsidDel="004B2E9E">
                  <w:rPr>
                    <w:rFonts w:ascii="Verdana" w:hAnsi="Verdana" w:cs="Arial"/>
                    <w:color w:val="000000" w:themeColor="text1"/>
                    <w:sz w:val="18"/>
                    <w:szCs w:val="18"/>
                  </w:rPr>
                  <w:delText>’</w:delText>
                </w:r>
                <w:r w:rsidR="00E96BB6" w:rsidDel="00F27D38">
                  <w:rPr>
                    <w:rFonts w:ascii="Verdana" w:hAnsi="Verdana" w:cs="Arial"/>
                    <w:b/>
                    <w:color w:val="000000" w:themeColor="text1"/>
                    <w:sz w:val="18"/>
                    <w:szCs w:val="18"/>
                  </w:rPr>
                  <w:delText xml:space="preserve">NOTE: </w:delText>
                </w:r>
                <w:r w:rsidR="00E96BB6" w:rsidRPr="00642460" w:rsidDel="00F27D38">
                  <w:rPr>
                    <w:rFonts w:ascii="Verdana" w:hAnsi="Verdana" w:cs="Arial"/>
                    <w:color w:val="000000" w:themeColor="text1"/>
                    <w:sz w:val="18"/>
                    <w:szCs w:val="18"/>
                  </w:rPr>
                  <w:delText>The dropdown list is maintained in the Shared Network Path</w:delText>
                </w:r>
                <w:r w:rsidR="00E96BB6" w:rsidDel="00F27D38">
                  <w:rPr>
                    <w:rFonts w:ascii="Verdana" w:hAnsi="Verdana" w:cs="Arial"/>
                    <w:color w:val="000000" w:themeColor="text1"/>
                    <w:sz w:val="18"/>
                    <w:szCs w:val="18"/>
                  </w:rPr>
                  <w:delText xml:space="preserve"> </w:delText>
                </w:r>
                <w:r w:rsidR="00E96BB6" w:rsidDel="00F27D38">
                  <w:rPr>
                    <w:rFonts w:ascii="Verdana" w:hAnsi="Verdana" w:cs="Arial"/>
                    <w:color w:val="000000" w:themeColor="text1"/>
                    <w:sz w:val="18"/>
                    <w:szCs w:val="18"/>
                  </w:rPr>
                  <w:fldChar w:fldCharType="begin"/>
                </w:r>
                <w:r w:rsidR="00E96BB6" w:rsidDel="00F27D38">
                  <w:rPr>
                    <w:rFonts w:ascii="Verdana" w:hAnsi="Verdana" w:cs="Arial"/>
                    <w:color w:val="000000" w:themeColor="text1"/>
                    <w:sz w:val="18"/>
                    <w:szCs w:val="18"/>
                  </w:rPr>
                  <w:delInstrText xml:space="preserve"> HYPERLINK "</w:delInstrText>
                </w:r>
                <w:r w:rsidR="00E96BB6" w:rsidRPr="00C70EFF" w:rsidDel="00F27D38">
                  <w:rPr>
                    <w:rFonts w:ascii="Verdana" w:hAnsi="Verdana" w:cs="Arial"/>
                    <w:color w:val="000000" w:themeColor="text1"/>
                    <w:sz w:val="18"/>
                    <w:szCs w:val="18"/>
                  </w:rPr>
                  <w:delInstrText>\\\\seskcifssvm01\\GPT_RPA\\Dictionaries</w:delInstrText>
                </w:r>
                <w:r w:rsidR="00E96BB6" w:rsidDel="00F27D38">
                  <w:rPr>
                    <w:rFonts w:ascii="Verdana" w:hAnsi="Verdana" w:cs="Arial"/>
                    <w:color w:val="000000" w:themeColor="text1"/>
                    <w:sz w:val="18"/>
                    <w:szCs w:val="18"/>
                  </w:rPr>
                  <w:delInstrText xml:space="preserve">" </w:delInstrText>
                </w:r>
                <w:r w:rsidR="00E96BB6" w:rsidDel="00F27D38">
                  <w:rPr>
                    <w:rFonts w:ascii="Verdana" w:hAnsi="Verdana" w:cs="Arial"/>
                    <w:color w:val="000000" w:themeColor="text1"/>
                    <w:sz w:val="18"/>
                    <w:szCs w:val="18"/>
                  </w:rPr>
                  <w:fldChar w:fldCharType="separate"/>
                </w:r>
                <w:r w:rsidR="00E96BB6" w:rsidRPr="000B7EE1" w:rsidDel="00F27D38">
                  <w:rPr>
                    <w:rStyle w:val="Hyperlink"/>
                    <w:rFonts w:ascii="Verdana" w:hAnsi="Verdana" w:cs="Arial"/>
                    <w:sz w:val="18"/>
                    <w:szCs w:val="18"/>
                  </w:rPr>
                  <w:delText>\\seskcifssvm01\GPT_RPA\Dictionaries</w:delText>
                </w:r>
                <w:r w:rsidR="00E96BB6" w:rsidDel="00F27D38">
                  <w:rPr>
                    <w:rFonts w:ascii="Verdana" w:hAnsi="Verdana" w:cs="Arial"/>
                    <w:color w:val="000000" w:themeColor="text1"/>
                    <w:sz w:val="18"/>
                    <w:szCs w:val="18"/>
                  </w:rPr>
                  <w:fldChar w:fldCharType="end"/>
                </w:r>
                <w:r w:rsidR="00E96BB6" w:rsidDel="00F27D38">
                  <w:rPr>
                    <w:rFonts w:ascii="Verdana" w:hAnsi="Verdana" w:cs="Arial"/>
                    <w:color w:val="000000" w:themeColor="text1"/>
                    <w:sz w:val="18"/>
                    <w:szCs w:val="18"/>
                  </w:rPr>
                  <w:delText xml:space="preserve"> </w:delText>
                </w:r>
                <w:r w:rsidR="00E96BB6" w:rsidRPr="00642460" w:rsidDel="00F27D38">
                  <w:rPr>
                    <w:rFonts w:ascii="Verdana" w:hAnsi="Verdana" w:cs="Arial"/>
                    <w:color w:val="000000" w:themeColor="text1"/>
                    <w:sz w:val="18"/>
                    <w:szCs w:val="18"/>
                  </w:rPr>
                  <w:delText xml:space="preserve"> in the</w:delText>
                </w:r>
                <w:r w:rsidR="00E96BB6" w:rsidDel="00F27D38">
                  <w:rPr>
                    <w:rFonts w:ascii="Verdana" w:hAnsi="Verdana" w:cs="Arial"/>
                    <w:b/>
                    <w:color w:val="000000" w:themeColor="text1"/>
                    <w:sz w:val="18"/>
                    <w:szCs w:val="18"/>
                  </w:rPr>
                  <w:delText xml:space="preserve"> </w:delText>
                </w:r>
                <w:r w:rsidR="00E96BB6" w:rsidDel="00F27D38">
                  <w:rPr>
                    <w:rFonts w:ascii="Verdana" w:hAnsi="Verdana" w:cs="Arial"/>
                    <w:color w:val="000000" w:themeColor="text1"/>
                    <w:sz w:val="18"/>
                    <w:szCs w:val="18"/>
                  </w:rPr>
                  <w:delText xml:space="preserve">‘DropDownLOVs_ddmmmmyyyy’ file in worksheet </w:delText>
                </w:r>
                <w:r w:rsidR="00E96BB6" w:rsidDel="00F27D38">
                  <w:rPr>
                    <w:rFonts w:ascii="Verdana" w:hAnsi="Verdana" w:cs="Arial"/>
                    <w:b/>
                    <w:color w:val="000000" w:themeColor="text1"/>
                    <w:sz w:val="18"/>
                    <w:szCs w:val="18"/>
                  </w:rPr>
                  <w:delText xml:space="preserve"> ‘</w:delText>
                </w:r>
                <w:r w:rsidR="00E96BB6" w:rsidRPr="00642460" w:rsidDel="00F27D38">
                  <w:rPr>
                    <w:rFonts w:ascii="Verdana" w:hAnsi="Verdana" w:cs="Arial"/>
                    <w:color w:val="000000" w:themeColor="text1"/>
                    <w:sz w:val="18"/>
                    <w:szCs w:val="18"/>
                  </w:rPr>
                  <w:delText>All LOVs</w:delText>
                </w:r>
                <w:r w:rsidR="00E96BB6" w:rsidDel="00F27D38">
                  <w:rPr>
                    <w:rFonts w:ascii="Verdana" w:hAnsi="Verdana" w:cs="Arial"/>
                    <w:color w:val="000000" w:themeColor="text1"/>
                    <w:sz w:val="18"/>
                    <w:szCs w:val="18"/>
                  </w:rPr>
                  <w:delText>’</w:delText>
                </w:r>
              </w:del>
            </w:ins>
          </w:p>
        </w:tc>
        <w:tc>
          <w:tcPr>
            <w:tcW w:w="1418" w:type="dxa"/>
          </w:tcPr>
          <w:p w14:paraId="4A7953B2" w14:textId="77777777" w:rsidR="00311DC6" w:rsidRPr="000F672E" w:rsidRDefault="00311DC6" w:rsidP="00311DC6">
            <w:pPr>
              <w:rPr>
                <w:rFonts w:cs="Arial"/>
                <w:b/>
                <w:color w:val="000000" w:themeColor="text1"/>
                <w:sz w:val="18"/>
                <w:szCs w:val="18"/>
                <w:lang w:val="en-US"/>
              </w:rPr>
            </w:pPr>
          </w:p>
        </w:tc>
        <w:tc>
          <w:tcPr>
            <w:tcW w:w="10938" w:type="dxa"/>
          </w:tcPr>
          <w:p w14:paraId="2B8C9E98" w14:textId="66ACDD17" w:rsidR="00311DC6" w:rsidRDefault="00BD375A" w:rsidP="00311DC6">
            <w:pPr>
              <w:rPr>
                <w:noProof/>
              </w:rPr>
            </w:pPr>
            <w:ins w:id="2187" w:author="Author">
              <w:r>
                <w:rPr>
                  <w:noProof/>
                  <w:lang w:val="en-US"/>
                </w:rPr>
                <w:drawing>
                  <wp:inline distT="0" distB="0" distL="0" distR="0" wp14:anchorId="10AAB677" wp14:editId="0026B76B">
                    <wp:extent cx="2400300" cy="1704975"/>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400300" cy="1704975"/>
                            </a:xfrm>
                            <a:prstGeom prst="rect">
                              <a:avLst/>
                            </a:prstGeom>
                          </pic:spPr>
                        </pic:pic>
                      </a:graphicData>
                    </a:graphic>
                  </wp:inline>
                </w:drawing>
              </w:r>
            </w:ins>
          </w:p>
        </w:tc>
      </w:tr>
      <w:tr w:rsidR="001D79C4" w:rsidRPr="005335B1" w14:paraId="6795F6C2" w14:textId="77777777" w:rsidTr="00FA4F51">
        <w:trPr>
          <w:cantSplit/>
          <w:trHeight w:val="20"/>
        </w:trPr>
        <w:tc>
          <w:tcPr>
            <w:tcW w:w="1843" w:type="dxa"/>
          </w:tcPr>
          <w:p w14:paraId="22E3B3EB" w14:textId="77777777" w:rsidR="001D79C4" w:rsidRDefault="001D79C4"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 xml:space="preserve">3.1.82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SWEDEN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Create Drop down list. </w:t>
            </w:r>
            <w:r>
              <w:rPr>
                <w:rFonts w:ascii="Verdana" w:eastAsiaTheme="minorHAnsi" w:hAnsi="Verdana" w:cs="Arial"/>
                <w:b/>
                <w:i/>
                <w:color w:val="000000" w:themeColor="text1"/>
                <w:sz w:val="18"/>
                <w:szCs w:val="18"/>
              </w:rPr>
              <w:t>*Step applicable for all Iterations (1,2,3)</w:t>
            </w:r>
          </w:p>
        </w:tc>
        <w:tc>
          <w:tcPr>
            <w:tcW w:w="5103" w:type="dxa"/>
          </w:tcPr>
          <w:p w14:paraId="147A0EC6" w14:textId="77777777" w:rsidR="001D79C4" w:rsidRDefault="001D79C4" w:rsidP="001D79C4">
            <w:pPr>
              <w:rPr>
                <w:rFonts w:ascii="Verdana" w:hAnsi="Verdana" w:cs="Arial"/>
                <w:color w:val="000000" w:themeColor="text1"/>
                <w:sz w:val="18"/>
                <w:szCs w:val="18"/>
              </w:rPr>
            </w:pPr>
            <w:r w:rsidRPr="00E570DF">
              <w:rPr>
                <w:rFonts w:ascii="Verdana" w:hAnsi="Verdana" w:cs="Arial"/>
                <w:color w:val="000000" w:themeColor="text1"/>
                <w:sz w:val="18"/>
                <w:szCs w:val="18"/>
              </w:rPr>
              <w:t>Create dropdown list</w:t>
            </w:r>
            <w:r>
              <w:rPr>
                <w:rFonts w:ascii="Verdana" w:hAnsi="Verdana" w:cs="Arial"/>
                <w:color w:val="000000" w:themeColor="text1"/>
                <w:sz w:val="18"/>
                <w:szCs w:val="18"/>
              </w:rPr>
              <w:t>s</w:t>
            </w:r>
            <w:r w:rsidRPr="00E570DF">
              <w:rPr>
                <w:rFonts w:ascii="Verdana" w:hAnsi="Verdana" w:cs="Arial"/>
                <w:color w:val="000000" w:themeColor="text1"/>
                <w:sz w:val="18"/>
                <w:szCs w:val="18"/>
              </w:rPr>
              <w:t xml:space="preserve">  for the blank rows on Global Template column</w:t>
            </w:r>
            <w:r>
              <w:rPr>
                <w:rFonts w:ascii="Verdana" w:hAnsi="Verdana" w:cs="Arial"/>
                <w:color w:val="000000" w:themeColor="text1"/>
                <w:sz w:val="18"/>
                <w:szCs w:val="18"/>
              </w:rPr>
              <w:t>s</w:t>
            </w:r>
          </w:p>
          <w:p w14:paraId="29957196" w14:textId="77777777" w:rsidR="001D79C4" w:rsidRDefault="001D79C4" w:rsidP="001D79C4">
            <w:pPr>
              <w:ind w:left="360"/>
              <w:rPr>
                <w:rFonts w:ascii="Verdana" w:hAnsi="Verdana" w:cs="Arial"/>
                <w:color w:val="000000" w:themeColor="text1"/>
                <w:sz w:val="18"/>
                <w:szCs w:val="18"/>
              </w:rPr>
            </w:pPr>
          </w:p>
          <w:p w14:paraId="65334F0C" w14:textId="77777777" w:rsidR="001D79C4" w:rsidRDefault="001D79C4" w:rsidP="001D79C4">
            <w:pPr>
              <w:pStyle w:val="ListParagraph"/>
              <w:numPr>
                <w:ilvl w:val="0"/>
                <w:numId w:val="92"/>
              </w:numPr>
              <w:rPr>
                <w:rFonts w:ascii="Verdana" w:hAnsi="Verdana" w:cs="Arial"/>
                <w:color w:val="000000" w:themeColor="text1"/>
                <w:sz w:val="18"/>
                <w:szCs w:val="18"/>
              </w:rPr>
            </w:pPr>
            <w:r w:rsidRPr="0087397C">
              <w:rPr>
                <w:rFonts w:ascii="Verdana" w:hAnsi="Verdana" w:cs="Arial"/>
                <w:color w:val="000000" w:themeColor="text1"/>
                <w:sz w:val="18"/>
                <w:szCs w:val="18"/>
              </w:rPr>
              <w:t>Column: ‘Assessment Determination’</w:t>
            </w:r>
            <w:r>
              <w:rPr>
                <w:rFonts w:ascii="Verdana" w:hAnsi="Verdana" w:cs="Arial"/>
                <w:color w:val="000000" w:themeColor="text1"/>
                <w:sz w:val="18"/>
                <w:szCs w:val="18"/>
              </w:rPr>
              <w:t>:</w:t>
            </w:r>
          </w:p>
          <w:p w14:paraId="7C6C6B1A" w14:textId="795BFD42" w:rsidR="001D79C4" w:rsidRPr="0087397C" w:rsidRDefault="001D79C4" w:rsidP="001D79C4">
            <w:pPr>
              <w:pStyle w:val="ListParagraph"/>
              <w:rPr>
                <w:rFonts w:ascii="Verdana" w:hAnsi="Verdana" w:cs="Arial"/>
                <w:color w:val="000000" w:themeColor="text1"/>
                <w:sz w:val="18"/>
                <w:szCs w:val="18"/>
              </w:rPr>
            </w:pPr>
            <w:del w:id="2188" w:author="Author">
              <w:r w:rsidDel="00643EE1">
                <w:rPr>
                  <w:rFonts w:ascii="Verdana" w:hAnsi="Verdana" w:cs="Arial"/>
                  <w:color w:val="000000" w:themeColor="text1"/>
                  <w:sz w:val="18"/>
                  <w:szCs w:val="18"/>
                </w:rPr>
                <w:delText>YES</w:delText>
              </w:r>
            </w:del>
            <w:ins w:id="2189" w:author="Author">
              <w:r w:rsidR="00643EE1">
                <w:rPr>
                  <w:rFonts w:ascii="Verdana" w:hAnsi="Verdana" w:cs="Arial"/>
                  <w:color w:val="000000" w:themeColor="text1"/>
                  <w:sz w:val="18"/>
                  <w:szCs w:val="18"/>
                </w:rPr>
                <w:t>REPORTABLE</w:t>
              </w:r>
            </w:ins>
            <w:r>
              <w:rPr>
                <w:rFonts w:ascii="Verdana" w:hAnsi="Verdana" w:cs="Arial"/>
                <w:color w:val="000000" w:themeColor="text1"/>
                <w:sz w:val="18"/>
                <w:szCs w:val="18"/>
              </w:rPr>
              <w:t>; NO</w:t>
            </w:r>
            <w:ins w:id="2190" w:author="Author">
              <w:r w:rsidR="00643EE1">
                <w:rPr>
                  <w:rFonts w:ascii="Verdana" w:hAnsi="Verdana" w:cs="Arial"/>
                  <w:color w:val="000000" w:themeColor="text1"/>
                  <w:sz w:val="18"/>
                  <w:szCs w:val="18"/>
                </w:rPr>
                <w:t>T REPORTABLE</w:t>
              </w:r>
            </w:ins>
            <w:r>
              <w:rPr>
                <w:rFonts w:ascii="Verdana" w:hAnsi="Verdana" w:cs="Arial"/>
                <w:color w:val="000000" w:themeColor="text1"/>
                <w:sz w:val="18"/>
                <w:szCs w:val="18"/>
              </w:rPr>
              <w:t>; UNCERTAIN</w:t>
            </w:r>
          </w:p>
          <w:p w14:paraId="6655CC4A" w14:textId="77777777" w:rsidR="001D79C4" w:rsidRDefault="001D79C4" w:rsidP="001D79C4">
            <w:pPr>
              <w:pStyle w:val="ListParagraph"/>
              <w:numPr>
                <w:ilvl w:val="0"/>
                <w:numId w:val="92"/>
              </w:numPr>
              <w:rPr>
                <w:rFonts w:ascii="Verdana" w:hAnsi="Verdana" w:cs="Arial"/>
                <w:color w:val="000000" w:themeColor="text1"/>
                <w:sz w:val="18"/>
                <w:szCs w:val="18"/>
              </w:rPr>
            </w:pPr>
            <w:r w:rsidRPr="0087397C">
              <w:rPr>
                <w:rFonts w:ascii="Verdana" w:hAnsi="Verdana" w:cs="Arial"/>
                <w:color w:val="000000" w:themeColor="text1"/>
                <w:sz w:val="18"/>
                <w:szCs w:val="18"/>
              </w:rPr>
              <w:t>Column: ‘Need to update PO Dictionary?’</w:t>
            </w:r>
            <w:r>
              <w:rPr>
                <w:rFonts w:ascii="Verdana" w:hAnsi="Verdana" w:cs="Arial"/>
                <w:color w:val="000000" w:themeColor="text1"/>
                <w:sz w:val="18"/>
                <w:szCs w:val="18"/>
              </w:rPr>
              <w:t>:</w:t>
            </w:r>
          </w:p>
          <w:p w14:paraId="048B18DD" w14:textId="77777777" w:rsidR="001D79C4" w:rsidRPr="0087397C" w:rsidRDefault="001D79C4" w:rsidP="001D79C4">
            <w:pPr>
              <w:pStyle w:val="ListParagraph"/>
              <w:rPr>
                <w:rFonts w:ascii="Verdana" w:hAnsi="Verdana" w:cs="Arial"/>
                <w:color w:val="000000" w:themeColor="text1"/>
                <w:sz w:val="18"/>
                <w:szCs w:val="18"/>
              </w:rPr>
            </w:pPr>
            <w:r>
              <w:rPr>
                <w:rFonts w:ascii="Verdana" w:hAnsi="Verdana" w:cs="Arial"/>
                <w:color w:val="000000" w:themeColor="text1"/>
                <w:sz w:val="18"/>
                <w:szCs w:val="18"/>
              </w:rPr>
              <w:t>YES; NO</w:t>
            </w:r>
          </w:p>
          <w:p w14:paraId="674591ED" w14:textId="77777777" w:rsidR="001D79C4" w:rsidRDefault="001D79C4" w:rsidP="001D79C4">
            <w:pPr>
              <w:pStyle w:val="ListParagraph"/>
              <w:numPr>
                <w:ilvl w:val="0"/>
                <w:numId w:val="92"/>
              </w:numPr>
              <w:rPr>
                <w:rFonts w:ascii="Verdana" w:hAnsi="Verdana" w:cs="Arial"/>
                <w:color w:val="000000" w:themeColor="text1"/>
                <w:sz w:val="18"/>
                <w:szCs w:val="18"/>
              </w:rPr>
            </w:pPr>
            <w:r w:rsidRPr="0087397C">
              <w:rPr>
                <w:rFonts w:ascii="Verdana" w:hAnsi="Verdana" w:cs="Arial"/>
                <w:color w:val="000000" w:themeColor="text1"/>
                <w:sz w:val="18"/>
                <w:szCs w:val="18"/>
              </w:rPr>
              <w:t>Column ‘Need to update vendor dictionary?’</w:t>
            </w:r>
            <w:r>
              <w:rPr>
                <w:rFonts w:ascii="Verdana" w:hAnsi="Verdana" w:cs="Arial"/>
                <w:color w:val="000000" w:themeColor="text1"/>
                <w:sz w:val="18"/>
                <w:szCs w:val="18"/>
              </w:rPr>
              <w:t>:</w:t>
            </w:r>
          </w:p>
          <w:p w14:paraId="72FC216A" w14:textId="77777777" w:rsidR="001D79C4" w:rsidRPr="0087397C" w:rsidRDefault="001D79C4" w:rsidP="001D79C4">
            <w:pPr>
              <w:pStyle w:val="ListParagraph"/>
              <w:rPr>
                <w:rFonts w:ascii="Verdana" w:hAnsi="Verdana" w:cs="Arial"/>
                <w:color w:val="000000" w:themeColor="text1"/>
                <w:sz w:val="18"/>
                <w:szCs w:val="18"/>
              </w:rPr>
            </w:pPr>
            <w:r>
              <w:rPr>
                <w:rFonts w:ascii="Verdana" w:hAnsi="Verdana" w:cs="Arial"/>
                <w:color w:val="000000" w:themeColor="text1"/>
                <w:sz w:val="18"/>
                <w:szCs w:val="18"/>
              </w:rPr>
              <w:t>YES; NO</w:t>
            </w:r>
          </w:p>
          <w:p w14:paraId="4D9AC410" w14:textId="77777777" w:rsidR="001D79C4" w:rsidRDefault="001D79C4" w:rsidP="001D79C4">
            <w:pPr>
              <w:pStyle w:val="ListParagraph"/>
              <w:numPr>
                <w:ilvl w:val="0"/>
                <w:numId w:val="92"/>
              </w:numPr>
              <w:rPr>
                <w:rFonts w:ascii="Verdana" w:hAnsi="Verdana" w:cs="Arial"/>
                <w:color w:val="000000" w:themeColor="text1"/>
                <w:sz w:val="18"/>
                <w:szCs w:val="18"/>
              </w:rPr>
            </w:pPr>
            <w:r w:rsidRPr="0087397C">
              <w:rPr>
                <w:rFonts w:ascii="Verdana" w:hAnsi="Verdana" w:cs="Arial"/>
                <w:color w:val="000000" w:themeColor="text1"/>
                <w:sz w:val="18"/>
                <w:szCs w:val="18"/>
              </w:rPr>
              <w:t>Column: ‘Need to update GL Dictionary?’</w:t>
            </w:r>
            <w:r>
              <w:rPr>
                <w:rFonts w:ascii="Verdana" w:hAnsi="Verdana" w:cs="Arial"/>
                <w:color w:val="000000" w:themeColor="text1"/>
                <w:sz w:val="18"/>
                <w:szCs w:val="18"/>
              </w:rPr>
              <w:t>:</w:t>
            </w:r>
          </w:p>
          <w:p w14:paraId="45606AA9" w14:textId="77777777" w:rsidR="001D79C4" w:rsidRPr="0087397C" w:rsidRDefault="001D79C4" w:rsidP="001D79C4">
            <w:pPr>
              <w:pStyle w:val="ListParagraph"/>
              <w:rPr>
                <w:rFonts w:ascii="Verdana" w:hAnsi="Verdana" w:cs="Arial"/>
                <w:color w:val="000000" w:themeColor="text1"/>
                <w:sz w:val="18"/>
                <w:szCs w:val="18"/>
              </w:rPr>
            </w:pPr>
            <w:r>
              <w:rPr>
                <w:rFonts w:ascii="Verdana" w:hAnsi="Verdana" w:cs="Arial"/>
                <w:color w:val="000000" w:themeColor="text1"/>
                <w:sz w:val="18"/>
                <w:szCs w:val="18"/>
              </w:rPr>
              <w:t>YES; NO</w:t>
            </w:r>
          </w:p>
          <w:p w14:paraId="46A9367B" w14:textId="77777777" w:rsidR="001D79C4" w:rsidRDefault="001D79C4" w:rsidP="00311DC6">
            <w:pPr>
              <w:rPr>
                <w:ins w:id="2191" w:author="Author"/>
                <w:rFonts w:ascii="Verdana" w:hAnsi="Verdana" w:cs="Arial"/>
                <w:color w:val="000000" w:themeColor="text1"/>
                <w:sz w:val="18"/>
                <w:szCs w:val="18"/>
              </w:rPr>
            </w:pPr>
          </w:p>
          <w:p w14:paraId="1EE8AEDC" w14:textId="455B5515" w:rsidR="00E96BB6" w:rsidRPr="00107058" w:rsidRDefault="004B2E9E" w:rsidP="00311DC6">
            <w:pPr>
              <w:rPr>
                <w:rFonts w:ascii="Verdana" w:hAnsi="Verdana" w:cs="Arial"/>
                <w:color w:val="000000" w:themeColor="text1"/>
                <w:sz w:val="18"/>
                <w:szCs w:val="18"/>
              </w:rPr>
            </w:pPr>
            <w:ins w:id="2192" w:author="Author">
              <w:r>
                <w:rPr>
                  <w:rFonts w:ascii="Verdana" w:hAnsi="Verdana" w:cs="Arial"/>
                  <w:b/>
                  <w:color w:val="000000" w:themeColor="text1"/>
                  <w:sz w:val="18"/>
                  <w:szCs w:val="18"/>
                  <w:lang w:val="en-US"/>
                </w:rPr>
                <w:t xml:space="preserve">NOTE: </w:t>
              </w:r>
              <w:r w:rsidRPr="007E2239">
                <w:rPr>
                  <w:rFonts w:ascii="Verdana" w:hAnsi="Verdana" w:cs="Arial"/>
                  <w:color w:val="000000" w:themeColor="text1"/>
                  <w:sz w:val="18"/>
                  <w:szCs w:val="18"/>
                  <w:lang w:val="en-US"/>
                </w:rPr>
                <w:t xml:space="preserve">The dropdown list is maintained in the </w:t>
              </w:r>
              <w:r>
                <w:rPr>
                  <w:rFonts w:ascii="Verdana" w:hAnsi="Verdana" w:cs="Arial"/>
                  <w:color w:val="000000" w:themeColor="text1"/>
                  <w:sz w:val="18"/>
                  <w:szCs w:val="18"/>
                </w:rPr>
                <w:t xml:space="preserve">worksheet </w:t>
              </w:r>
              <w:r>
                <w:rPr>
                  <w:rFonts w:ascii="Verdana" w:hAnsi="Verdana" w:cs="Arial"/>
                  <w:b/>
                  <w:color w:val="000000" w:themeColor="text1"/>
                  <w:sz w:val="18"/>
                  <w:szCs w:val="18"/>
                  <w:lang w:val="en-US"/>
                </w:rPr>
                <w:t xml:space="preserve"> ‘</w:t>
              </w:r>
              <w:r w:rsidRPr="007E2239">
                <w:rPr>
                  <w:rFonts w:ascii="Verdana" w:hAnsi="Verdana" w:cs="Arial"/>
                  <w:color w:val="000000" w:themeColor="text1"/>
                  <w:sz w:val="18"/>
                  <w:szCs w:val="18"/>
                  <w:lang w:val="en-US"/>
                </w:rPr>
                <w:t>All LOVs</w:t>
              </w:r>
              <w:r>
                <w:rPr>
                  <w:rFonts w:ascii="Verdana" w:hAnsi="Verdana" w:cs="Arial"/>
                  <w:color w:val="000000" w:themeColor="text1"/>
                  <w:sz w:val="18"/>
                  <w:szCs w:val="18"/>
                  <w:lang w:val="en-US"/>
                </w:rPr>
                <w:t>’ within the Global Template</w:t>
              </w:r>
              <w:del w:id="2193" w:author="Author">
                <w:r w:rsidR="00F27D38" w:rsidDel="004B2E9E">
                  <w:rPr>
                    <w:rFonts w:ascii="Verdana" w:hAnsi="Verdana" w:cs="Arial"/>
                    <w:b/>
                    <w:color w:val="000000" w:themeColor="text1"/>
                    <w:sz w:val="18"/>
                    <w:szCs w:val="18"/>
                    <w:lang w:val="en-US"/>
                  </w:rPr>
                  <w:delText xml:space="preserve">NOTE: </w:delText>
                </w:r>
                <w:r w:rsidR="00F27D38" w:rsidRPr="00642460" w:rsidDel="004B2E9E">
                  <w:rPr>
                    <w:rFonts w:ascii="Verdana" w:hAnsi="Verdana" w:cs="Arial"/>
                    <w:color w:val="000000" w:themeColor="text1"/>
                    <w:sz w:val="18"/>
                    <w:szCs w:val="18"/>
                    <w:lang w:val="en-US"/>
                  </w:rPr>
                  <w:delText>The dropdown list is maintained in the Shared Network Path</w:delText>
                </w:r>
                <w:r w:rsidR="00F27D38" w:rsidDel="004B2E9E">
                  <w:rPr>
                    <w:rFonts w:ascii="Verdana" w:hAnsi="Verdana" w:cs="Arial"/>
                    <w:color w:val="000000" w:themeColor="text1"/>
                    <w:sz w:val="18"/>
                    <w:szCs w:val="18"/>
                    <w:lang w:val="en-US"/>
                  </w:rPr>
                  <w:delText xml:space="preserve"> </w:delText>
                </w:r>
                <w:r w:rsidR="00F27D38" w:rsidDel="004B2E9E">
                  <w:rPr>
                    <w:rFonts w:ascii="Verdana" w:hAnsi="Verdana" w:cs="Arial"/>
                    <w:color w:val="000000" w:themeColor="text1"/>
                    <w:sz w:val="18"/>
                    <w:szCs w:val="18"/>
                    <w:lang w:val="en-US"/>
                  </w:rPr>
                  <w:fldChar w:fldCharType="begin"/>
                </w:r>
                <w:r w:rsidR="00F27D38" w:rsidDel="004B2E9E">
                  <w:rPr>
                    <w:rFonts w:ascii="Verdana" w:hAnsi="Verdana" w:cs="Arial"/>
                    <w:color w:val="000000" w:themeColor="text1"/>
                    <w:sz w:val="18"/>
                    <w:szCs w:val="18"/>
                    <w:lang w:val="en-US"/>
                  </w:rPr>
                  <w:delInstrText xml:space="preserve"> HYPERLINK "</w:delInstrText>
                </w:r>
                <w:r w:rsidR="00F27D38" w:rsidRPr="00C70EFF" w:rsidDel="004B2E9E">
                  <w:rPr>
                    <w:rFonts w:ascii="Verdana" w:hAnsi="Verdana" w:cs="Arial"/>
                    <w:color w:val="000000" w:themeColor="text1"/>
                    <w:sz w:val="18"/>
                    <w:szCs w:val="18"/>
                    <w:lang w:val="en-US"/>
                  </w:rPr>
                  <w:delInstrText>\\\\seskcifssvm01\\GPT_RPA\\Dictionaries</w:delInstrText>
                </w:r>
                <w:r w:rsidR="00F27D38" w:rsidDel="004B2E9E">
                  <w:rPr>
                    <w:rFonts w:ascii="Verdana" w:hAnsi="Verdana" w:cs="Arial"/>
                    <w:color w:val="000000" w:themeColor="text1"/>
                    <w:sz w:val="18"/>
                    <w:szCs w:val="18"/>
                    <w:lang w:val="en-US"/>
                  </w:rPr>
                  <w:delInstrText xml:space="preserve">" </w:delInstrText>
                </w:r>
                <w:r w:rsidR="00F27D38" w:rsidDel="004B2E9E">
                  <w:rPr>
                    <w:rFonts w:ascii="Verdana" w:hAnsi="Verdana" w:cs="Arial"/>
                    <w:color w:val="000000" w:themeColor="text1"/>
                    <w:sz w:val="18"/>
                    <w:szCs w:val="18"/>
                    <w:lang w:val="en-US"/>
                  </w:rPr>
                  <w:fldChar w:fldCharType="separate"/>
                </w:r>
                <w:r w:rsidR="00F27D38" w:rsidRPr="000B7EE1" w:rsidDel="004B2E9E">
                  <w:rPr>
                    <w:rStyle w:val="Hyperlink"/>
                    <w:rFonts w:ascii="Verdana" w:hAnsi="Verdana" w:cs="Arial"/>
                    <w:sz w:val="18"/>
                    <w:szCs w:val="18"/>
                    <w:lang w:val="en-US"/>
                  </w:rPr>
                  <w:delText>\\seskcifssvm01\GPT_RPA\Dictionaries</w:delText>
                </w:r>
                <w:r w:rsidR="00F27D38" w:rsidDel="004B2E9E">
                  <w:rPr>
                    <w:rFonts w:ascii="Verdana" w:hAnsi="Verdana" w:cs="Arial"/>
                    <w:color w:val="000000" w:themeColor="text1"/>
                    <w:sz w:val="18"/>
                    <w:szCs w:val="18"/>
                    <w:lang w:val="en-US"/>
                  </w:rPr>
                  <w:fldChar w:fldCharType="end"/>
                </w:r>
                <w:r w:rsidR="00F27D38" w:rsidDel="004B2E9E">
                  <w:rPr>
                    <w:rFonts w:ascii="Verdana" w:hAnsi="Verdana" w:cs="Arial"/>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 xml:space="preserve"> in the</w:delText>
                </w:r>
                <w:r w:rsidR="00F27D38" w:rsidDel="004B2E9E">
                  <w:rPr>
                    <w:rFonts w:ascii="Verdana" w:hAnsi="Verdana" w:cs="Arial"/>
                    <w:b/>
                    <w:color w:val="000000" w:themeColor="text1"/>
                    <w:sz w:val="18"/>
                    <w:szCs w:val="18"/>
                    <w:lang w:val="en-US"/>
                  </w:rPr>
                  <w:delText xml:space="preserve"> </w:delText>
                </w:r>
                <w:r w:rsidR="00F27D38" w:rsidRPr="00AD4549" w:rsidDel="004B2E9E">
                  <w:rPr>
                    <w:rFonts w:ascii="Verdana" w:hAnsi="Verdana" w:cs="Arial"/>
                    <w:color w:val="000000" w:themeColor="text1"/>
                    <w:sz w:val="18"/>
                    <w:szCs w:val="18"/>
                  </w:rPr>
                  <w:delText>‘DropDownLOVs_25June2019’</w:delText>
                </w:r>
                <w:r w:rsidR="00F27D38" w:rsidDel="004B2E9E">
                  <w:rPr>
                    <w:rFonts w:ascii="Verdana" w:hAnsi="Verdana" w:cs="Arial"/>
                    <w:color w:val="000000" w:themeColor="text1"/>
                    <w:sz w:val="18"/>
                    <w:szCs w:val="18"/>
                  </w:rPr>
                  <w:delText xml:space="preserve"> file in worksheet </w:delText>
                </w:r>
                <w:r w:rsidR="00F27D38" w:rsidDel="004B2E9E">
                  <w:rPr>
                    <w:rFonts w:ascii="Verdana" w:hAnsi="Verdana" w:cs="Arial"/>
                    <w:b/>
                    <w:color w:val="000000" w:themeColor="text1"/>
                    <w:sz w:val="18"/>
                    <w:szCs w:val="18"/>
                    <w:lang w:val="en-US"/>
                  </w:rPr>
                  <w:delText xml:space="preserve"> ‘</w:delText>
                </w:r>
                <w:r w:rsidR="00F27D38" w:rsidRPr="00642460" w:rsidDel="004B2E9E">
                  <w:rPr>
                    <w:rFonts w:ascii="Verdana" w:hAnsi="Verdana" w:cs="Arial"/>
                    <w:color w:val="000000" w:themeColor="text1"/>
                    <w:sz w:val="18"/>
                    <w:szCs w:val="18"/>
                    <w:lang w:val="en-US"/>
                  </w:rPr>
                  <w:delText>All LOVs</w:delText>
                </w:r>
                <w:r w:rsidR="00F27D38" w:rsidDel="004B2E9E">
                  <w:rPr>
                    <w:rFonts w:ascii="Verdana" w:hAnsi="Verdana" w:cs="Arial"/>
                    <w:color w:val="000000" w:themeColor="text1"/>
                    <w:sz w:val="18"/>
                    <w:szCs w:val="18"/>
                    <w:lang w:val="en-US"/>
                  </w:rPr>
                  <w:delText>’</w:delText>
                </w:r>
                <w:r w:rsidR="00E96BB6" w:rsidDel="00F27D38">
                  <w:rPr>
                    <w:rFonts w:ascii="Verdana" w:hAnsi="Verdana" w:cs="Arial"/>
                    <w:b/>
                    <w:color w:val="000000" w:themeColor="text1"/>
                    <w:sz w:val="18"/>
                    <w:szCs w:val="18"/>
                    <w:lang w:val="en-US"/>
                  </w:rPr>
                  <w:delText xml:space="preserve">NOTE: </w:delText>
                </w:r>
                <w:r w:rsidR="00E96BB6" w:rsidRPr="00642460" w:rsidDel="00F27D38">
                  <w:rPr>
                    <w:rFonts w:ascii="Verdana" w:hAnsi="Verdana" w:cs="Arial"/>
                    <w:color w:val="000000" w:themeColor="text1"/>
                    <w:sz w:val="18"/>
                    <w:szCs w:val="18"/>
                    <w:lang w:val="en-US"/>
                  </w:rPr>
                  <w:delText>The dropdown list is maintained in the Shared Network Path</w:delText>
                </w:r>
                <w:r w:rsidR="00E96BB6" w:rsidDel="00F27D38">
                  <w:rPr>
                    <w:rFonts w:ascii="Verdana" w:hAnsi="Verdana" w:cs="Arial"/>
                    <w:color w:val="000000" w:themeColor="text1"/>
                    <w:sz w:val="18"/>
                    <w:szCs w:val="18"/>
                    <w:lang w:val="en-US"/>
                  </w:rPr>
                  <w:delText xml:space="preserve"> </w:delText>
                </w:r>
                <w:r w:rsidR="00E96BB6" w:rsidDel="00F27D38">
                  <w:rPr>
                    <w:rFonts w:ascii="Verdana" w:hAnsi="Verdana" w:cs="Arial"/>
                    <w:color w:val="000000" w:themeColor="text1"/>
                    <w:sz w:val="18"/>
                    <w:szCs w:val="18"/>
                    <w:lang w:val="en-US"/>
                  </w:rPr>
                  <w:fldChar w:fldCharType="begin"/>
                </w:r>
                <w:r w:rsidR="00E96BB6" w:rsidDel="00F27D38">
                  <w:rPr>
                    <w:rFonts w:ascii="Verdana" w:hAnsi="Verdana" w:cs="Arial"/>
                    <w:color w:val="000000" w:themeColor="text1"/>
                    <w:sz w:val="18"/>
                    <w:szCs w:val="18"/>
                    <w:lang w:val="en-US"/>
                  </w:rPr>
                  <w:delInstrText xml:space="preserve"> HYPERLINK "</w:delInstrText>
                </w:r>
                <w:r w:rsidR="00E96BB6" w:rsidRPr="00C70EFF" w:rsidDel="00F27D38">
                  <w:rPr>
                    <w:rFonts w:ascii="Verdana" w:hAnsi="Verdana" w:cs="Arial"/>
                    <w:color w:val="000000" w:themeColor="text1"/>
                    <w:sz w:val="18"/>
                    <w:szCs w:val="18"/>
                    <w:lang w:val="en-US"/>
                  </w:rPr>
                  <w:delInstrText>\\\\seskcifssvm01\\GPT_RPA\\Dictionaries</w:delInstrText>
                </w:r>
                <w:r w:rsidR="00E96BB6" w:rsidDel="00F27D38">
                  <w:rPr>
                    <w:rFonts w:ascii="Verdana" w:hAnsi="Verdana" w:cs="Arial"/>
                    <w:color w:val="000000" w:themeColor="text1"/>
                    <w:sz w:val="18"/>
                    <w:szCs w:val="18"/>
                    <w:lang w:val="en-US"/>
                  </w:rPr>
                  <w:delInstrText xml:space="preserve">" </w:delInstrText>
                </w:r>
                <w:r w:rsidR="00E96BB6" w:rsidDel="00F27D38">
                  <w:rPr>
                    <w:rFonts w:ascii="Verdana" w:hAnsi="Verdana" w:cs="Arial"/>
                    <w:color w:val="000000" w:themeColor="text1"/>
                    <w:sz w:val="18"/>
                    <w:szCs w:val="18"/>
                    <w:lang w:val="en-US"/>
                  </w:rPr>
                  <w:fldChar w:fldCharType="separate"/>
                </w:r>
                <w:r w:rsidR="00E96BB6" w:rsidRPr="000B7EE1" w:rsidDel="00F27D38">
                  <w:rPr>
                    <w:rStyle w:val="Hyperlink"/>
                    <w:rFonts w:ascii="Verdana" w:hAnsi="Verdana" w:cs="Arial"/>
                    <w:sz w:val="18"/>
                    <w:szCs w:val="18"/>
                    <w:lang w:val="en-US"/>
                  </w:rPr>
                  <w:delText>\\seskcifssvm01\GPT_RPA\Dictionaries</w:delText>
                </w:r>
                <w:r w:rsidR="00E96BB6" w:rsidDel="00F27D38">
                  <w:rPr>
                    <w:rFonts w:ascii="Verdana" w:hAnsi="Verdana" w:cs="Arial"/>
                    <w:color w:val="000000" w:themeColor="text1"/>
                    <w:sz w:val="18"/>
                    <w:szCs w:val="18"/>
                    <w:lang w:val="en-US"/>
                  </w:rPr>
                  <w:fldChar w:fldCharType="end"/>
                </w:r>
                <w:r w:rsidR="00E96BB6" w:rsidDel="00F27D38">
                  <w:rPr>
                    <w:rFonts w:ascii="Verdana" w:hAnsi="Verdana" w:cs="Arial"/>
                    <w:color w:val="000000" w:themeColor="text1"/>
                    <w:sz w:val="18"/>
                    <w:szCs w:val="18"/>
                    <w:lang w:val="en-US"/>
                  </w:rPr>
                  <w:delText xml:space="preserve"> </w:delText>
                </w:r>
                <w:r w:rsidR="00E96BB6" w:rsidRPr="00642460" w:rsidDel="00F27D38">
                  <w:rPr>
                    <w:rFonts w:ascii="Verdana" w:hAnsi="Verdana" w:cs="Arial"/>
                    <w:color w:val="000000" w:themeColor="text1"/>
                    <w:sz w:val="18"/>
                    <w:szCs w:val="18"/>
                    <w:lang w:val="en-US"/>
                  </w:rPr>
                  <w:delText xml:space="preserve"> in the</w:delText>
                </w:r>
                <w:r w:rsidR="00E96BB6" w:rsidDel="00F27D38">
                  <w:rPr>
                    <w:rFonts w:ascii="Verdana" w:hAnsi="Verdana" w:cs="Arial"/>
                    <w:b/>
                    <w:color w:val="000000" w:themeColor="text1"/>
                    <w:sz w:val="18"/>
                    <w:szCs w:val="18"/>
                    <w:lang w:val="en-US"/>
                  </w:rPr>
                  <w:delText xml:space="preserve"> </w:delText>
                </w:r>
                <w:r w:rsidR="00E96BB6" w:rsidDel="00F27D38">
                  <w:rPr>
                    <w:rFonts w:ascii="Verdana" w:hAnsi="Verdana" w:cs="Arial"/>
                    <w:color w:val="000000" w:themeColor="text1"/>
                    <w:sz w:val="18"/>
                    <w:szCs w:val="18"/>
                  </w:rPr>
                  <w:delText xml:space="preserve">‘DropDownLOVs_ddmmmmyyyy’ file in worksheet </w:delText>
                </w:r>
                <w:r w:rsidR="00E96BB6" w:rsidDel="00F27D38">
                  <w:rPr>
                    <w:rFonts w:ascii="Verdana" w:hAnsi="Verdana" w:cs="Arial"/>
                    <w:b/>
                    <w:color w:val="000000" w:themeColor="text1"/>
                    <w:sz w:val="18"/>
                    <w:szCs w:val="18"/>
                    <w:lang w:val="en-US"/>
                  </w:rPr>
                  <w:delText xml:space="preserve"> ‘</w:delText>
                </w:r>
                <w:r w:rsidR="00E96BB6" w:rsidRPr="00642460" w:rsidDel="00F27D38">
                  <w:rPr>
                    <w:rFonts w:ascii="Verdana" w:hAnsi="Verdana" w:cs="Arial"/>
                    <w:color w:val="000000" w:themeColor="text1"/>
                    <w:sz w:val="18"/>
                    <w:szCs w:val="18"/>
                    <w:lang w:val="en-US"/>
                  </w:rPr>
                  <w:delText>All LOVs</w:delText>
                </w:r>
                <w:r w:rsidR="00E96BB6" w:rsidDel="00F27D38">
                  <w:rPr>
                    <w:rFonts w:ascii="Verdana" w:hAnsi="Verdana" w:cs="Arial"/>
                    <w:color w:val="000000" w:themeColor="text1"/>
                    <w:sz w:val="18"/>
                    <w:szCs w:val="18"/>
                    <w:lang w:val="en-US"/>
                  </w:rPr>
                  <w:delText>’</w:delText>
                </w:r>
              </w:del>
            </w:ins>
          </w:p>
        </w:tc>
        <w:tc>
          <w:tcPr>
            <w:tcW w:w="1418" w:type="dxa"/>
          </w:tcPr>
          <w:p w14:paraId="5F89031D" w14:textId="77777777" w:rsidR="001D79C4" w:rsidRPr="000F672E" w:rsidRDefault="001D79C4" w:rsidP="00311DC6">
            <w:pPr>
              <w:rPr>
                <w:rFonts w:cs="Arial"/>
                <w:b/>
                <w:color w:val="000000" w:themeColor="text1"/>
                <w:sz w:val="18"/>
                <w:szCs w:val="18"/>
                <w:lang w:val="en-US"/>
              </w:rPr>
            </w:pPr>
          </w:p>
        </w:tc>
        <w:tc>
          <w:tcPr>
            <w:tcW w:w="10938" w:type="dxa"/>
          </w:tcPr>
          <w:p w14:paraId="26495D88" w14:textId="77777777" w:rsidR="001D79C4" w:rsidRDefault="00E424F8" w:rsidP="00311DC6">
            <w:pPr>
              <w:rPr>
                <w:noProof/>
              </w:rPr>
            </w:pPr>
            <w:r>
              <w:rPr>
                <w:noProof/>
                <w:lang w:val="en-US"/>
              </w:rPr>
              <w:drawing>
                <wp:inline distT="0" distB="0" distL="0" distR="0" wp14:anchorId="53D94C23" wp14:editId="524AB6F3">
                  <wp:extent cx="4210050" cy="14097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10050" cy="1409700"/>
                          </a:xfrm>
                          <a:prstGeom prst="rect">
                            <a:avLst/>
                          </a:prstGeom>
                        </pic:spPr>
                      </pic:pic>
                    </a:graphicData>
                  </a:graphic>
                </wp:inline>
              </w:drawing>
            </w:r>
          </w:p>
        </w:tc>
      </w:tr>
      <w:tr w:rsidR="001D79C4" w:rsidRPr="005335B1" w14:paraId="573AB13B" w14:textId="77777777" w:rsidTr="00FA4F51">
        <w:trPr>
          <w:cantSplit/>
          <w:trHeight w:val="20"/>
        </w:trPr>
        <w:tc>
          <w:tcPr>
            <w:tcW w:w="1843" w:type="dxa"/>
          </w:tcPr>
          <w:p w14:paraId="7F284DD5" w14:textId="77777777" w:rsidR="001D79C4" w:rsidRDefault="001D79C4"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 xml:space="preserve">3.1.83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SWEDEN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Create Drop down list. </w:t>
            </w:r>
            <w:r>
              <w:rPr>
                <w:rFonts w:ascii="Verdana" w:eastAsiaTheme="minorHAnsi" w:hAnsi="Verdana" w:cs="Arial"/>
                <w:b/>
                <w:i/>
                <w:color w:val="000000" w:themeColor="text1"/>
                <w:sz w:val="18"/>
                <w:szCs w:val="18"/>
              </w:rPr>
              <w:t>*Step applicable for all Iterations (1,2,3)</w:t>
            </w:r>
          </w:p>
        </w:tc>
        <w:tc>
          <w:tcPr>
            <w:tcW w:w="5103" w:type="dxa"/>
          </w:tcPr>
          <w:p w14:paraId="483EF105" w14:textId="32DC8264" w:rsidR="001D79C4" w:rsidRDefault="001D79C4" w:rsidP="001D79C4">
            <w:pPr>
              <w:rPr>
                <w:rFonts w:ascii="Verdana" w:hAnsi="Verdana" w:cs="Arial"/>
                <w:color w:val="000000" w:themeColor="text1"/>
                <w:sz w:val="18"/>
                <w:szCs w:val="18"/>
              </w:rPr>
            </w:pPr>
            <w:r>
              <w:rPr>
                <w:rFonts w:ascii="Verdana" w:hAnsi="Verdana" w:cs="Arial"/>
                <w:color w:val="000000" w:themeColor="text1"/>
                <w:sz w:val="18"/>
                <w:szCs w:val="18"/>
              </w:rPr>
              <w:t>Covert the populate</w:t>
            </w:r>
            <w:ins w:id="2194" w:author="Author">
              <w:r w:rsidR="003114A7">
                <w:rPr>
                  <w:rFonts w:ascii="Verdana" w:hAnsi="Verdana" w:cs="Arial"/>
                  <w:color w:val="000000" w:themeColor="text1"/>
                  <w:sz w:val="18"/>
                  <w:szCs w:val="18"/>
                </w:rPr>
                <w:t>d</w:t>
              </w:r>
            </w:ins>
            <w:r>
              <w:rPr>
                <w:rFonts w:ascii="Verdana" w:hAnsi="Verdana" w:cs="Arial"/>
                <w:color w:val="000000" w:themeColor="text1"/>
                <w:sz w:val="18"/>
                <w:szCs w:val="18"/>
              </w:rPr>
              <w:t xml:space="preserve"> Global Template fields</w:t>
            </w:r>
          </w:p>
          <w:p w14:paraId="31B12469" w14:textId="77777777" w:rsidR="001D79C4" w:rsidRDefault="001D79C4" w:rsidP="001D79C4">
            <w:pPr>
              <w:rPr>
                <w:rFonts w:ascii="Verdana" w:hAnsi="Verdana" w:cs="Arial"/>
                <w:color w:val="000000" w:themeColor="text1"/>
                <w:sz w:val="18"/>
                <w:szCs w:val="18"/>
              </w:rPr>
            </w:pPr>
          </w:p>
          <w:p w14:paraId="73CE9094" w14:textId="77777777" w:rsidR="001D79C4" w:rsidRDefault="001D79C4" w:rsidP="001D79C4">
            <w:pPr>
              <w:pStyle w:val="ListParagraph"/>
              <w:numPr>
                <w:ilvl w:val="0"/>
                <w:numId w:val="93"/>
              </w:numPr>
              <w:rPr>
                <w:rFonts w:ascii="Verdana" w:hAnsi="Verdana" w:cs="Arial"/>
                <w:color w:val="000000" w:themeColor="text1"/>
                <w:sz w:val="18"/>
                <w:szCs w:val="18"/>
              </w:rPr>
            </w:pPr>
            <w:r>
              <w:rPr>
                <w:rFonts w:ascii="Verdana" w:hAnsi="Verdana" w:cs="Arial"/>
                <w:color w:val="000000" w:themeColor="text1"/>
                <w:sz w:val="18"/>
                <w:szCs w:val="18"/>
              </w:rPr>
              <w:t>Convert all the formulas within the report to values</w:t>
            </w:r>
          </w:p>
          <w:p w14:paraId="4C22B313" w14:textId="5400AD93" w:rsidR="001D79C4" w:rsidRDefault="001D79C4" w:rsidP="001D79C4">
            <w:pPr>
              <w:pStyle w:val="ListParagraph"/>
              <w:numPr>
                <w:ilvl w:val="0"/>
                <w:numId w:val="93"/>
              </w:numPr>
              <w:rPr>
                <w:ins w:id="2195" w:author="Author"/>
                <w:rFonts w:ascii="Verdana" w:hAnsi="Verdana" w:cs="Arial"/>
                <w:color w:val="000000" w:themeColor="text1"/>
                <w:sz w:val="18"/>
                <w:szCs w:val="18"/>
              </w:rPr>
            </w:pPr>
            <w:r w:rsidRPr="001D79C4">
              <w:rPr>
                <w:rFonts w:ascii="Verdana" w:hAnsi="Verdana" w:cs="Arial"/>
                <w:color w:val="000000" w:themeColor="text1"/>
                <w:sz w:val="18"/>
                <w:szCs w:val="18"/>
              </w:rPr>
              <w:t xml:space="preserve">Convert fields from columns ‘PURCHASE </w:t>
            </w:r>
            <w:del w:id="2196" w:author="Author">
              <w:r w:rsidRPr="001D79C4" w:rsidDel="00C76F67">
                <w:rPr>
                  <w:rFonts w:ascii="Verdana" w:hAnsi="Verdana" w:cs="Arial"/>
                  <w:color w:val="000000" w:themeColor="text1"/>
                  <w:sz w:val="18"/>
                  <w:szCs w:val="18"/>
                </w:rPr>
                <w:delText xml:space="preserve">DOCUMENT </w:delText>
              </w:r>
            </w:del>
            <w:ins w:id="2197" w:author="Author">
              <w:r w:rsidR="00C76F67">
                <w:rPr>
                  <w:rFonts w:ascii="Verdana" w:hAnsi="Verdana" w:cs="Arial"/>
                  <w:color w:val="000000" w:themeColor="text1"/>
                  <w:sz w:val="18"/>
                  <w:szCs w:val="18"/>
                </w:rPr>
                <w:t>ORDER</w:t>
              </w:r>
              <w:r w:rsidR="00C76F67" w:rsidRPr="001D79C4">
                <w:rPr>
                  <w:rFonts w:ascii="Verdana" w:hAnsi="Verdana" w:cs="Arial"/>
                  <w:color w:val="000000" w:themeColor="text1"/>
                  <w:sz w:val="18"/>
                  <w:szCs w:val="18"/>
                </w:rPr>
                <w:t xml:space="preserve"> </w:t>
              </w:r>
            </w:ins>
            <w:r w:rsidRPr="001D79C4">
              <w:rPr>
                <w:rFonts w:ascii="Verdana" w:hAnsi="Verdana" w:cs="Arial"/>
                <w:color w:val="000000" w:themeColor="text1"/>
                <w:sz w:val="18"/>
                <w:szCs w:val="18"/>
              </w:rPr>
              <w:t>NUMBER’ and ‘SUPPLIER INVOICE NUMBER’  to text</w:t>
            </w:r>
          </w:p>
          <w:p w14:paraId="568D860F" w14:textId="4D3D84F6" w:rsidR="00E96BB6" w:rsidRPr="00E96BB6" w:rsidRDefault="00E96BB6">
            <w:pPr>
              <w:rPr>
                <w:rFonts w:ascii="Verdana" w:hAnsi="Verdana" w:cs="Arial"/>
                <w:color w:val="000000" w:themeColor="text1"/>
                <w:sz w:val="18"/>
                <w:szCs w:val="18"/>
                <w:rPrChange w:id="2198" w:author="Author">
                  <w:rPr/>
                </w:rPrChange>
              </w:rPr>
              <w:pPrChange w:id="2199" w:author="Author">
                <w:pPr>
                  <w:pStyle w:val="ListParagraph"/>
                  <w:numPr>
                    <w:numId w:val="93"/>
                  </w:numPr>
                  <w:ind w:hanging="360"/>
                </w:pPr>
              </w:pPrChange>
            </w:pPr>
          </w:p>
        </w:tc>
        <w:tc>
          <w:tcPr>
            <w:tcW w:w="1418" w:type="dxa"/>
          </w:tcPr>
          <w:p w14:paraId="0E5CD6E0" w14:textId="77777777" w:rsidR="001D79C4" w:rsidRPr="000F672E" w:rsidRDefault="001D79C4" w:rsidP="00311DC6">
            <w:pPr>
              <w:rPr>
                <w:rFonts w:cs="Arial"/>
                <w:b/>
                <w:color w:val="000000" w:themeColor="text1"/>
                <w:sz w:val="18"/>
                <w:szCs w:val="18"/>
                <w:lang w:val="en-US"/>
              </w:rPr>
            </w:pPr>
          </w:p>
        </w:tc>
        <w:tc>
          <w:tcPr>
            <w:tcW w:w="10938" w:type="dxa"/>
          </w:tcPr>
          <w:p w14:paraId="1AAC18A8" w14:textId="77777777" w:rsidR="001D79C4" w:rsidRDefault="001D79C4" w:rsidP="00311DC6">
            <w:pPr>
              <w:rPr>
                <w:noProof/>
              </w:rPr>
            </w:pPr>
          </w:p>
        </w:tc>
      </w:tr>
      <w:tr w:rsidR="00311DC6" w:rsidRPr="005335B1" w14:paraId="6A8131CB" w14:textId="77777777" w:rsidTr="00FA4F51">
        <w:trPr>
          <w:cantSplit/>
          <w:trHeight w:val="20"/>
        </w:trPr>
        <w:tc>
          <w:tcPr>
            <w:tcW w:w="1843" w:type="dxa"/>
          </w:tcPr>
          <w:p w14:paraId="01AE1A3A" w14:textId="77777777" w:rsidR="00311DC6" w:rsidRPr="008C2EC1" w:rsidRDefault="00A523F8" w:rsidP="00311DC6">
            <w:pPr>
              <w:pStyle w:val="steptext"/>
              <w:rPr>
                <w:ins w:id="2200" w:author="Autho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w:t>
            </w:r>
            <w:r w:rsidR="003B2F68">
              <w:rPr>
                <w:rFonts w:ascii="Verdana" w:eastAsiaTheme="minorHAnsi" w:hAnsi="Verdana" w:cs="Arial"/>
                <w:b/>
                <w:color w:val="000000" w:themeColor="text1"/>
                <w:sz w:val="18"/>
                <w:szCs w:val="18"/>
              </w:rPr>
              <w:t>84</w:t>
            </w:r>
            <w:r w:rsidR="00311DC6">
              <w:rPr>
                <w:rFonts w:ascii="Verdana" w:eastAsiaTheme="minorHAnsi" w:hAnsi="Verdana" w:cs="Arial"/>
                <w:b/>
                <w:color w:val="000000" w:themeColor="text1"/>
                <w:sz w:val="18"/>
                <w:szCs w:val="18"/>
              </w:rPr>
              <w:t xml:space="preserve"> </w:t>
            </w:r>
            <w:r w:rsidR="00311DC6">
              <w:rPr>
                <w:rFonts w:ascii="Verdana" w:eastAsiaTheme="minorHAnsi" w:hAnsi="Verdana" w:cs="Arial"/>
                <w:b/>
                <w:i/>
                <w:color w:val="000000" w:themeColor="text1"/>
                <w:sz w:val="18"/>
                <w:szCs w:val="18"/>
              </w:rPr>
              <w:t>Save and</w:t>
            </w:r>
            <w:r w:rsidR="00311DC6" w:rsidRPr="006E7300">
              <w:rPr>
                <w:rFonts w:ascii="Verdana" w:eastAsiaTheme="minorHAnsi" w:hAnsi="Verdana" w:cs="Arial"/>
                <w:b/>
                <w:i/>
                <w:color w:val="000000" w:themeColor="text1"/>
                <w:sz w:val="18"/>
                <w:szCs w:val="18"/>
              </w:rPr>
              <w:t xml:space="preserve"> upload</w:t>
            </w:r>
            <w:r w:rsidR="00311DC6" w:rsidRPr="006E7300">
              <w:rPr>
                <w:rFonts w:ascii="Verdana" w:eastAsiaTheme="minorHAnsi" w:hAnsi="Verdana" w:cs="Arial"/>
                <w:i/>
                <w:color w:val="000000" w:themeColor="text1"/>
                <w:sz w:val="18"/>
                <w:szCs w:val="18"/>
              </w:rPr>
              <w:t xml:space="preserve"> </w:t>
            </w:r>
            <w:r w:rsidR="00311DC6" w:rsidRPr="008C2EC1">
              <w:rPr>
                <w:rFonts w:ascii="Verdana" w:eastAsiaTheme="minorHAnsi" w:hAnsi="Verdana" w:cs="Arial"/>
                <w:b/>
                <w:i/>
                <w:color w:val="000000" w:themeColor="text1"/>
                <w:sz w:val="18"/>
                <w:szCs w:val="18"/>
              </w:rPr>
              <w:t>files in the shared path folder</w:t>
            </w:r>
          </w:p>
          <w:p w14:paraId="0F30C4DE" w14:textId="77777777" w:rsidR="00311DC6" w:rsidRDefault="00311DC6" w:rsidP="00311DC6">
            <w:pPr>
              <w:pStyle w:val="steptext"/>
              <w:rPr>
                <w:rFonts w:ascii="Verdana" w:eastAsiaTheme="minorHAnsi" w:hAnsi="Verdana" w:cs="Arial"/>
                <w:b/>
                <w:color w:val="000000" w:themeColor="text1"/>
                <w:sz w:val="18"/>
                <w:szCs w:val="18"/>
              </w:rPr>
            </w:pPr>
          </w:p>
        </w:tc>
        <w:tc>
          <w:tcPr>
            <w:tcW w:w="5103" w:type="dxa"/>
          </w:tcPr>
          <w:p w14:paraId="5CFD290E" w14:textId="77777777" w:rsidR="00311DC6" w:rsidRDefault="00311DC6" w:rsidP="00311DC6">
            <w:pPr>
              <w:pStyle w:val="steptext"/>
              <w:rPr>
                <w:ins w:id="2201" w:author="Author"/>
                <w:rFonts w:ascii="Verdana" w:eastAsiaTheme="minorHAnsi" w:hAnsi="Verdana" w:cs="Arial"/>
                <w:b/>
                <w:i/>
                <w:color w:val="000000" w:themeColor="text1"/>
                <w:sz w:val="18"/>
                <w:szCs w:val="18"/>
              </w:rPr>
            </w:pPr>
          </w:p>
          <w:p w14:paraId="771CD599" w14:textId="6EAC6365" w:rsidR="00311DC6" w:rsidRPr="004F14DB" w:rsidRDefault="00311DC6" w:rsidP="008C5472">
            <w:pPr>
              <w:pStyle w:val="steptext"/>
              <w:numPr>
                <w:ilvl w:val="0"/>
                <w:numId w:val="104"/>
              </w:numPr>
              <w:rPr>
                <w:rFonts w:ascii="Verdana" w:hAnsi="Verdana" w:cs="Arial"/>
                <w:i/>
                <w:color w:val="000000" w:themeColor="text1"/>
                <w:sz w:val="18"/>
                <w:szCs w:val="18"/>
                <w:lang w:val="en-GB"/>
              </w:rPr>
            </w:pPr>
            <w:ins w:id="2202" w:author="Author">
              <w:r w:rsidRPr="008C2EC1">
                <w:rPr>
                  <w:rFonts w:ascii="Verdana" w:eastAsiaTheme="minorHAnsi" w:hAnsi="Verdana" w:cs="Arial"/>
                  <w:i/>
                  <w:color w:val="000000" w:themeColor="text1"/>
                  <w:sz w:val="18"/>
                  <w:szCs w:val="18"/>
                  <w:lang w:val="en-GB"/>
                </w:rPr>
                <w:t>Save file as</w:t>
              </w:r>
            </w:ins>
            <w:r>
              <w:rPr>
                <w:rFonts w:ascii="Verdana" w:eastAsiaTheme="minorHAnsi" w:hAnsi="Verdana" w:cs="Arial"/>
                <w:i/>
                <w:color w:val="000000" w:themeColor="text1"/>
                <w:sz w:val="18"/>
                <w:szCs w:val="18"/>
                <w:lang w:val="en-GB"/>
              </w:rPr>
              <w:t xml:space="preserve"> </w:t>
            </w:r>
            <w:r w:rsidRPr="008C2EC1">
              <w:rPr>
                <w:rFonts w:ascii="Verdana" w:eastAsiaTheme="minorHAnsi" w:hAnsi="Verdana" w:cs="Arial"/>
                <w:i/>
                <w:color w:val="000000" w:themeColor="text1"/>
                <w:sz w:val="18"/>
                <w:szCs w:val="18"/>
                <w:lang w:val="en-GB"/>
              </w:rPr>
              <w:t>‘</w:t>
            </w:r>
            <w:r w:rsidR="00704583">
              <w:rPr>
                <w:rFonts w:ascii="Verdana" w:hAnsi="Verdana" w:cs="Arial"/>
                <w:i/>
                <w:color w:val="000000" w:themeColor="text1"/>
                <w:sz w:val="18"/>
                <w:szCs w:val="18"/>
              </w:rPr>
              <w:t>S</w:t>
            </w:r>
            <w:r w:rsidR="00C227E1">
              <w:rPr>
                <w:rFonts w:ascii="Verdana" w:hAnsi="Verdana" w:cs="Arial"/>
                <w:i/>
                <w:color w:val="000000" w:themeColor="text1"/>
                <w:sz w:val="18"/>
                <w:szCs w:val="18"/>
              </w:rPr>
              <w:t>E</w:t>
            </w:r>
            <w:r w:rsidRPr="008C2EC1">
              <w:rPr>
                <w:rFonts w:ascii="Verdana" w:hAnsi="Verdana" w:cs="Arial"/>
                <w:i/>
                <w:color w:val="000000" w:themeColor="text1"/>
                <w:sz w:val="18"/>
                <w:szCs w:val="18"/>
              </w:rPr>
              <w:t>_</w:t>
            </w:r>
            <w:del w:id="2203" w:author="Author">
              <w:r w:rsidRPr="008C2EC1" w:rsidDel="00643EE1">
                <w:rPr>
                  <w:rFonts w:ascii="Verdana" w:hAnsi="Verdana" w:cs="Arial"/>
                  <w:i/>
                  <w:color w:val="000000" w:themeColor="text1"/>
                  <w:sz w:val="18"/>
                  <w:szCs w:val="18"/>
                </w:rPr>
                <w:delText>NAM</w:delText>
              </w:r>
            </w:del>
            <w:ins w:id="2204" w:author="Author">
              <w:r w:rsidR="00643EE1">
                <w:rPr>
                  <w:rFonts w:ascii="Verdana" w:hAnsi="Verdana" w:cs="Arial"/>
                  <w:i/>
                  <w:color w:val="000000" w:themeColor="text1"/>
                  <w:sz w:val="18"/>
                  <w:szCs w:val="18"/>
                </w:rPr>
                <w:t>AMERICAS</w:t>
              </w:r>
            </w:ins>
            <w:r w:rsidRPr="008C2EC1">
              <w:rPr>
                <w:rFonts w:ascii="Verdana" w:hAnsi="Verdana" w:cs="Arial"/>
                <w:i/>
                <w:color w:val="000000" w:themeColor="text1"/>
                <w:sz w:val="18"/>
                <w:szCs w:val="18"/>
              </w:rPr>
              <w:t>_Month_Year_CSR_Assignments</w:t>
            </w:r>
            <w:r>
              <w:rPr>
                <w:rFonts w:ascii="Verdana" w:hAnsi="Verdana" w:cs="Arial"/>
                <w:i/>
                <w:color w:val="000000" w:themeColor="text1"/>
                <w:sz w:val="18"/>
                <w:szCs w:val="18"/>
              </w:rPr>
              <w:t xml:space="preserve">’ and upload it to AMERICAS shared path folder using link </w:t>
            </w:r>
            <w:ins w:id="2205" w:author="Author">
              <w:r w:rsidR="008C5472">
                <w:fldChar w:fldCharType="begin"/>
              </w:r>
              <w:r w:rsidR="008C5472">
                <w:instrText xml:space="preserve"> HYPERLINK "\\\\seskcifssvm01\\GPT_RPA\\InvoiceValidation\\Process\\AMERICAS\\Input Folder" </w:instrText>
              </w:r>
              <w:r w:rsidR="008C5472">
                <w:fldChar w:fldCharType="separate"/>
              </w:r>
              <w:r w:rsidR="008C5472" w:rsidRPr="008C5472">
                <w:rPr>
                  <w:rStyle w:val="Hyperlink"/>
                </w:rPr>
                <w:t>\\seskcifssvm01\GPT_RPA\InvoiceValidation\Process\AMERICAS\Input Folder</w:t>
              </w:r>
              <w:r w:rsidR="008C5472">
                <w:fldChar w:fldCharType="end"/>
              </w:r>
            </w:ins>
            <w:del w:id="2206" w:author="Author">
              <w:r w:rsidR="00F96C05" w:rsidDel="008C5472">
                <w:fldChar w:fldCharType="begin"/>
              </w:r>
              <w:r w:rsidR="00F96C05" w:rsidDel="008C5472">
                <w:delInstrText xml:space="preserve"> HYPERLINK "file:///\\\\seskcifssvm01\\EUGG_RPA\\HUB\\InvoiceValidation\\Process\\AMERICAS\\Input%20Folder%20" </w:delInstrText>
              </w:r>
              <w:r w:rsidR="00F96C05" w:rsidDel="008C5472">
                <w:fldChar w:fldCharType="separate"/>
              </w:r>
              <w:r w:rsidRPr="00C21C06" w:rsidDel="008C5472">
                <w:rPr>
                  <w:rStyle w:val="Hyperlink"/>
                  <w:rFonts w:ascii="Verdana" w:hAnsi="Verdana" w:cs="Arial"/>
                  <w:i/>
                  <w:sz w:val="18"/>
                  <w:szCs w:val="18"/>
                </w:rPr>
                <w:delText>\\seskcifssvm01\EUGG_RPA\HUB\InvoiceValidation\Process\AMERICAS\Input Folder</w:delText>
              </w:r>
              <w:r w:rsidR="00F96C05" w:rsidDel="008C5472">
                <w:rPr>
                  <w:rStyle w:val="Hyperlink"/>
                  <w:rFonts w:ascii="Verdana" w:hAnsi="Verdana" w:cs="Arial"/>
                  <w:i/>
                  <w:sz w:val="18"/>
                  <w:szCs w:val="18"/>
                </w:rPr>
                <w:fldChar w:fldCharType="end"/>
              </w:r>
            </w:del>
            <w:ins w:id="2207" w:author="Author">
              <w:r w:rsidR="008C5472">
                <w:rPr>
                  <w:rStyle w:val="Hyperlink"/>
                  <w:rFonts w:ascii="Verdana" w:hAnsi="Verdana" w:cs="Arial"/>
                  <w:i/>
                  <w:sz w:val="18"/>
                  <w:szCs w:val="18"/>
                </w:rPr>
                <w:t xml:space="preserve"> </w:t>
              </w:r>
            </w:ins>
            <w:r>
              <w:rPr>
                <w:rFonts w:ascii="Verdana" w:hAnsi="Verdana" w:cs="Arial"/>
                <w:i/>
                <w:color w:val="000000" w:themeColor="text1"/>
                <w:sz w:val="18"/>
                <w:szCs w:val="18"/>
              </w:rPr>
              <w:t xml:space="preserve"> </w:t>
            </w:r>
          </w:p>
          <w:p w14:paraId="283B54C8" w14:textId="77777777" w:rsidR="00311DC6" w:rsidRPr="0097748C" w:rsidRDefault="00311DC6" w:rsidP="00311DC6">
            <w:pPr>
              <w:pStyle w:val="steptext"/>
              <w:ind w:left="720"/>
              <w:rPr>
                <w:rFonts w:ascii="Verdana" w:hAnsi="Verdana" w:cs="Arial"/>
                <w:i/>
                <w:color w:val="000000" w:themeColor="text1"/>
                <w:sz w:val="18"/>
                <w:szCs w:val="18"/>
                <w:lang w:val="en-GB"/>
              </w:rPr>
            </w:pPr>
          </w:p>
          <w:p w14:paraId="07303C6D" w14:textId="22D391AD" w:rsidR="00311DC6" w:rsidRPr="00C21C06" w:rsidRDefault="00311DC6" w:rsidP="008C5472">
            <w:pPr>
              <w:pStyle w:val="steptext"/>
              <w:numPr>
                <w:ilvl w:val="0"/>
                <w:numId w:val="104"/>
              </w:numPr>
              <w:rPr>
                <w:rFonts w:ascii="Verdana" w:hAnsi="Verdana" w:cs="Arial"/>
                <w:i/>
                <w:color w:val="000000" w:themeColor="text1"/>
                <w:sz w:val="18"/>
                <w:szCs w:val="18"/>
                <w:lang w:val="en-GB"/>
              </w:rPr>
            </w:pPr>
            <w:r>
              <w:rPr>
                <w:rFonts w:ascii="Verdana" w:eastAsiaTheme="minorHAnsi" w:hAnsi="Verdana" w:cs="Arial"/>
                <w:i/>
                <w:color w:val="000000" w:themeColor="text1"/>
                <w:sz w:val="18"/>
                <w:szCs w:val="18"/>
                <w:lang w:val="en-GB"/>
              </w:rPr>
              <w:t xml:space="preserve">Save files as </w:t>
            </w:r>
            <w:r w:rsidR="00C227E1">
              <w:rPr>
                <w:rFonts w:ascii="Verdana" w:eastAsiaTheme="minorHAnsi" w:hAnsi="Verdana" w:cs="Arial"/>
                <w:i/>
                <w:color w:val="000000" w:themeColor="text1"/>
                <w:sz w:val="18"/>
                <w:szCs w:val="18"/>
                <w:lang w:val="en-GB"/>
              </w:rPr>
              <w:t>‘</w:t>
            </w:r>
            <w:r w:rsidR="00704583">
              <w:rPr>
                <w:rFonts w:ascii="Verdana" w:hAnsi="Verdana" w:cs="Arial"/>
                <w:i/>
                <w:color w:val="000000" w:themeColor="text1"/>
                <w:sz w:val="18"/>
                <w:szCs w:val="18"/>
              </w:rPr>
              <w:t>S</w:t>
            </w:r>
            <w:r w:rsidR="00C227E1">
              <w:rPr>
                <w:rFonts w:ascii="Verdana" w:hAnsi="Verdana" w:cs="Arial"/>
                <w:i/>
                <w:color w:val="000000" w:themeColor="text1"/>
                <w:sz w:val="18"/>
                <w:szCs w:val="18"/>
              </w:rPr>
              <w:t>E</w:t>
            </w:r>
            <w:r w:rsidRPr="0097748C">
              <w:rPr>
                <w:rFonts w:ascii="Verdana" w:hAnsi="Verdana" w:cs="Arial"/>
                <w:i/>
                <w:color w:val="000000" w:themeColor="text1"/>
                <w:sz w:val="18"/>
                <w:szCs w:val="18"/>
              </w:rPr>
              <w:t>_E</w:t>
            </w:r>
            <w:ins w:id="2208" w:author="Author">
              <w:r w:rsidR="00A4198A">
                <w:rPr>
                  <w:rFonts w:ascii="Verdana" w:hAnsi="Verdana" w:cs="Arial"/>
                  <w:i/>
                  <w:color w:val="000000" w:themeColor="text1"/>
                  <w:sz w:val="18"/>
                  <w:szCs w:val="18"/>
                </w:rPr>
                <w:t>UROPE</w:t>
              </w:r>
            </w:ins>
            <w:del w:id="2209" w:author="Author">
              <w:r w:rsidRPr="0097748C" w:rsidDel="00A4198A">
                <w:rPr>
                  <w:rFonts w:ascii="Verdana" w:hAnsi="Verdana" w:cs="Arial"/>
                  <w:i/>
                  <w:color w:val="000000" w:themeColor="text1"/>
                  <w:sz w:val="18"/>
                  <w:szCs w:val="18"/>
                </w:rPr>
                <w:delText>MEA</w:delText>
              </w:r>
            </w:del>
            <w:r w:rsidRPr="0097748C">
              <w:rPr>
                <w:rFonts w:ascii="Verdana" w:hAnsi="Verdana" w:cs="Arial"/>
                <w:i/>
                <w:color w:val="000000" w:themeColor="text1"/>
                <w:sz w:val="18"/>
                <w:szCs w:val="18"/>
              </w:rPr>
              <w:t>_Month_Year_CSR_Assignments and upload it to EMEA shared path folder using link</w:t>
            </w:r>
            <w:r>
              <w:rPr>
                <w:rFonts w:ascii="Verdana" w:hAnsi="Verdana" w:cs="Arial"/>
                <w:i/>
                <w:color w:val="000000" w:themeColor="text1"/>
                <w:sz w:val="18"/>
                <w:szCs w:val="18"/>
              </w:rPr>
              <w:t xml:space="preserve"> </w:t>
            </w:r>
            <w:ins w:id="2210" w:author="Author">
              <w:r w:rsidR="008C5472" w:rsidRPr="008C5472">
                <w:t>\</w:t>
              </w:r>
              <w:r w:rsidR="008C5472">
                <w:fldChar w:fldCharType="begin"/>
              </w:r>
              <w:r w:rsidR="008C5472">
                <w:instrText xml:space="preserve"> HYPERLINK "\\\\seskcifssvm01\\GPT_RPA\\InvoiceValidation\\Process\\EMEA\\Input Folder" </w:instrText>
              </w:r>
              <w:r w:rsidR="008C5472">
                <w:fldChar w:fldCharType="separate"/>
              </w:r>
              <w:r w:rsidR="008C5472" w:rsidRPr="008C5472">
                <w:rPr>
                  <w:rStyle w:val="Hyperlink"/>
                </w:rPr>
                <w:t>\seskcifssvm01\GPT_RPA\InvoiceValidation\Process\EMEA\Input Folder</w:t>
              </w:r>
              <w:r w:rsidR="008C5472">
                <w:fldChar w:fldCharType="end"/>
              </w:r>
            </w:ins>
            <w:del w:id="2211" w:author="Author">
              <w:r w:rsidR="00F96C05" w:rsidDel="008C5472">
                <w:fldChar w:fldCharType="begin"/>
              </w:r>
              <w:r w:rsidR="00F96C05" w:rsidDel="008C5472">
                <w:delInstrText xml:space="preserve"> HYPERLINK "file:///\\\\seskcifssvm01\\EUGG_RPA\\HUB\\InvoiceValidation\\Process\\EMEA\\Input%20Folder%20" </w:delInstrText>
              </w:r>
              <w:r w:rsidR="00F96C05" w:rsidDel="008C5472">
                <w:fldChar w:fldCharType="separate"/>
              </w:r>
              <w:r w:rsidRPr="00C21C06" w:rsidDel="008C5472">
                <w:rPr>
                  <w:rStyle w:val="Hyperlink"/>
                  <w:rFonts w:ascii="Verdana" w:hAnsi="Verdana" w:cs="Arial"/>
                  <w:i/>
                  <w:sz w:val="18"/>
                  <w:szCs w:val="18"/>
                </w:rPr>
                <w:delText>\\seskcifssvm01\EUGG_RPA\HUB\InvoiceValidation\Process\EMEA\Input Folder</w:delText>
              </w:r>
              <w:r w:rsidR="00F96C05" w:rsidDel="008C5472">
                <w:rPr>
                  <w:rStyle w:val="Hyperlink"/>
                  <w:rFonts w:ascii="Verdana" w:hAnsi="Verdana" w:cs="Arial"/>
                  <w:i/>
                  <w:sz w:val="18"/>
                  <w:szCs w:val="18"/>
                </w:rPr>
                <w:fldChar w:fldCharType="end"/>
              </w:r>
              <w:r w:rsidDel="008C5472">
                <w:rPr>
                  <w:rFonts w:ascii="Verdana" w:hAnsi="Verdana" w:cs="Arial"/>
                  <w:i/>
                  <w:color w:val="000000" w:themeColor="text1"/>
                  <w:sz w:val="18"/>
                  <w:szCs w:val="18"/>
                </w:rPr>
                <w:delText xml:space="preserve"> </w:delText>
              </w:r>
            </w:del>
            <w:ins w:id="2212" w:author="Author">
              <w:r w:rsidR="008C5472">
                <w:rPr>
                  <w:rFonts w:ascii="Verdana" w:hAnsi="Verdana" w:cs="Arial"/>
                  <w:i/>
                  <w:color w:val="000000" w:themeColor="text1"/>
                  <w:sz w:val="18"/>
                  <w:szCs w:val="18"/>
                </w:rPr>
                <w:t xml:space="preserve"> </w:t>
              </w:r>
            </w:ins>
          </w:p>
          <w:p w14:paraId="608AC4D0" w14:textId="77777777" w:rsidR="00311DC6" w:rsidRPr="0097748C" w:rsidRDefault="00311DC6" w:rsidP="00311DC6">
            <w:pPr>
              <w:pStyle w:val="steptext"/>
              <w:rPr>
                <w:rFonts w:ascii="Verdana" w:hAnsi="Verdana" w:cs="Arial"/>
                <w:i/>
                <w:color w:val="000000" w:themeColor="text1"/>
                <w:sz w:val="18"/>
                <w:szCs w:val="18"/>
                <w:lang w:val="en-GB"/>
              </w:rPr>
            </w:pPr>
          </w:p>
          <w:p w14:paraId="46AD47A3" w14:textId="58612CDE" w:rsidR="00311DC6" w:rsidRPr="0097748C" w:rsidRDefault="00311DC6" w:rsidP="008C5472">
            <w:pPr>
              <w:pStyle w:val="steptext"/>
              <w:numPr>
                <w:ilvl w:val="0"/>
                <w:numId w:val="104"/>
              </w:numPr>
              <w:rPr>
                <w:rFonts w:ascii="Verdana" w:hAnsi="Verdana" w:cs="Arial"/>
                <w:i/>
                <w:color w:val="000000" w:themeColor="text1"/>
                <w:sz w:val="18"/>
                <w:szCs w:val="18"/>
                <w:lang w:val="en-GB"/>
              </w:rPr>
            </w:pPr>
            <w:r>
              <w:rPr>
                <w:rFonts w:ascii="Verdana" w:hAnsi="Verdana" w:cs="Arial"/>
                <w:i/>
                <w:color w:val="000000" w:themeColor="text1"/>
                <w:sz w:val="18"/>
                <w:szCs w:val="18"/>
                <w:lang w:val="en-GB"/>
              </w:rPr>
              <w:t xml:space="preserve">Save file as </w:t>
            </w:r>
            <w:r w:rsidR="00704583">
              <w:rPr>
                <w:rFonts w:ascii="Verdana" w:hAnsi="Verdana" w:cs="Arial"/>
                <w:i/>
                <w:color w:val="000000" w:themeColor="text1"/>
                <w:sz w:val="18"/>
                <w:szCs w:val="18"/>
              </w:rPr>
              <w:t>S</w:t>
            </w:r>
            <w:r w:rsidR="00C227E1">
              <w:rPr>
                <w:rFonts w:ascii="Verdana" w:hAnsi="Verdana" w:cs="Arial"/>
                <w:i/>
                <w:color w:val="000000" w:themeColor="text1"/>
                <w:sz w:val="18"/>
                <w:szCs w:val="18"/>
              </w:rPr>
              <w:t>E</w:t>
            </w:r>
            <w:r w:rsidRPr="0097748C">
              <w:rPr>
                <w:rFonts w:ascii="Verdana" w:hAnsi="Verdana" w:cs="Arial"/>
                <w:i/>
                <w:color w:val="000000" w:themeColor="text1"/>
                <w:sz w:val="18"/>
                <w:szCs w:val="18"/>
              </w:rPr>
              <w:t>_</w:t>
            </w:r>
            <w:ins w:id="2213" w:author="Author">
              <w:r w:rsidR="00A4198A">
                <w:rPr>
                  <w:rFonts w:ascii="Verdana" w:hAnsi="Verdana" w:cs="Arial"/>
                  <w:i/>
                  <w:color w:val="000000" w:themeColor="text1"/>
                  <w:sz w:val="18"/>
                  <w:szCs w:val="18"/>
                </w:rPr>
                <w:t>ROW</w:t>
              </w:r>
            </w:ins>
            <w:del w:id="2214" w:author="Author">
              <w:r w:rsidRPr="0097748C" w:rsidDel="00A4198A">
                <w:rPr>
                  <w:rFonts w:ascii="Verdana" w:hAnsi="Verdana" w:cs="Arial"/>
                  <w:i/>
                  <w:color w:val="000000" w:themeColor="text1"/>
                  <w:sz w:val="18"/>
                  <w:szCs w:val="18"/>
                </w:rPr>
                <w:delText>ASIAPAC</w:delText>
              </w:r>
            </w:del>
            <w:r w:rsidRPr="0097748C">
              <w:rPr>
                <w:rFonts w:ascii="Verdana" w:hAnsi="Verdana" w:cs="Arial"/>
                <w:i/>
                <w:color w:val="000000" w:themeColor="text1"/>
                <w:sz w:val="18"/>
                <w:szCs w:val="18"/>
              </w:rPr>
              <w:t>_Month_Year_CSR_Assignments</w:t>
            </w:r>
            <w:r>
              <w:rPr>
                <w:rFonts w:ascii="Verdana" w:hAnsi="Verdana" w:cs="Arial"/>
                <w:i/>
                <w:color w:val="000000" w:themeColor="text1"/>
                <w:sz w:val="18"/>
                <w:szCs w:val="18"/>
              </w:rPr>
              <w:t xml:space="preserve"> </w:t>
            </w:r>
            <w:r w:rsidRPr="0097748C">
              <w:rPr>
                <w:rFonts w:ascii="Verdana" w:hAnsi="Verdana" w:cs="Arial"/>
                <w:i/>
                <w:color w:val="000000" w:themeColor="text1"/>
                <w:sz w:val="18"/>
                <w:szCs w:val="18"/>
              </w:rPr>
              <w:t xml:space="preserve">and upload it to </w:t>
            </w:r>
            <w:r>
              <w:rPr>
                <w:rFonts w:ascii="Verdana" w:hAnsi="Verdana" w:cs="Arial"/>
                <w:i/>
                <w:color w:val="000000" w:themeColor="text1"/>
                <w:sz w:val="18"/>
                <w:szCs w:val="18"/>
              </w:rPr>
              <w:t>ASIAPAC</w:t>
            </w:r>
            <w:r w:rsidRPr="0097748C">
              <w:rPr>
                <w:rFonts w:ascii="Verdana" w:hAnsi="Verdana" w:cs="Arial"/>
                <w:i/>
                <w:color w:val="000000" w:themeColor="text1"/>
                <w:sz w:val="18"/>
                <w:szCs w:val="18"/>
              </w:rPr>
              <w:t xml:space="preserve"> shared path folder using link</w:t>
            </w:r>
            <w:r>
              <w:rPr>
                <w:rFonts w:ascii="Verdana" w:hAnsi="Verdana" w:cs="Arial"/>
                <w:i/>
                <w:color w:val="000000" w:themeColor="text1"/>
                <w:sz w:val="18"/>
                <w:szCs w:val="18"/>
              </w:rPr>
              <w:t xml:space="preserve"> </w:t>
            </w:r>
            <w:ins w:id="2215" w:author="Author">
              <w:r w:rsidR="008C5472">
                <w:fldChar w:fldCharType="begin"/>
              </w:r>
              <w:r w:rsidR="008C5472">
                <w:instrText xml:space="preserve"> HYPERLINK "\\\\seskcifssvm01\\GPT_RPA\\InvoiceValidation\\Process\\ASIAPAC\\Input Folder" </w:instrText>
              </w:r>
              <w:r w:rsidR="008C5472">
                <w:fldChar w:fldCharType="separate"/>
              </w:r>
              <w:r w:rsidR="008C5472" w:rsidRPr="008C5472">
                <w:rPr>
                  <w:rStyle w:val="Hyperlink"/>
                </w:rPr>
                <w:t>\\seskcifssvm01\GPT_RPA\InvoiceValidation\Process\ASIAPAC\Input Folder</w:t>
              </w:r>
              <w:r w:rsidR="008C5472">
                <w:fldChar w:fldCharType="end"/>
              </w:r>
            </w:ins>
            <w:del w:id="2216" w:author="Author">
              <w:r w:rsidR="00F96C05" w:rsidDel="008C5472">
                <w:fldChar w:fldCharType="begin"/>
              </w:r>
              <w:r w:rsidR="00F96C05" w:rsidDel="008C5472">
                <w:delInstrText xml:space="preserve"> HYPERLINK "file:///\\\\seskcifssvm01\\EUGG_RPA\\HUB\\InvoiceValidation\\Process\\ASIAPAC\\Input%20Folder" </w:delInstrText>
              </w:r>
              <w:r w:rsidR="00F96C05" w:rsidDel="008C5472">
                <w:fldChar w:fldCharType="separate"/>
              </w:r>
              <w:r w:rsidRPr="00C21C06" w:rsidDel="008C5472">
                <w:rPr>
                  <w:rStyle w:val="Hyperlink"/>
                  <w:rFonts w:ascii="Verdana" w:hAnsi="Verdana" w:cs="Arial"/>
                  <w:i/>
                  <w:sz w:val="18"/>
                  <w:szCs w:val="18"/>
                </w:rPr>
                <w:delText>\\seskcifssvm01\EUGG_RPA\HUB\InvoiceValidation\Process\ASIAPAC\Input Folder</w:delText>
              </w:r>
              <w:r w:rsidR="00F96C05" w:rsidDel="008C5472">
                <w:rPr>
                  <w:rStyle w:val="Hyperlink"/>
                  <w:rFonts w:ascii="Verdana" w:hAnsi="Verdana" w:cs="Arial"/>
                  <w:i/>
                  <w:sz w:val="18"/>
                  <w:szCs w:val="18"/>
                </w:rPr>
                <w:fldChar w:fldCharType="end"/>
              </w:r>
            </w:del>
          </w:p>
          <w:p w14:paraId="00A21D86" w14:textId="77777777" w:rsidR="00311DC6" w:rsidRPr="0097748C" w:rsidRDefault="00311DC6" w:rsidP="00311DC6">
            <w:pPr>
              <w:pStyle w:val="steptext"/>
              <w:ind w:left="720"/>
              <w:rPr>
                <w:rFonts w:ascii="Verdana" w:hAnsi="Verdana" w:cs="Arial"/>
                <w:i/>
                <w:color w:val="000000" w:themeColor="text1"/>
                <w:sz w:val="18"/>
                <w:szCs w:val="18"/>
                <w:lang w:val="en-GB"/>
              </w:rPr>
            </w:pPr>
          </w:p>
          <w:p w14:paraId="665340F8" w14:textId="77777777" w:rsidR="00311DC6" w:rsidRPr="00107058" w:rsidRDefault="00311DC6" w:rsidP="00311DC6">
            <w:pPr>
              <w:pStyle w:val="steptext"/>
              <w:rPr>
                <w:rFonts w:ascii="Verdana" w:eastAsiaTheme="minorHAnsi" w:hAnsi="Verdana" w:cs="Arial"/>
                <w:color w:val="000000" w:themeColor="text1"/>
                <w:sz w:val="18"/>
                <w:szCs w:val="18"/>
                <w:lang w:val="en-GB"/>
              </w:rPr>
            </w:pPr>
          </w:p>
        </w:tc>
        <w:tc>
          <w:tcPr>
            <w:tcW w:w="1418" w:type="dxa"/>
          </w:tcPr>
          <w:p w14:paraId="22F05924" w14:textId="77777777" w:rsidR="00311DC6" w:rsidRPr="000F672E" w:rsidRDefault="00311DC6" w:rsidP="00311DC6">
            <w:pPr>
              <w:rPr>
                <w:rFonts w:cs="Arial"/>
                <w:b/>
                <w:color w:val="000000" w:themeColor="text1"/>
                <w:sz w:val="18"/>
                <w:szCs w:val="18"/>
                <w:lang w:val="en-US"/>
              </w:rPr>
            </w:pPr>
          </w:p>
        </w:tc>
        <w:tc>
          <w:tcPr>
            <w:tcW w:w="10938" w:type="dxa"/>
          </w:tcPr>
          <w:p w14:paraId="7998805C" w14:textId="77777777" w:rsidR="00311DC6" w:rsidRDefault="00704583" w:rsidP="00311DC6">
            <w:pPr>
              <w:rPr>
                <w:noProof/>
              </w:rPr>
            </w:pPr>
            <w:r>
              <w:rPr>
                <w:noProof/>
                <w:lang w:val="en-US"/>
              </w:rPr>
              <w:drawing>
                <wp:inline distT="0" distB="0" distL="0" distR="0" wp14:anchorId="1759791F" wp14:editId="5E8862DE">
                  <wp:extent cx="4114800"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114800" cy="2457450"/>
                          </a:xfrm>
                          <a:prstGeom prst="rect">
                            <a:avLst/>
                          </a:prstGeom>
                        </pic:spPr>
                      </pic:pic>
                    </a:graphicData>
                  </a:graphic>
                </wp:inline>
              </w:drawing>
            </w:r>
            <w:r>
              <w:rPr>
                <w:noProof/>
                <w:lang w:val="en-US"/>
              </w:rPr>
              <w:drawing>
                <wp:anchor distT="0" distB="0" distL="114300" distR="114300" simplePos="0" relativeHeight="251661312" behindDoc="0" locked="0" layoutInCell="1" allowOverlap="1" wp14:anchorId="3145B8DD" wp14:editId="5AD1C46F">
                  <wp:simplePos x="0" y="0"/>
                  <wp:positionH relativeFrom="column">
                    <wp:posOffset>3175</wp:posOffset>
                  </wp:positionH>
                  <wp:positionV relativeFrom="page">
                    <wp:posOffset>0</wp:posOffset>
                  </wp:positionV>
                  <wp:extent cx="4124325" cy="18669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4124325" cy="1866900"/>
                          </a:xfrm>
                          <a:prstGeom prst="rect">
                            <a:avLst/>
                          </a:prstGeom>
                        </pic:spPr>
                      </pic:pic>
                    </a:graphicData>
                  </a:graphic>
                </wp:anchor>
              </w:drawing>
            </w:r>
          </w:p>
        </w:tc>
      </w:tr>
      <w:tr w:rsidR="003B2F68" w:rsidRPr="005335B1" w14:paraId="644AE9E7" w14:textId="77777777" w:rsidTr="00FA4F51">
        <w:trPr>
          <w:cantSplit/>
          <w:trHeight w:val="20"/>
        </w:trPr>
        <w:tc>
          <w:tcPr>
            <w:tcW w:w="1843" w:type="dxa"/>
          </w:tcPr>
          <w:p w14:paraId="796039FF" w14:textId="77777777" w:rsidR="003B2F68" w:rsidRDefault="00A9209B"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 xml:space="preserve">3.1.85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Copy-paste the CSR data into Global Template. </w:t>
            </w:r>
            <w:r>
              <w:rPr>
                <w:rFonts w:ascii="Verdana" w:eastAsiaTheme="minorHAnsi" w:hAnsi="Verdana" w:cs="Arial"/>
                <w:b/>
                <w:i/>
                <w:color w:val="000000" w:themeColor="text1"/>
                <w:sz w:val="18"/>
                <w:szCs w:val="18"/>
              </w:rPr>
              <w:t>*Step applicable for all Iterations (1,2,3)</w:t>
            </w:r>
          </w:p>
        </w:tc>
        <w:tc>
          <w:tcPr>
            <w:tcW w:w="5103" w:type="dxa"/>
          </w:tcPr>
          <w:p w14:paraId="7B9DD223" w14:textId="77777777" w:rsidR="00A9209B" w:rsidRPr="00866DAB" w:rsidRDefault="00A9209B" w:rsidP="00A9209B">
            <w:pPr>
              <w:pStyle w:val="steptext"/>
              <w:rPr>
                <w:rFonts w:ascii="Verdana" w:eastAsiaTheme="minorHAnsi" w:hAnsi="Verdana" w:cs="Arial"/>
                <w:b/>
                <w:color w:val="000000" w:themeColor="text1"/>
                <w:sz w:val="18"/>
                <w:szCs w:val="18"/>
              </w:rPr>
            </w:pPr>
            <w:r w:rsidRPr="00866DAB">
              <w:rPr>
                <w:rFonts w:ascii="Verdana" w:eastAsiaTheme="minorHAnsi" w:hAnsi="Verdana" w:cs="Arial"/>
                <w:b/>
                <w:color w:val="000000" w:themeColor="text1"/>
                <w:sz w:val="18"/>
                <w:szCs w:val="18"/>
              </w:rPr>
              <w:t xml:space="preserve">Prepare the ICON CSR report for Iteration 1, 2 and 3: Use Global Template </w:t>
            </w:r>
          </w:p>
          <w:p w14:paraId="70937522" w14:textId="77777777" w:rsidR="00A9209B" w:rsidRDefault="00A9209B" w:rsidP="00A9209B">
            <w:pPr>
              <w:pStyle w:val="steptext"/>
              <w:rPr>
                <w:rFonts w:ascii="Verdana" w:eastAsiaTheme="minorHAnsi" w:hAnsi="Verdana" w:cs="Arial"/>
                <w:color w:val="000000" w:themeColor="text1"/>
                <w:sz w:val="18"/>
                <w:szCs w:val="18"/>
              </w:rPr>
            </w:pPr>
          </w:p>
          <w:p w14:paraId="64019342" w14:textId="77777777" w:rsidR="00A9209B" w:rsidRDefault="00A9209B" w:rsidP="00BE53D6">
            <w:pPr>
              <w:pStyle w:val="steptext"/>
              <w:numPr>
                <w:ilvl w:val="0"/>
                <w:numId w:val="94"/>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rPr>
              <w:t>Download and o</w:t>
            </w:r>
            <w:r w:rsidRPr="00C55020">
              <w:rPr>
                <w:rFonts w:ascii="Verdana" w:eastAsiaTheme="minorHAnsi" w:hAnsi="Verdana" w:cs="Arial"/>
                <w:color w:val="000000" w:themeColor="text1"/>
                <w:sz w:val="18"/>
                <w:szCs w:val="18"/>
              </w:rPr>
              <w:t xml:space="preserve">pen the CSR report containing </w:t>
            </w:r>
            <w:r>
              <w:rPr>
                <w:rFonts w:ascii="Verdana" w:eastAsiaTheme="minorHAnsi" w:hAnsi="Verdana" w:cs="Arial"/>
                <w:color w:val="000000" w:themeColor="text1"/>
                <w:sz w:val="18"/>
                <w:szCs w:val="18"/>
              </w:rPr>
              <w:t>ICON</w:t>
            </w:r>
            <w:r w:rsidRPr="00C55020">
              <w:rPr>
                <w:rFonts w:ascii="Verdana" w:eastAsiaTheme="minorHAnsi" w:hAnsi="Verdana" w:cs="Arial"/>
                <w:color w:val="000000" w:themeColor="text1"/>
                <w:sz w:val="18"/>
                <w:szCs w:val="18"/>
              </w:rPr>
              <w:t xml:space="preserve"> data</w:t>
            </w:r>
            <w:r>
              <w:rPr>
                <w:rFonts w:ascii="Verdana" w:eastAsiaTheme="minorHAnsi" w:hAnsi="Verdana" w:cs="Arial"/>
                <w:color w:val="000000" w:themeColor="text1"/>
                <w:sz w:val="18"/>
                <w:szCs w:val="18"/>
              </w:rPr>
              <w:t xml:space="preserve"> for the 3 iterations</w:t>
            </w:r>
          </w:p>
          <w:p w14:paraId="7B8C8900" w14:textId="22A06FB1" w:rsidR="00167C15" w:rsidRPr="00167C15" w:rsidRDefault="00167C15" w:rsidP="00167C15">
            <w:pPr>
              <w:pStyle w:val="steptext"/>
              <w:ind w:left="720"/>
              <w:rPr>
                <w:ins w:id="2217" w:author="Author"/>
                <w:rFonts w:ascii="Verdana" w:eastAsiaTheme="minorHAnsi" w:hAnsi="Verdana" w:cs="Arial"/>
                <w:color w:val="000000" w:themeColor="text1"/>
                <w:sz w:val="18"/>
                <w:szCs w:val="18"/>
              </w:rPr>
            </w:pPr>
            <w:ins w:id="2218" w:author="Author">
              <w:r w:rsidRPr="00167C15">
                <w:rPr>
                  <w:rFonts w:ascii="Verdana" w:eastAsiaTheme="minorHAnsi" w:hAnsi="Verdana" w:cs="Arial"/>
                  <w:color w:val="000000" w:themeColor="text1"/>
                  <w:sz w:val="18"/>
                  <w:szCs w:val="18"/>
                </w:rPr>
                <w:t>ICON_MonthYear_Americas_Iteration_1</w:t>
              </w:r>
            </w:ins>
          </w:p>
          <w:p w14:paraId="5970C4E7" w14:textId="25E03A3A" w:rsidR="00167C15" w:rsidRPr="00167C15" w:rsidRDefault="00167C15" w:rsidP="00167C15">
            <w:pPr>
              <w:pStyle w:val="steptext"/>
              <w:ind w:left="720"/>
              <w:rPr>
                <w:ins w:id="2219" w:author="Author"/>
                <w:rFonts w:ascii="Verdana" w:eastAsiaTheme="minorHAnsi" w:hAnsi="Verdana" w:cs="Arial"/>
                <w:color w:val="000000" w:themeColor="text1"/>
                <w:sz w:val="18"/>
                <w:szCs w:val="18"/>
              </w:rPr>
            </w:pPr>
            <w:ins w:id="2220" w:author="Author">
              <w:r w:rsidRPr="00167C15">
                <w:rPr>
                  <w:rFonts w:ascii="Verdana" w:eastAsiaTheme="minorHAnsi" w:hAnsi="Verdana" w:cs="Arial"/>
                  <w:color w:val="000000" w:themeColor="text1"/>
                  <w:sz w:val="18"/>
                  <w:szCs w:val="18"/>
                </w:rPr>
                <w:t>ICON_ MonthYear_Europe_Iteration_2</w:t>
              </w:r>
            </w:ins>
          </w:p>
          <w:p w14:paraId="2B7B3933" w14:textId="2E872790" w:rsidR="00A9209B" w:rsidRDefault="00167C15" w:rsidP="00167C15">
            <w:pPr>
              <w:pStyle w:val="steptext"/>
              <w:ind w:left="720"/>
              <w:rPr>
                <w:ins w:id="2221" w:author="Author"/>
                <w:rFonts w:ascii="Verdana" w:eastAsiaTheme="minorHAnsi" w:hAnsi="Verdana" w:cs="Arial"/>
                <w:color w:val="000000" w:themeColor="text1"/>
                <w:sz w:val="18"/>
                <w:szCs w:val="18"/>
              </w:rPr>
            </w:pPr>
            <w:ins w:id="2222" w:author="Author">
              <w:r w:rsidRPr="00167C15">
                <w:rPr>
                  <w:rFonts w:ascii="Verdana" w:eastAsiaTheme="minorHAnsi" w:hAnsi="Verdana" w:cs="Arial"/>
                  <w:color w:val="000000" w:themeColor="text1"/>
                  <w:sz w:val="18"/>
                  <w:szCs w:val="18"/>
                </w:rPr>
                <w:t>ICON_ MonthYear_ROW_Iteration_3</w:t>
              </w:r>
            </w:ins>
          </w:p>
          <w:p w14:paraId="120588E5" w14:textId="77777777" w:rsidR="00167C15" w:rsidRDefault="00167C15" w:rsidP="00167C15">
            <w:pPr>
              <w:pStyle w:val="steptext"/>
              <w:ind w:left="720"/>
              <w:rPr>
                <w:rFonts w:ascii="Verdana" w:eastAsiaTheme="minorHAnsi" w:hAnsi="Verdana" w:cs="Arial"/>
                <w:color w:val="000000" w:themeColor="text1"/>
                <w:sz w:val="18"/>
                <w:szCs w:val="18"/>
              </w:rPr>
            </w:pPr>
          </w:p>
          <w:p w14:paraId="2426BE37" w14:textId="46C1968D" w:rsidR="002878D1" w:rsidRPr="002878D1" w:rsidRDefault="00A9209B">
            <w:pPr>
              <w:pStyle w:val="ListParagraph"/>
              <w:numPr>
                <w:ilvl w:val="0"/>
                <w:numId w:val="94"/>
              </w:numPr>
              <w:rPr>
                <w:ins w:id="2223" w:author="Author"/>
                <w:rFonts w:ascii="Verdana" w:hAnsi="Verdana" w:cs="Arial"/>
                <w:color w:val="000000" w:themeColor="text1"/>
                <w:sz w:val="18"/>
                <w:szCs w:val="18"/>
                <w:lang w:val="en-US"/>
                <w:rPrChange w:id="2224" w:author="Author">
                  <w:rPr>
                    <w:ins w:id="2225" w:author="Author"/>
                    <w:color w:val="000000" w:themeColor="text1"/>
                    <w:lang w:val="en-US"/>
                  </w:rPr>
                </w:rPrChange>
              </w:rPr>
              <w:pPrChange w:id="2226" w:author="Author">
                <w:pPr>
                  <w:pStyle w:val="ListParagraph"/>
                  <w:numPr>
                    <w:numId w:val="66"/>
                  </w:numPr>
                  <w:ind w:hanging="360"/>
                </w:pPr>
              </w:pPrChange>
            </w:pPr>
            <w:del w:id="2227" w:author="Author">
              <w:r w:rsidRPr="002878D1" w:rsidDel="002878D1">
                <w:rPr>
                  <w:rFonts w:ascii="Verdana" w:hAnsi="Verdana" w:cs="Arial"/>
                  <w:color w:val="000000" w:themeColor="text1"/>
                  <w:sz w:val="18"/>
                  <w:szCs w:val="18"/>
                  <w:rPrChange w:id="2228" w:author="Author">
                    <w:rPr>
                      <w:color w:val="000000" w:themeColor="text1"/>
                    </w:rPr>
                  </w:rPrChange>
                </w:rPr>
                <w:delText xml:space="preserve">Check if the CSR columns that will be used in the process are available. Column names that bot will check: </w:delText>
              </w:r>
              <w:r w:rsidR="00CF6AAE" w:rsidRPr="002878D1" w:rsidDel="002878D1">
                <w:rPr>
                  <w:rFonts w:ascii="Verdana" w:hAnsi="Verdana" w:cs="Arial"/>
                  <w:sz w:val="18"/>
                  <w:szCs w:val="18"/>
                  <w:rPrChange w:id="2229" w:author="Author">
                    <w:rPr/>
                  </w:rPrChange>
                </w:rPr>
                <w:delText>‘Vendor Tax ID 2’,</w:delText>
              </w:r>
              <w:r w:rsidRPr="002878D1" w:rsidDel="002878D1">
                <w:rPr>
                  <w:rFonts w:ascii="Verdana" w:hAnsi="Verdana" w:cs="Arial"/>
                  <w:sz w:val="18"/>
                  <w:szCs w:val="18"/>
                  <w:rPrChange w:id="2230" w:author="Author">
                    <w:rPr/>
                  </w:rPrChange>
                </w:rPr>
                <w:delText xml:space="preserve"> ‘Reference Document Number’, </w:delText>
              </w:r>
              <w:r w:rsidRPr="002878D1" w:rsidDel="002878D1">
                <w:rPr>
                  <w:rFonts w:ascii="Verdana" w:hAnsi="Verdana" w:cs="Arial"/>
                  <w:sz w:val="18"/>
                  <w:szCs w:val="18"/>
                  <w:lang w:val="en-GB"/>
                  <w:rPrChange w:id="2231" w:author="Author">
                    <w:rPr>
                      <w:lang w:val="en-GB"/>
                    </w:rPr>
                  </w:rPrChange>
                </w:rPr>
                <w:delText>‘SAP PO Type’, ‘</w:delText>
              </w:r>
              <w:r w:rsidRPr="002878D1" w:rsidDel="002878D1">
                <w:rPr>
                  <w:rFonts w:ascii="Verdana" w:hAnsi="Verdana" w:cs="Arial"/>
                  <w:sz w:val="18"/>
                  <w:szCs w:val="18"/>
                  <w:rPrChange w:id="2232" w:author="Author">
                    <w:rPr/>
                  </w:rPrChange>
                </w:rPr>
                <w:delText>Invoice Line Item’, ‘Document Number’, ‘Company Code’, ‘Fiscal Year’,  ‘Purchasing Document Number’, ‘Vendor ID’, ‘Vendor Name 2’, ‘Vendor Search Term2’, ‘Vendor Address Line Item 1’, ‘Vendor City’, ‘Vendor Postal Code’, ‘Clearing Date’, ‘Signed Amount’, ‘Currency Key’, ‘WBS Element’, ‘Document Number’, ‘Vendor Region’, ‘Vendor Country Code’, ‘Invoice Line Item’, ‘Company Code’, ‘Fiscal Year’, ‘System ID’, ‘Management Unit’</w:delText>
              </w:r>
            </w:del>
            <w:ins w:id="2233" w:author="Author">
              <w:r w:rsidR="002878D1" w:rsidRPr="002878D1">
                <w:rPr>
                  <w:rFonts w:ascii="Verdana" w:hAnsi="Verdana" w:cs="Arial"/>
                  <w:color w:val="000000" w:themeColor="text1"/>
                  <w:sz w:val="18"/>
                  <w:szCs w:val="18"/>
                  <w:rPrChange w:id="2234" w:author="Author">
                    <w:rPr>
                      <w:color w:val="000000" w:themeColor="text1"/>
                    </w:rPr>
                  </w:rPrChange>
                </w:rPr>
                <w:t xml:space="preserve">Check if the CSR columns that will be used in the process are available. Column names that bot will check: </w:t>
              </w:r>
              <w:r w:rsidR="002878D1" w:rsidRPr="002878D1">
                <w:rPr>
                  <w:rFonts w:ascii="Verdana" w:hAnsi="Verdana" w:cs="Arial"/>
                  <w:sz w:val="18"/>
                  <w:szCs w:val="18"/>
                  <w:rPrChange w:id="2235" w:author="Author">
                    <w:rPr/>
                  </w:rPrChange>
                </w:rPr>
                <w:t xml:space="preserve">‘Vendor Tax ID 2’, ‘Payment Method Supplement’, ‘Vendor Text’, ‘Name 1’, ‘Signed Amount’, ‘GL Account’, </w:t>
              </w:r>
              <w:r w:rsidR="002878D1" w:rsidRPr="002878D1">
                <w:rPr>
                  <w:rFonts w:ascii="Verdana" w:hAnsi="Verdana" w:cs="Arial"/>
                  <w:color w:val="000000" w:themeColor="text1"/>
                  <w:sz w:val="18"/>
                  <w:szCs w:val="18"/>
                  <w:rPrChange w:id="2236" w:author="Author">
                    <w:rPr>
                      <w:color w:val="000000" w:themeColor="text1"/>
                    </w:rPr>
                  </w:rPrChange>
                </w:rPr>
                <w:t>‘Purchasing Document Number’, ‘Vendor ID’, ‘Name 2’, ‘Vendor Search Term2’, ‘Vendor Address Line Item 1’, ‘Vendor City’, ‘Vendor Postal Code’, ‘Clearing Date’, ‘Signed Amount’, ‘Currency Key’, ‘Reference Document Number’, ‘WBS Element’, ‘Document Number’, ‘Vendor Region’, ‘Vendor Country Code’, ‘Invoice Line Item’, ‘Company Code’, ‘Fiscal Year’, ‘System ID’, ‘Management Unit’, ‘SAP PO Type’,’Cost Center’, ‘Business Area’</w:t>
              </w:r>
            </w:ins>
          </w:p>
          <w:p w14:paraId="314E146C" w14:textId="126E14F5" w:rsidR="00A9209B" w:rsidRPr="00127B90" w:rsidRDefault="00A9209B">
            <w:pPr>
              <w:pStyle w:val="steptext"/>
              <w:ind w:left="360"/>
              <w:rPr>
                <w:rFonts w:ascii="Verdana" w:hAnsi="Verdana" w:cs="Arial"/>
                <w:color w:val="000000" w:themeColor="text1"/>
                <w:sz w:val="18"/>
                <w:szCs w:val="18"/>
              </w:rPr>
              <w:pPrChange w:id="2237" w:author="Author">
                <w:pPr>
                  <w:pStyle w:val="steptext"/>
                  <w:numPr>
                    <w:numId w:val="94"/>
                  </w:numPr>
                  <w:ind w:left="720" w:hanging="360"/>
                </w:pPr>
              </w:pPrChange>
            </w:pPr>
          </w:p>
          <w:p w14:paraId="1B72443C" w14:textId="77777777" w:rsidR="00A9209B" w:rsidRDefault="00A9209B" w:rsidP="00A9209B">
            <w:pPr>
              <w:pStyle w:val="ListParagraph"/>
              <w:rPr>
                <w:rFonts w:ascii="Verdana" w:hAnsi="Verdana" w:cs="Arial"/>
                <w:color w:val="000000" w:themeColor="text1"/>
                <w:sz w:val="18"/>
                <w:szCs w:val="18"/>
                <w:lang w:val="en-US"/>
              </w:rPr>
            </w:pPr>
          </w:p>
          <w:p w14:paraId="09B072D7" w14:textId="77777777" w:rsidR="00A9209B" w:rsidRDefault="00A9209B" w:rsidP="00A9209B">
            <w:pPr>
              <w:ind w:left="360"/>
              <w:rPr>
                <w:rFonts w:ascii="Verdana" w:hAnsi="Verdana" w:cs="Arial"/>
                <w:color w:val="000000" w:themeColor="text1"/>
                <w:sz w:val="18"/>
                <w:szCs w:val="18"/>
                <w:lang w:val="en-US"/>
              </w:rPr>
            </w:pPr>
            <w:r w:rsidRPr="00C853B8">
              <w:rPr>
                <w:rFonts w:ascii="Verdana" w:hAnsi="Verdana" w:cs="Arial"/>
                <w:b/>
                <w:color w:val="000000" w:themeColor="text1"/>
                <w:sz w:val="18"/>
                <w:szCs w:val="18"/>
                <w:lang w:val="en-US"/>
              </w:rPr>
              <w:t>IF</w:t>
            </w:r>
            <w:r>
              <w:rPr>
                <w:rFonts w:ascii="Verdana" w:hAnsi="Verdana" w:cs="Arial"/>
                <w:color w:val="000000" w:themeColor="text1"/>
                <w:sz w:val="18"/>
                <w:szCs w:val="18"/>
                <w:lang w:val="en-US"/>
              </w:rPr>
              <w:t xml:space="preserve"> any of these columns are not available</w:t>
            </w:r>
          </w:p>
          <w:p w14:paraId="513248B1" w14:textId="5FEEC05E" w:rsidR="00A9209B" w:rsidRDefault="00A9209B" w:rsidP="00A9209B">
            <w:pPr>
              <w:ind w:left="360"/>
              <w:rPr>
                <w:ins w:id="2238" w:author="Author"/>
                <w:rFonts w:ascii="Verdana" w:hAnsi="Verdana" w:cs="Arial"/>
                <w:color w:val="000000" w:themeColor="text1"/>
                <w:sz w:val="18"/>
                <w:szCs w:val="18"/>
              </w:rPr>
            </w:pPr>
            <w:r w:rsidRPr="00C853B8">
              <w:rPr>
                <w:rFonts w:ascii="Verdana" w:hAnsi="Verdana" w:cs="Arial"/>
                <w:b/>
                <w:color w:val="000000" w:themeColor="text1"/>
                <w:sz w:val="18"/>
                <w:szCs w:val="18"/>
                <w:lang w:val="en-US"/>
              </w:rPr>
              <w:t>THEN</w:t>
            </w:r>
            <w:r>
              <w:rPr>
                <w:rFonts w:ascii="Verdana" w:hAnsi="Verdana" w:cs="Arial"/>
                <w:color w:val="000000" w:themeColor="text1"/>
                <w:sz w:val="18"/>
                <w:szCs w:val="18"/>
                <w:lang w:val="en-US"/>
              </w:rPr>
              <w:t xml:space="preserve"> robots will send notification email to Global Transparency Team with ‘Columns [names] are not available in the CSR data report [name]’ and move to the next report</w:t>
            </w:r>
            <w:r w:rsidRPr="00C55020">
              <w:rPr>
                <w:rFonts w:ascii="Verdana" w:hAnsi="Verdana" w:cs="Arial"/>
                <w:color w:val="000000" w:themeColor="text1"/>
                <w:sz w:val="18"/>
                <w:szCs w:val="18"/>
              </w:rPr>
              <w:t xml:space="preserve"> </w:t>
            </w:r>
          </w:p>
          <w:p w14:paraId="6556BFDF" w14:textId="77777777" w:rsidR="00D43B94" w:rsidRPr="00F734BD" w:rsidRDefault="00D43B94" w:rsidP="00A9209B">
            <w:pPr>
              <w:ind w:left="360"/>
              <w:rPr>
                <w:rFonts w:ascii="Verdana" w:hAnsi="Verdana" w:cs="Arial"/>
                <w:color w:val="000000" w:themeColor="text1"/>
                <w:sz w:val="18"/>
                <w:szCs w:val="18"/>
                <w:rPrChange w:id="2239" w:author="Author">
                  <w:rPr>
                    <w:rFonts w:ascii="Verdana" w:hAnsi="Verdana" w:cs="Arial"/>
                    <w:color w:val="000000" w:themeColor="text1"/>
                    <w:sz w:val="18"/>
                    <w:szCs w:val="18"/>
                    <w:lang w:val="en-US"/>
                  </w:rPr>
                </w:rPrChange>
              </w:rPr>
            </w:pPr>
          </w:p>
          <w:p w14:paraId="5BB768ED" w14:textId="78E5209D" w:rsidR="00BE53D6" w:rsidRPr="005005EA" w:rsidRDefault="00BE53D6" w:rsidP="00BE53D6">
            <w:pPr>
              <w:pStyle w:val="steptext"/>
              <w:numPr>
                <w:ilvl w:val="0"/>
                <w:numId w:val="94"/>
              </w:numPr>
              <w:rPr>
                <w:ins w:id="2240" w:author="Author"/>
                <w:rFonts w:ascii="Verdana" w:eastAsiaTheme="minorHAnsi" w:hAnsi="Verdana" w:cs="Arial"/>
                <w:sz w:val="18"/>
                <w:szCs w:val="18"/>
                <w:rPrChange w:id="2241" w:author="Author">
                  <w:rPr>
                    <w:ins w:id="2242" w:author="Author"/>
                    <w:rFonts w:ascii="Verdana" w:eastAsiaTheme="minorHAnsi" w:hAnsi="Verdana" w:cs="Arial"/>
                    <w:color w:val="70AD47" w:themeColor="accent6"/>
                    <w:sz w:val="18"/>
                    <w:szCs w:val="18"/>
                  </w:rPr>
                </w:rPrChange>
              </w:rPr>
            </w:pPr>
            <w:ins w:id="2243" w:author="Author">
              <w:r w:rsidRPr="005005EA">
                <w:rPr>
                  <w:rFonts w:ascii="Verdana" w:eastAsiaTheme="minorHAnsi" w:hAnsi="Verdana" w:cs="Arial"/>
                  <w:sz w:val="18"/>
                  <w:szCs w:val="18"/>
                  <w:rPrChange w:id="2244" w:author="Author">
                    <w:rPr>
                      <w:rFonts w:ascii="Verdana" w:eastAsiaTheme="minorHAnsi" w:hAnsi="Verdana" w:cs="Arial"/>
                      <w:color w:val="70AD47" w:themeColor="accent6"/>
                      <w:sz w:val="18"/>
                      <w:szCs w:val="18"/>
                    </w:rPr>
                  </w:rPrChange>
                </w:rPr>
                <w:t>Convert the column ‘GL Account’, ‘</w:t>
              </w:r>
              <w:r w:rsidRPr="005005EA">
                <w:rPr>
                  <w:rFonts w:ascii="Verdana" w:hAnsi="Verdana" w:cs="Arial"/>
                  <w:sz w:val="18"/>
                  <w:szCs w:val="18"/>
                  <w:rPrChange w:id="2245" w:author="Author">
                    <w:rPr>
                      <w:rFonts w:ascii="Verdana" w:hAnsi="Verdana" w:cs="Arial"/>
                      <w:color w:val="000000" w:themeColor="text1"/>
                      <w:sz w:val="18"/>
                      <w:szCs w:val="18"/>
                    </w:rPr>
                  </w:rPrChange>
                </w:rPr>
                <w:t xml:space="preserve">Document Number’, </w:t>
              </w:r>
              <w:r w:rsidRPr="005005EA">
                <w:rPr>
                  <w:rFonts w:ascii="Verdana" w:eastAsiaTheme="minorHAnsi" w:hAnsi="Verdana" w:cs="Arial"/>
                  <w:sz w:val="18"/>
                  <w:szCs w:val="18"/>
                  <w:rPrChange w:id="2246" w:author="Author">
                    <w:rPr>
                      <w:rFonts w:ascii="Verdana" w:eastAsiaTheme="minorHAnsi" w:hAnsi="Verdana" w:cs="Arial"/>
                      <w:color w:val="FF0000"/>
                      <w:sz w:val="18"/>
                      <w:szCs w:val="18"/>
                    </w:rPr>
                  </w:rPrChange>
                </w:rPr>
                <w:t>’Cost Center’,</w:t>
              </w:r>
              <w:r w:rsidRPr="005005EA">
                <w:rPr>
                  <w:rFonts w:ascii="Verdana" w:eastAsiaTheme="minorHAnsi" w:hAnsi="Verdana" w:cs="Arial"/>
                  <w:sz w:val="18"/>
                  <w:szCs w:val="18"/>
                  <w:rPrChange w:id="2247" w:author="Author">
                    <w:rPr>
                      <w:rFonts w:ascii="Verdana" w:eastAsiaTheme="minorHAnsi" w:hAnsi="Verdana" w:cs="Arial"/>
                      <w:color w:val="000000" w:themeColor="text1"/>
                      <w:sz w:val="18"/>
                      <w:szCs w:val="18"/>
                    </w:rPr>
                  </w:rPrChange>
                </w:rPr>
                <w:t xml:space="preserve"> Management Unit’, </w:t>
              </w:r>
              <w:r w:rsidRPr="005005EA">
                <w:rPr>
                  <w:rFonts w:ascii="Verdana" w:eastAsiaTheme="minorHAnsi" w:hAnsi="Verdana" w:cs="Arial"/>
                  <w:sz w:val="18"/>
                  <w:szCs w:val="18"/>
                  <w:rPrChange w:id="2248" w:author="Author">
                    <w:rPr>
                      <w:rFonts w:ascii="Verdana" w:eastAsiaTheme="minorHAnsi" w:hAnsi="Verdana" w:cs="Arial"/>
                      <w:color w:val="FF0000"/>
                      <w:sz w:val="18"/>
                      <w:szCs w:val="18"/>
                    </w:rPr>
                  </w:rPrChange>
                </w:rPr>
                <w:t xml:space="preserve"> </w:t>
              </w:r>
              <w:r w:rsidRPr="005005EA">
                <w:rPr>
                  <w:rFonts w:ascii="Verdana" w:eastAsiaTheme="minorHAnsi" w:hAnsi="Verdana" w:cs="Arial"/>
                  <w:sz w:val="18"/>
                  <w:szCs w:val="18"/>
                  <w:rPrChange w:id="2249" w:author="Author">
                    <w:rPr>
                      <w:rFonts w:ascii="Verdana" w:eastAsiaTheme="minorHAnsi" w:hAnsi="Verdana" w:cs="Arial"/>
                      <w:color w:val="70AD47" w:themeColor="accent6"/>
                      <w:sz w:val="18"/>
                      <w:szCs w:val="18"/>
                    </w:rPr>
                  </w:rPrChange>
                </w:rPr>
                <w:t xml:space="preserve"> </w:t>
              </w:r>
              <w:r w:rsidRPr="005005EA">
                <w:rPr>
                  <w:rFonts w:ascii="Verdana" w:eastAsiaTheme="minorHAnsi" w:hAnsi="Verdana" w:cs="Arial"/>
                  <w:sz w:val="18"/>
                  <w:szCs w:val="18"/>
                  <w:rPrChange w:id="2250" w:author="Author">
                    <w:rPr>
                      <w:rFonts w:ascii="Verdana" w:eastAsiaTheme="minorHAnsi" w:hAnsi="Verdana" w:cs="Arial"/>
                      <w:color w:val="000000" w:themeColor="text1"/>
                      <w:sz w:val="18"/>
                      <w:szCs w:val="18"/>
                    </w:rPr>
                  </w:rPrChange>
                </w:rPr>
                <w:t>Vendor ID’</w:t>
              </w:r>
              <w:r w:rsidR="00C96DFB">
                <w:rPr>
                  <w:rFonts w:ascii="Verdana" w:eastAsiaTheme="minorHAnsi" w:hAnsi="Verdana" w:cs="Arial"/>
                  <w:sz w:val="18"/>
                  <w:szCs w:val="18"/>
                </w:rPr>
                <w:t xml:space="preserve">, </w:t>
              </w:r>
              <w:r w:rsidR="00C96DFB" w:rsidRPr="002D2CC8">
                <w:rPr>
                  <w:rFonts w:ascii="Verdana" w:eastAsiaTheme="minorHAnsi" w:hAnsi="Verdana" w:cs="Arial"/>
                  <w:color w:val="000000" w:themeColor="text1"/>
                  <w:sz w:val="18"/>
                  <w:szCs w:val="18"/>
                </w:rPr>
                <w:t>‘Purchasing Document Number’</w:t>
              </w:r>
              <w:r w:rsidRPr="005005EA">
                <w:rPr>
                  <w:rFonts w:ascii="Verdana" w:eastAsiaTheme="minorHAnsi" w:hAnsi="Verdana" w:cs="Arial"/>
                  <w:sz w:val="18"/>
                  <w:szCs w:val="18"/>
                  <w:rPrChange w:id="2251" w:author="Author">
                    <w:rPr>
                      <w:rFonts w:ascii="Verdana" w:eastAsiaTheme="minorHAnsi" w:hAnsi="Verdana" w:cs="Arial"/>
                      <w:color w:val="000000" w:themeColor="text1"/>
                      <w:sz w:val="18"/>
                      <w:szCs w:val="18"/>
                    </w:rPr>
                  </w:rPrChange>
                </w:rPr>
                <w:t xml:space="preserve"> </w:t>
              </w:r>
              <w:r w:rsidRPr="005005EA">
                <w:rPr>
                  <w:rFonts w:ascii="Verdana" w:eastAsiaTheme="minorHAnsi" w:hAnsi="Verdana" w:cs="Arial"/>
                  <w:sz w:val="18"/>
                  <w:szCs w:val="18"/>
                  <w:rPrChange w:id="2252" w:author="Author">
                    <w:rPr>
                      <w:rFonts w:ascii="Verdana" w:eastAsiaTheme="minorHAnsi" w:hAnsi="Verdana" w:cs="Arial"/>
                      <w:color w:val="70AD47" w:themeColor="accent6"/>
                      <w:sz w:val="18"/>
                      <w:szCs w:val="18"/>
                    </w:rPr>
                  </w:rPrChange>
                </w:rPr>
                <w:t>to number format by highlighting each whole column and executing “text to columns” function</w:t>
              </w:r>
            </w:ins>
          </w:p>
          <w:p w14:paraId="111B9D0C" w14:textId="0E653538" w:rsidR="00A9209B" w:rsidRPr="00C55020" w:rsidRDefault="00A9209B">
            <w:pPr>
              <w:pStyle w:val="steptext"/>
              <w:ind w:left="720"/>
              <w:rPr>
                <w:rFonts w:ascii="Verdana" w:eastAsiaTheme="minorHAnsi" w:hAnsi="Verdana" w:cs="Arial"/>
                <w:color w:val="000000" w:themeColor="text1"/>
                <w:sz w:val="18"/>
                <w:szCs w:val="18"/>
              </w:rPr>
            </w:pPr>
          </w:p>
          <w:p w14:paraId="6B649AAA" w14:textId="77777777" w:rsidR="00A9209B" w:rsidRPr="0059027D" w:rsidRDefault="00A9209B" w:rsidP="00BE53D6">
            <w:pPr>
              <w:pStyle w:val="steptext"/>
              <w:numPr>
                <w:ilvl w:val="0"/>
                <w:numId w:val="94"/>
              </w:numPr>
              <w:rPr>
                <w:rFonts w:ascii="Verdana" w:eastAsiaTheme="minorHAnsi" w:hAnsi="Verdana" w:cs="Arial"/>
                <w:color w:val="000000" w:themeColor="text1"/>
                <w:sz w:val="18"/>
                <w:szCs w:val="18"/>
              </w:rPr>
            </w:pPr>
            <w:r w:rsidRPr="00C55020">
              <w:rPr>
                <w:rFonts w:ascii="Verdana" w:eastAsiaTheme="minorHAnsi" w:hAnsi="Verdana" w:cs="Arial"/>
                <w:color w:val="000000" w:themeColor="text1"/>
                <w:sz w:val="18"/>
                <w:szCs w:val="18"/>
              </w:rPr>
              <w:lastRenderedPageBreak/>
              <w:t>Use the Global Template saved in Robot internal Memory (My Docs)</w:t>
            </w:r>
            <w:r>
              <w:rPr>
                <w:rFonts w:ascii="Verdana" w:eastAsiaTheme="minorHAnsi" w:hAnsi="Verdana" w:cs="Arial"/>
                <w:color w:val="000000" w:themeColor="text1"/>
                <w:sz w:val="18"/>
                <w:szCs w:val="18"/>
              </w:rPr>
              <w:t xml:space="preserve"> to c</w:t>
            </w:r>
            <w:r w:rsidRPr="0059027D">
              <w:rPr>
                <w:rFonts w:ascii="Verdana" w:eastAsiaTheme="minorHAnsi" w:hAnsi="Verdana" w:cs="Arial"/>
                <w:color w:val="000000" w:themeColor="text1"/>
                <w:sz w:val="18"/>
                <w:szCs w:val="18"/>
                <w:lang w:val="en-AU"/>
              </w:rPr>
              <w:t xml:space="preserve">opy-paste the CSR Sweden data into the template at the end of the pre-populated column names starting column </w:t>
            </w:r>
            <w:r w:rsidRPr="0059027D">
              <w:rPr>
                <w:rFonts w:ascii="Verdana" w:eastAsiaTheme="minorHAnsi" w:hAnsi="Verdana" w:cs="Arial"/>
                <w:sz w:val="18"/>
                <w:szCs w:val="18"/>
                <w:lang w:val="en-AU"/>
              </w:rPr>
              <w:t>BS</w:t>
            </w:r>
          </w:p>
          <w:p w14:paraId="0D8E6CA3" w14:textId="77777777" w:rsidR="00A9209B" w:rsidRPr="00C55020" w:rsidRDefault="00A9209B" w:rsidP="00A9209B">
            <w:pPr>
              <w:pStyle w:val="ListParagraph"/>
              <w:rPr>
                <w:rFonts w:ascii="Verdana" w:hAnsi="Verdana" w:cs="Arial"/>
                <w:color w:val="000000" w:themeColor="text1"/>
                <w:sz w:val="18"/>
                <w:szCs w:val="18"/>
              </w:rPr>
            </w:pPr>
          </w:p>
          <w:p w14:paraId="2BEA6CE0" w14:textId="77777777" w:rsidR="00A9209B" w:rsidRPr="00C55020" w:rsidRDefault="00A9209B" w:rsidP="00BE53D6">
            <w:pPr>
              <w:pStyle w:val="steptext"/>
              <w:numPr>
                <w:ilvl w:val="0"/>
                <w:numId w:val="94"/>
              </w:numPr>
              <w:rPr>
                <w:rFonts w:ascii="Verdana" w:eastAsiaTheme="minorHAnsi" w:hAnsi="Verdana" w:cs="Arial"/>
                <w:color w:val="000000" w:themeColor="text1"/>
                <w:sz w:val="18"/>
                <w:szCs w:val="18"/>
              </w:rPr>
            </w:pPr>
            <w:r w:rsidRPr="00C55020">
              <w:rPr>
                <w:rFonts w:ascii="Verdana" w:eastAsiaTheme="minorHAnsi" w:hAnsi="Verdana" w:cs="Arial"/>
                <w:color w:val="000000" w:themeColor="text1"/>
                <w:sz w:val="18"/>
                <w:szCs w:val="18"/>
              </w:rPr>
              <w:t>Leave one blank row between the header and the report content</w:t>
            </w:r>
          </w:p>
          <w:p w14:paraId="5B5FA809" w14:textId="77777777" w:rsidR="003B2F68" w:rsidRDefault="003B2F68" w:rsidP="00311DC6">
            <w:pPr>
              <w:pStyle w:val="steptext"/>
              <w:rPr>
                <w:rFonts w:ascii="Verdana" w:eastAsiaTheme="minorHAnsi" w:hAnsi="Verdana" w:cs="Arial"/>
                <w:b/>
                <w:i/>
                <w:color w:val="000000" w:themeColor="text1"/>
                <w:sz w:val="18"/>
                <w:szCs w:val="18"/>
              </w:rPr>
            </w:pPr>
          </w:p>
        </w:tc>
        <w:tc>
          <w:tcPr>
            <w:tcW w:w="1418" w:type="dxa"/>
          </w:tcPr>
          <w:p w14:paraId="7FBE593A" w14:textId="77777777" w:rsidR="003B2F68" w:rsidRPr="000F672E" w:rsidRDefault="003B2F68" w:rsidP="00311DC6">
            <w:pPr>
              <w:rPr>
                <w:rFonts w:cs="Arial"/>
                <w:b/>
                <w:color w:val="000000" w:themeColor="text1"/>
                <w:sz w:val="18"/>
                <w:szCs w:val="18"/>
                <w:lang w:val="en-US"/>
              </w:rPr>
            </w:pPr>
          </w:p>
        </w:tc>
        <w:tc>
          <w:tcPr>
            <w:tcW w:w="10938" w:type="dxa"/>
          </w:tcPr>
          <w:p w14:paraId="4471FEDB" w14:textId="047C42A8" w:rsidR="003B2F68" w:rsidRDefault="00C52851" w:rsidP="00311DC6">
            <w:pPr>
              <w:rPr>
                <w:noProof/>
              </w:rPr>
            </w:pPr>
            <w:ins w:id="2253" w:author="Author">
              <w:r>
                <w:rPr>
                  <w:noProof/>
                  <w:lang w:val="en-US"/>
                </w:rPr>
                <w:drawing>
                  <wp:anchor distT="0" distB="0" distL="114300" distR="114300" simplePos="0" relativeHeight="251705344" behindDoc="0" locked="0" layoutInCell="1" allowOverlap="1" wp14:anchorId="2E15DA82" wp14:editId="176C7EE7">
                    <wp:simplePos x="0" y="0"/>
                    <wp:positionH relativeFrom="column">
                      <wp:posOffset>-1270</wp:posOffset>
                    </wp:positionH>
                    <wp:positionV relativeFrom="page">
                      <wp:posOffset>161925</wp:posOffset>
                    </wp:positionV>
                    <wp:extent cx="4724400" cy="923925"/>
                    <wp:effectExtent l="0" t="0" r="0" b="9525"/>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24400" cy="923925"/>
                            </a:xfrm>
                            <a:prstGeom prst="rect">
                              <a:avLst/>
                            </a:prstGeom>
                          </pic:spPr>
                        </pic:pic>
                      </a:graphicData>
                    </a:graphic>
                    <wp14:sizeRelH relativeFrom="margin">
                      <wp14:pctWidth>0</wp14:pctWidth>
                    </wp14:sizeRelH>
                  </wp:anchor>
                </w:drawing>
              </w:r>
            </w:ins>
          </w:p>
        </w:tc>
      </w:tr>
      <w:tr w:rsidR="004F37BA" w:rsidRPr="005335B1" w14:paraId="44CE3BEE" w14:textId="77777777" w:rsidTr="00FA4F51">
        <w:trPr>
          <w:cantSplit/>
          <w:trHeight w:val="20"/>
        </w:trPr>
        <w:tc>
          <w:tcPr>
            <w:tcW w:w="1843" w:type="dxa"/>
          </w:tcPr>
          <w:p w14:paraId="28FC34A9" w14:textId="77777777" w:rsidR="004F37BA" w:rsidRDefault="000C184B"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 xml:space="preserve">3.1.86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 xml:space="preserve">*Step applicable </w:t>
            </w:r>
            <w:r w:rsidR="00402453">
              <w:rPr>
                <w:rFonts w:ascii="Verdana" w:eastAsiaTheme="minorHAnsi" w:hAnsi="Verdana" w:cs="Arial"/>
                <w:b/>
                <w:i/>
                <w:color w:val="000000" w:themeColor="text1"/>
                <w:sz w:val="18"/>
                <w:szCs w:val="18"/>
              </w:rPr>
              <w:t>only for Iteration 1</w:t>
            </w:r>
          </w:p>
        </w:tc>
        <w:tc>
          <w:tcPr>
            <w:tcW w:w="5103" w:type="dxa"/>
          </w:tcPr>
          <w:p w14:paraId="6E3A31F5" w14:textId="77777777" w:rsidR="00F61385" w:rsidRPr="006B2EB0" w:rsidRDefault="00F61385" w:rsidP="00F61385">
            <w:pPr>
              <w:rPr>
                <w:ins w:id="2254" w:author="Author"/>
                <w:rFonts w:ascii="Verdana" w:hAnsi="Verdana" w:cs="Arial"/>
                <w:b/>
                <w:color w:val="70AD47" w:themeColor="accent6"/>
                <w:sz w:val="18"/>
                <w:szCs w:val="18"/>
              </w:rPr>
            </w:pPr>
            <w:ins w:id="2255" w:author="Author">
              <w:r w:rsidRPr="006B2EB0">
                <w:rPr>
                  <w:rFonts w:ascii="Verdana" w:hAnsi="Verdana" w:cs="Arial"/>
                  <w:b/>
                  <w:color w:val="70AD47" w:themeColor="accent6"/>
                  <w:sz w:val="18"/>
                  <w:szCs w:val="18"/>
                </w:rPr>
                <w:t>Populate column ‘</w:t>
              </w:r>
              <w:r>
                <w:rPr>
                  <w:rFonts w:ascii="Verdana" w:hAnsi="Verdana" w:cs="Arial"/>
                  <w:b/>
                  <w:color w:val="70AD47" w:themeColor="accent6"/>
                  <w:sz w:val="18"/>
                  <w:szCs w:val="18"/>
                </w:rPr>
                <w:t xml:space="preserve">NAM – TH Match?’ </w:t>
              </w:r>
              <w:r w:rsidRPr="006B2EB0">
                <w:rPr>
                  <w:rFonts w:ascii="Verdana" w:hAnsi="Verdana" w:cs="Arial"/>
                  <w:b/>
                  <w:color w:val="70AD47" w:themeColor="accent6"/>
                  <w:sz w:val="18"/>
                  <w:szCs w:val="18"/>
                </w:rPr>
                <w:t xml:space="preserve">in the Global Template </w:t>
              </w:r>
            </w:ins>
          </w:p>
          <w:p w14:paraId="499B7658" w14:textId="77777777" w:rsidR="00F61385" w:rsidRPr="006B2EB0" w:rsidRDefault="00F61385" w:rsidP="00F61385">
            <w:pPr>
              <w:rPr>
                <w:ins w:id="2256" w:author="Author"/>
                <w:rFonts w:ascii="Verdana" w:hAnsi="Verdana" w:cs="Arial"/>
                <w:color w:val="70AD47" w:themeColor="accent6"/>
                <w:sz w:val="18"/>
                <w:szCs w:val="18"/>
              </w:rPr>
            </w:pPr>
          </w:p>
          <w:p w14:paraId="6C17EF00" w14:textId="77777777" w:rsidR="00F61385" w:rsidRPr="006B2EB0" w:rsidRDefault="00F61385" w:rsidP="00F61385">
            <w:pPr>
              <w:pStyle w:val="steptext"/>
              <w:numPr>
                <w:ilvl w:val="0"/>
                <w:numId w:val="134"/>
              </w:numPr>
              <w:rPr>
                <w:ins w:id="2257" w:author="Author"/>
                <w:rFonts w:ascii="Verdana" w:eastAsiaTheme="minorHAnsi" w:hAnsi="Verdana" w:cs="Arial"/>
                <w:color w:val="70AD47" w:themeColor="accent6"/>
                <w:sz w:val="18"/>
                <w:szCs w:val="18"/>
              </w:rPr>
            </w:pPr>
            <w:ins w:id="2258" w:author="Author">
              <w:r w:rsidRPr="006B2EB0">
                <w:rPr>
                  <w:rFonts w:ascii="Verdana" w:eastAsiaTheme="minorHAnsi" w:hAnsi="Verdana" w:cs="Arial"/>
                  <w:color w:val="70AD47" w:themeColor="accent6"/>
                  <w:sz w:val="18"/>
                  <w:szCs w:val="18"/>
                </w:rPr>
                <w:t>Go to shared path folder using link</w:t>
              </w:r>
              <w:r>
                <w:rPr>
                  <w:rFonts w:ascii="Verdana" w:eastAsiaTheme="minorHAnsi" w:hAnsi="Verdana" w:cs="Arial"/>
                  <w:color w:val="70AD47" w:themeColor="accent6"/>
                  <w:sz w:val="18"/>
                  <w:szCs w:val="18"/>
                </w:rPr>
                <w:t xml:space="preserve"> </w:t>
              </w:r>
              <w:r>
                <w:rPr>
                  <w:rFonts w:ascii="Verdana" w:eastAsiaTheme="minorHAnsi" w:hAnsi="Verdana" w:cs="Arial"/>
                  <w:color w:val="70AD47" w:themeColor="accent6"/>
                  <w:sz w:val="18"/>
                  <w:szCs w:val="18"/>
                </w:rPr>
                <w:fldChar w:fldCharType="begin"/>
              </w:r>
              <w:r>
                <w:rPr>
                  <w:rFonts w:ascii="Verdana" w:eastAsiaTheme="minorHAnsi" w:hAnsi="Verdana" w:cs="Arial"/>
                  <w:color w:val="70AD47" w:themeColor="accent6"/>
                  <w:sz w:val="18"/>
                  <w:szCs w:val="18"/>
                </w:rPr>
                <w:instrText xml:space="preserve"> HYPERLINK "</w:instrText>
              </w:r>
              <w:r w:rsidRPr="00636863">
                <w:rPr>
                  <w:rFonts w:ascii="Verdana" w:eastAsiaTheme="minorHAnsi" w:hAnsi="Verdana" w:cs="Arial"/>
                  <w:color w:val="70AD47" w:themeColor="accent6"/>
                  <w:sz w:val="18"/>
                  <w:szCs w:val="18"/>
                </w:rPr>
                <w:instrText>\\\\seskcifssvm01\\GPT_RPA\\Dictionaries</w:instrText>
              </w:r>
              <w:r>
                <w:rPr>
                  <w:rFonts w:ascii="Verdana" w:eastAsiaTheme="minorHAnsi" w:hAnsi="Verdana" w:cs="Arial"/>
                  <w:color w:val="70AD47" w:themeColor="accent6"/>
                  <w:sz w:val="18"/>
                  <w:szCs w:val="18"/>
                </w:rPr>
                <w:instrText xml:space="preserve">" </w:instrText>
              </w:r>
              <w:r>
                <w:rPr>
                  <w:rFonts w:ascii="Verdana" w:eastAsiaTheme="minorHAnsi" w:hAnsi="Verdana" w:cs="Arial"/>
                  <w:color w:val="70AD47" w:themeColor="accent6"/>
                  <w:sz w:val="18"/>
                  <w:szCs w:val="18"/>
                </w:rPr>
                <w:fldChar w:fldCharType="separate"/>
              </w:r>
              <w:r w:rsidRPr="003B724C">
                <w:rPr>
                  <w:rStyle w:val="Hyperlink"/>
                  <w:rFonts w:ascii="Verdana" w:eastAsiaTheme="minorHAnsi" w:hAnsi="Verdana" w:cs="Arial"/>
                  <w:sz w:val="18"/>
                  <w:szCs w:val="18"/>
                </w:rPr>
                <w:t>\\seskcifssvm01\GPT_RPA\Dictionaries</w:t>
              </w:r>
              <w:r>
                <w:rPr>
                  <w:rFonts w:ascii="Verdana" w:eastAsiaTheme="minorHAnsi" w:hAnsi="Verdana" w:cs="Arial"/>
                  <w:color w:val="70AD47" w:themeColor="accent6"/>
                  <w:sz w:val="18"/>
                  <w:szCs w:val="18"/>
                </w:rPr>
                <w:fldChar w:fldCharType="end"/>
              </w:r>
              <w:r>
                <w:rPr>
                  <w:rFonts w:ascii="Verdana" w:eastAsiaTheme="minorHAnsi" w:hAnsi="Verdana" w:cs="Arial"/>
                  <w:color w:val="70AD47" w:themeColor="accent6"/>
                  <w:sz w:val="18"/>
                  <w:szCs w:val="18"/>
                </w:rPr>
                <w:t xml:space="preserve"> </w:t>
              </w:r>
              <w:r w:rsidRPr="006B2EB0">
                <w:rPr>
                  <w:rFonts w:ascii="Verdana" w:eastAsiaTheme="minorHAnsi" w:hAnsi="Verdana" w:cs="Arial"/>
                  <w:color w:val="70AD47" w:themeColor="accent6"/>
                  <w:sz w:val="18"/>
                  <w:szCs w:val="18"/>
                </w:rPr>
                <w:t xml:space="preserve"> to download and open the ‘</w:t>
              </w:r>
              <w:r>
                <w:t xml:space="preserve"> ‘</w:t>
              </w:r>
              <w:r w:rsidRPr="000571AB">
                <w:rPr>
                  <w:rFonts w:ascii="Verdana" w:eastAsiaTheme="minorHAnsi" w:hAnsi="Verdana" w:cs="Arial"/>
                  <w:color w:val="70AD47" w:themeColor="accent6"/>
                  <w:sz w:val="18"/>
                  <w:szCs w:val="18"/>
                </w:rPr>
                <w:t>2019_Teaching_Hospital_List_MASTER</w:t>
              </w:r>
              <w:r>
                <w:rPr>
                  <w:rFonts w:ascii="Verdana" w:eastAsiaTheme="minorHAnsi" w:hAnsi="Verdana" w:cs="Arial"/>
                  <w:color w:val="70AD47" w:themeColor="accent6"/>
                  <w:sz w:val="18"/>
                  <w:szCs w:val="18"/>
                </w:rPr>
                <w:t xml:space="preserve">’ </w:t>
              </w:r>
              <w:r w:rsidRPr="006B2EB0">
                <w:rPr>
                  <w:rFonts w:ascii="Verdana" w:eastAsiaTheme="minorHAnsi" w:hAnsi="Verdana" w:cs="Arial"/>
                  <w:color w:val="70AD47" w:themeColor="accent6"/>
                  <w:sz w:val="18"/>
                  <w:szCs w:val="18"/>
                </w:rPr>
                <w:t>file</w:t>
              </w:r>
            </w:ins>
          </w:p>
          <w:p w14:paraId="6D38B574" w14:textId="77777777" w:rsidR="00F61385" w:rsidRPr="0023058B" w:rsidRDefault="00F61385" w:rsidP="00F61385">
            <w:pPr>
              <w:pStyle w:val="ListParagraph"/>
              <w:rPr>
                <w:ins w:id="2259" w:author="Author"/>
                <w:rFonts w:ascii="Verdana" w:hAnsi="Verdana" w:cs="Arial"/>
                <w:color w:val="70AD47" w:themeColor="accent6"/>
                <w:sz w:val="18"/>
                <w:szCs w:val="18"/>
                <w:lang w:val="en-US"/>
              </w:rPr>
            </w:pPr>
          </w:p>
          <w:p w14:paraId="3396170E" w14:textId="77777777" w:rsidR="00F61385" w:rsidRPr="006B2EB0" w:rsidRDefault="00F61385" w:rsidP="00F61385">
            <w:pPr>
              <w:pStyle w:val="steptext"/>
              <w:numPr>
                <w:ilvl w:val="0"/>
                <w:numId w:val="134"/>
              </w:numPr>
              <w:rPr>
                <w:ins w:id="2260" w:author="Author"/>
                <w:rFonts w:ascii="Verdana" w:eastAsiaTheme="minorHAnsi" w:hAnsi="Verdana" w:cs="Arial"/>
                <w:b/>
                <w:i/>
                <w:color w:val="70AD47" w:themeColor="accent6"/>
                <w:sz w:val="18"/>
                <w:szCs w:val="18"/>
              </w:rPr>
            </w:pPr>
            <w:ins w:id="2261" w:author="Author">
              <w:r>
                <w:rPr>
                  <w:rFonts w:ascii="Verdana" w:eastAsiaTheme="minorHAnsi" w:hAnsi="Verdana" w:cs="Arial"/>
                  <w:color w:val="70AD47" w:themeColor="accent6"/>
                  <w:sz w:val="18"/>
                  <w:szCs w:val="18"/>
                  <w:lang w:val="en-AU"/>
                </w:rPr>
                <w:t>S</w:t>
              </w:r>
              <w:r>
                <w:rPr>
                  <w:rFonts w:ascii="Verdana" w:eastAsiaTheme="minorHAnsi" w:hAnsi="Verdana" w:cs="Arial"/>
                  <w:color w:val="70AD47" w:themeColor="accent6"/>
                  <w:sz w:val="18"/>
                  <w:szCs w:val="18"/>
                </w:rPr>
                <w:t>earch in the dictionary using CSR column</w:t>
              </w:r>
              <w:r w:rsidRPr="006B2EB0">
                <w:rPr>
                  <w:rFonts w:ascii="Verdana" w:eastAsiaTheme="minorHAnsi" w:hAnsi="Verdana" w:cs="Arial"/>
                  <w:color w:val="70AD47" w:themeColor="accent6"/>
                  <w:sz w:val="18"/>
                  <w:szCs w:val="18"/>
                </w:rPr>
                <w:t xml:space="preserve"> ‘Vendor Tax ID 2’ </w:t>
              </w:r>
              <w:r>
                <w:rPr>
                  <w:rFonts w:ascii="Verdana" w:eastAsiaTheme="minorHAnsi" w:hAnsi="Verdana" w:cs="Arial"/>
                  <w:color w:val="70AD47" w:themeColor="accent6"/>
                  <w:sz w:val="18"/>
                  <w:szCs w:val="18"/>
                </w:rPr>
                <w:t xml:space="preserve">and the EIN number in the dictionary </w:t>
              </w:r>
              <w:r w:rsidRPr="006B2EB0">
                <w:rPr>
                  <w:rFonts w:ascii="Verdana" w:eastAsiaTheme="minorHAnsi" w:hAnsi="Verdana" w:cs="Arial"/>
                  <w:color w:val="70AD47" w:themeColor="accent6"/>
                  <w:sz w:val="18"/>
                  <w:szCs w:val="18"/>
                </w:rPr>
                <w:t>‘</w:t>
              </w:r>
              <w:r w:rsidRPr="000571AB">
                <w:rPr>
                  <w:rFonts w:ascii="Verdana" w:eastAsiaTheme="minorHAnsi" w:hAnsi="Verdana" w:cs="Arial"/>
                  <w:color w:val="70AD47" w:themeColor="accent6"/>
                  <w:sz w:val="18"/>
                  <w:szCs w:val="18"/>
                </w:rPr>
                <w:t>2019_Teaching_Hospital_List_MASTER</w:t>
              </w:r>
              <w:r>
                <w:rPr>
                  <w:rFonts w:ascii="Verdana" w:eastAsiaTheme="minorHAnsi" w:hAnsi="Verdana" w:cs="Arial"/>
                  <w:color w:val="70AD47" w:themeColor="accent6"/>
                  <w:sz w:val="18"/>
                  <w:szCs w:val="18"/>
                </w:rPr>
                <w:t xml:space="preserve">’ and bring in the content within column </w:t>
              </w:r>
              <w:r w:rsidRPr="00F61385">
                <w:rPr>
                  <w:rFonts w:ascii="Verdana" w:eastAsiaTheme="minorHAnsi" w:hAnsi="Verdana" w:cs="Arial"/>
                  <w:color w:val="70AD47" w:themeColor="accent6"/>
                  <w:sz w:val="18"/>
                  <w:szCs w:val="18"/>
                </w:rPr>
                <w:t>Hub_Vlookup</w:t>
              </w:r>
              <w:r>
                <w:rPr>
                  <w:rFonts w:ascii="Verdana" w:eastAsiaTheme="minorHAnsi" w:hAnsi="Verdana" w:cs="Arial"/>
                  <w:color w:val="70AD47" w:themeColor="accent6"/>
                  <w:sz w:val="18"/>
                  <w:szCs w:val="18"/>
                </w:rPr>
                <w:t xml:space="preserve"> (Q) in the </w:t>
              </w:r>
              <w:r w:rsidRPr="006B2EB0">
                <w:rPr>
                  <w:rFonts w:ascii="Verdana" w:hAnsi="Verdana" w:cs="Arial"/>
                  <w:b/>
                  <w:color w:val="70AD47" w:themeColor="accent6"/>
                  <w:sz w:val="18"/>
                  <w:szCs w:val="18"/>
                </w:rPr>
                <w:t>‘</w:t>
              </w:r>
              <w:r>
                <w:rPr>
                  <w:rFonts w:ascii="Verdana" w:hAnsi="Verdana" w:cs="Arial"/>
                  <w:b/>
                  <w:color w:val="70AD47" w:themeColor="accent6"/>
                  <w:sz w:val="18"/>
                  <w:szCs w:val="18"/>
                </w:rPr>
                <w:t xml:space="preserve">NAM – TH Match?’ </w:t>
              </w:r>
            </w:ins>
          </w:p>
          <w:p w14:paraId="1FFF4DED" w14:textId="77777777" w:rsidR="00F61385" w:rsidRPr="0023058B" w:rsidRDefault="00F61385" w:rsidP="00F61385">
            <w:pPr>
              <w:pStyle w:val="ListParagraph"/>
              <w:rPr>
                <w:ins w:id="2262" w:author="Author"/>
                <w:rFonts w:ascii="Verdana" w:hAnsi="Verdana" w:cs="Arial"/>
                <w:b/>
                <w:color w:val="70AD47" w:themeColor="accent6"/>
                <w:sz w:val="18"/>
                <w:szCs w:val="18"/>
                <w:lang w:val="en-US"/>
              </w:rPr>
            </w:pPr>
          </w:p>
          <w:p w14:paraId="205D4EC6" w14:textId="77777777" w:rsidR="00F61385" w:rsidRPr="006B2EB0" w:rsidRDefault="00F61385" w:rsidP="00F61385">
            <w:pPr>
              <w:pStyle w:val="steptext"/>
              <w:rPr>
                <w:ins w:id="2263" w:author="Author"/>
                <w:rFonts w:ascii="Verdana" w:eastAsiaTheme="minorHAnsi" w:hAnsi="Verdana" w:cs="Arial"/>
                <w:color w:val="70AD47" w:themeColor="accent6"/>
                <w:sz w:val="18"/>
                <w:szCs w:val="18"/>
              </w:rPr>
            </w:pPr>
            <w:ins w:id="2264" w:author="Author">
              <w:r w:rsidRPr="006B2EB0">
                <w:rPr>
                  <w:rFonts w:ascii="Verdana" w:eastAsiaTheme="minorHAnsi" w:hAnsi="Verdana" w:cs="Arial"/>
                  <w:b/>
                  <w:color w:val="70AD47" w:themeColor="accent6"/>
                  <w:sz w:val="18"/>
                  <w:szCs w:val="18"/>
                </w:rPr>
                <w:t>NOTE:</w:t>
              </w:r>
              <w:r>
                <w:rPr>
                  <w:rFonts w:ascii="Verdana" w:eastAsiaTheme="minorHAnsi" w:hAnsi="Verdana" w:cs="Arial"/>
                  <w:b/>
                  <w:color w:val="70AD47" w:themeColor="accent6"/>
                  <w:sz w:val="18"/>
                  <w:szCs w:val="18"/>
                </w:rPr>
                <w:t xml:space="preserve"> </w:t>
              </w:r>
              <w:r w:rsidRPr="0023058B">
                <w:rPr>
                  <w:rFonts w:ascii="Verdana" w:eastAsiaTheme="minorHAnsi" w:hAnsi="Verdana" w:cs="Arial"/>
                  <w:color w:val="70AD47" w:themeColor="accent6"/>
                  <w:sz w:val="18"/>
                  <w:szCs w:val="18"/>
                </w:rPr>
                <w:t xml:space="preserve">The column </w:t>
              </w:r>
              <w:r w:rsidRPr="0023058B">
                <w:rPr>
                  <w:rFonts w:ascii="Verdana" w:hAnsi="Verdana" w:cs="Arial"/>
                  <w:color w:val="70AD47" w:themeColor="accent6"/>
                  <w:sz w:val="18"/>
                  <w:szCs w:val="18"/>
                </w:rPr>
                <w:t xml:space="preserve">‘NAM – TH Match?’ </w:t>
              </w:r>
              <w:r w:rsidRPr="0023058B">
                <w:rPr>
                  <w:rFonts w:ascii="Verdana" w:eastAsiaTheme="minorHAnsi" w:hAnsi="Verdana" w:cs="Arial"/>
                  <w:color w:val="70AD47" w:themeColor="accent6"/>
                  <w:sz w:val="18"/>
                  <w:szCs w:val="18"/>
                </w:rPr>
                <w:t>will be populated with ‘Yes’ and ‘N/A’</w:t>
              </w:r>
              <w:r>
                <w:rPr>
                  <w:rFonts w:ascii="Verdana" w:eastAsiaTheme="minorHAnsi" w:hAnsi="Verdana" w:cs="Arial"/>
                  <w:b/>
                  <w:color w:val="70AD47" w:themeColor="accent6"/>
                  <w:sz w:val="18"/>
                  <w:szCs w:val="18"/>
                </w:rPr>
                <w:t xml:space="preserve">. </w:t>
              </w:r>
              <w:r w:rsidRPr="006B2EB0">
                <w:rPr>
                  <w:rFonts w:ascii="Verdana" w:eastAsiaTheme="minorHAnsi" w:hAnsi="Verdana" w:cs="Arial"/>
                  <w:b/>
                  <w:color w:val="70AD47" w:themeColor="accent6"/>
                  <w:sz w:val="18"/>
                  <w:szCs w:val="18"/>
                </w:rPr>
                <w:t xml:space="preserve"> </w:t>
              </w:r>
              <w:r w:rsidRPr="006B2EB0">
                <w:rPr>
                  <w:rFonts w:ascii="Verdana" w:eastAsiaTheme="minorHAnsi" w:hAnsi="Verdana" w:cs="Arial"/>
                  <w:color w:val="70AD47" w:themeColor="accent6"/>
                  <w:sz w:val="18"/>
                  <w:szCs w:val="18"/>
                </w:rPr>
                <w:t>Leave #N/A for any non-matches</w:t>
              </w:r>
            </w:ins>
          </w:p>
          <w:p w14:paraId="6E7D06E4" w14:textId="585782CB" w:rsidR="00973F59" w:rsidRPr="006B2EB0" w:rsidDel="00F61385" w:rsidRDefault="00973F59" w:rsidP="00973F59">
            <w:pPr>
              <w:rPr>
                <w:del w:id="2265" w:author="Author"/>
                <w:rFonts w:ascii="Verdana" w:hAnsi="Verdana" w:cs="Arial"/>
                <w:b/>
                <w:color w:val="70AD47" w:themeColor="accent6"/>
                <w:sz w:val="18"/>
                <w:szCs w:val="18"/>
              </w:rPr>
            </w:pPr>
            <w:del w:id="2266" w:author="Author">
              <w:r w:rsidRPr="006B2EB0" w:rsidDel="00F61385">
                <w:rPr>
                  <w:rFonts w:ascii="Verdana" w:hAnsi="Verdana" w:cs="Arial"/>
                  <w:b/>
                  <w:color w:val="70AD47" w:themeColor="accent6"/>
                  <w:sz w:val="18"/>
                  <w:szCs w:val="18"/>
                </w:rPr>
                <w:delText>Populate column ‘</w:delText>
              </w:r>
              <w:r w:rsidDel="00F61385">
                <w:rPr>
                  <w:rFonts w:ascii="Verdana" w:hAnsi="Verdana" w:cs="Arial"/>
                  <w:b/>
                  <w:color w:val="70AD47" w:themeColor="accent6"/>
                  <w:sz w:val="18"/>
                  <w:szCs w:val="18"/>
                </w:rPr>
                <w:delText xml:space="preserve">NAM – TH Match?’ </w:delText>
              </w:r>
              <w:r w:rsidRPr="006B2EB0" w:rsidDel="00F61385">
                <w:rPr>
                  <w:rFonts w:ascii="Verdana" w:hAnsi="Verdana" w:cs="Arial"/>
                  <w:b/>
                  <w:color w:val="70AD47" w:themeColor="accent6"/>
                  <w:sz w:val="18"/>
                  <w:szCs w:val="18"/>
                </w:rPr>
                <w:delText xml:space="preserve">in the Global Template </w:delText>
              </w:r>
            </w:del>
          </w:p>
          <w:p w14:paraId="4D7E4E51" w14:textId="30417FD0" w:rsidR="00973F59" w:rsidRPr="006B2EB0" w:rsidDel="00F61385" w:rsidRDefault="00973F59" w:rsidP="00973F59">
            <w:pPr>
              <w:rPr>
                <w:del w:id="2267" w:author="Author"/>
                <w:rFonts w:ascii="Verdana" w:hAnsi="Verdana" w:cs="Arial"/>
                <w:color w:val="70AD47" w:themeColor="accent6"/>
                <w:sz w:val="18"/>
                <w:szCs w:val="18"/>
              </w:rPr>
            </w:pPr>
          </w:p>
          <w:p w14:paraId="018F4C13" w14:textId="36C543B5" w:rsidR="00973F59" w:rsidRPr="006B2EB0" w:rsidDel="00F61385" w:rsidRDefault="00973F59" w:rsidP="00FA036A">
            <w:pPr>
              <w:pStyle w:val="steptext"/>
              <w:numPr>
                <w:ilvl w:val="0"/>
                <w:numId w:val="95"/>
              </w:numPr>
              <w:rPr>
                <w:del w:id="2268" w:author="Author"/>
                <w:rFonts w:ascii="Verdana" w:eastAsiaTheme="minorHAnsi" w:hAnsi="Verdana" w:cs="Arial"/>
                <w:color w:val="70AD47" w:themeColor="accent6"/>
                <w:sz w:val="18"/>
                <w:szCs w:val="18"/>
              </w:rPr>
            </w:pPr>
            <w:del w:id="2269" w:author="Author">
              <w:r w:rsidRPr="006B2EB0" w:rsidDel="00F61385">
                <w:rPr>
                  <w:rFonts w:ascii="Verdana" w:eastAsiaTheme="minorHAnsi" w:hAnsi="Verdana" w:cs="Arial"/>
                  <w:color w:val="70AD47" w:themeColor="accent6"/>
                  <w:sz w:val="18"/>
                  <w:szCs w:val="18"/>
                </w:rPr>
                <w:delText>Go to shared path folder using link</w:delText>
              </w:r>
            </w:del>
            <w:ins w:id="2270" w:author="Author">
              <w:del w:id="2271" w:author="Author">
                <w:r w:rsidR="00FA036A" w:rsidDel="00F61385">
                  <w:rPr>
                    <w:rFonts w:ascii="Verdana" w:eastAsiaTheme="minorHAnsi" w:hAnsi="Verdana" w:cs="Arial"/>
                    <w:color w:val="70AD47" w:themeColor="accent6"/>
                    <w:sz w:val="18"/>
                    <w:szCs w:val="18"/>
                  </w:rPr>
                  <w:delText xml:space="preserve"> </w:delText>
                </w:r>
                <w:r w:rsidR="00FA036A" w:rsidDel="00F61385">
                  <w:rPr>
                    <w:rFonts w:ascii="Verdana" w:hAnsi="Verdana" w:cs="Arial"/>
                    <w:color w:val="70AD47" w:themeColor="accent6"/>
                    <w:sz w:val="18"/>
                    <w:szCs w:val="18"/>
                  </w:rPr>
                  <w:fldChar w:fldCharType="begin"/>
                </w:r>
                <w:r w:rsidR="00FA036A" w:rsidDel="00F61385">
                  <w:rPr>
                    <w:rFonts w:ascii="Verdana" w:eastAsiaTheme="minorHAnsi" w:hAnsi="Verdana" w:cs="Arial"/>
                    <w:color w:val="70AD47" w:themeColor="accent6"/>
                    <w:sz w:val="18"/>
                    <w:szCs w:val="18"/>
                  </w:rPr>
                  <w:delInstrText xml:space="preserve"> HYPERLINK "</w:delInstrText>
                </w:r>
                <w:r w:rsidR="00FA036A" w:rsidRPr="00FA036A" w:rsidDel="00F61385">
                  <w:rPr>
                    <w:rFonts w:ascii="Verdana" w:eastAsiaTheme="minorHAnsi" w:hAnsi="Verdana" w:cs="Arial"/>
                    <w:color w:val="70AD47" w:themeColor="accent6"/>
                    <w:sz w:val="18"/>
                    <w:szCs w:val="18"/>
                  </w:rPr>
                  <w:delInstrText>\\\\seskcifssvm01\\GPT_RPA\\Dictionaries</w:delInstrText>
                </w:r>
                <w:r w:rsidR="00FA036A" w:rsidDel="00F61385">
                  <w:rPr>
                    <w:rFonts w:ascii="Verdana" w:eastAsiaTheme="minorHAnsi" w:hAnsi="Verdana" w:cs="Arial"/>
                    <w:color w:val="70AD47" w:themeColor="accent6"/>
                    <w:sz w:val="18"/>
                    <w:szCs w:val="18"/>
                  </w:rPr>
                  <w:delInstrText xml:space="preserve">" </w:delInstrText>
                </w:r>
                <w:r w:rsidR="00FA036A" w:rsidDel="00F61385">
                  <w:rPr>
                    <w:rFonts w:ascii="Verdana" w:hAnsi="Verdana" w:cs="Arial"/>
                    <w:color w:val="70AD47" w:themeColor="accent6"/>
                    <w:sz w:val="18"/>
                    <w:szCs w:val="18"/>
                  </w:rPr>
                  <w:fldChar w:fldCharType="separate"/>
                </w:r>
                <w:r w:rsidR="00FA036A" w:rsidRPr="00DA6A81" w:rsidDel="00F61385">
                  <w:rPr>
                    <w:rStyle w:val="Hyperlink"/>
                    <w:rFonts w:ascii="Verdana" w:eastAsiaTheme="minorHAnsi" w:hAnsi="Verdana" w:cs="Arial"/>
                    <w:sz w:val="18"/>
                    <w:szCs w:val="18"/>
                  </w:rPr>
                  <w:delText>\\seskcifssvm01\GPT_RPA\Dictionaries</w:delText>
                </w:r>
                <w:r w:rsidR="00FA036A" w:rsidDel="00F61385">
                  <w:rPr>
                    <w:rFonts w:ascii="Verdana" w:hAnsi="Verdana" w:cs="Arial"/>
                    <w:color w:val="70AD47" w:themeColor="accent6"/>
                    <w:sz w:val="18"/>
                    <w:szCs w:val="18"/>
                  </w:rPr>
                  <w:fldChar w:fldCharType="end"/>
                </w:r>
                <w:r w:rsidR="00FA036A" w:rsidDel="00F61385">
                  <w:rPr>
                    <w:rFonts w:ascii="Verdana" w:eastAsiaTheme="minorHAnsi" w:hAnsi="Verdana" w:cs="Arial"/>
                    <w:color w:val="70AD47" w:themeColor="accent6"/>
                    <w:sz w:val="18"/>
                    <w:szCs w:val="18"/>
                  </w:rPr>
                  <w:delText xml:space="preserve"> </w:delText>
                </w:r>
              </w:del>
            </w:ins>
            <w:del w:id="2272" w:author="Author">
              <w:r w:rsidRPr="006B2EB0" w:rsidDel="00F61385">
                <w:rPr>
                  <w:rFonts w:ascii="Verdana" w:eastAsiaTheme="minorHAnsi" w:hAnsi="Verdana" w:cs="Arial"/>
                  <w:color w:val="70AD47" w:themeColor="accent6"/>
                  <w:sz w:val="18"/>
                  <w:szCs w:val="18"/>
                </w:rPr>
                <w:delText xml:space="preserve"> to download and open the </w:delText>
              </w:r>
            </w:del>
            <w:ins w:id="2273" w:author="Author">
              <w:del w:id="2274" w:author="Author">
                <w:r w:rsidR="00FA036A" w:rsidDel="00F61385">
                  <w:rPr>
                    <w:rFonts w:ascii="Verdana" w:eastAsiaTheme="minorHAnsi" w:hAnsi="Verdana" w:cs="Arial"/>
                    <w:color w:val="70AD47" w:themeColor="accent6"/>
                    <w:sz w:val="18"/>
                    <w:szCs w:val="18"/>
                  </w:rPr>
                  <w:delText>‘</w:delText>
                </w:r>
                <w:r w:rsidR="00FA036A" w:rsidRPr="00FA036A" w:rsidDel="00F61385">
                  <w:rPr>
                    <w:rFonts w:ascii="Verdana" w:eastAsiaTheme="minorHAnsi" w:hAnsi="Verdana" w:cs="Arial"/>
                    <w:color w:val="70AD47" w:themeColor="accent6"/>
                    <w:sz w:val="18"/>
                    <w:szCs w:val="18"/>
                  </w:rPr>
                  <w:delText>2019_Teaching_Hospital_List_MASTER</w:delText>
                </w:r>
                <w:r w:rsidR="00FA036A" w:rsidDel="00F61385">
                  <w:rPr>
                    <w:rFonts w:ascii="Verdana" w:eastAsiaTheme="minorHAnsi" w:hAnsi="Verdana" w:cs="Arial"/>
                    <w:color w:val="70AD47" w:themeColor="accent6"/>
                    <w:sz w:val="18"/>
                    <w:szCs w:val="18"/>
                  </w:rPr>
                  <w:delText xml:space="preserve">’ </w:delText>
                </w:r>
              </w:del>
            </w:ins>
            <w:del w:id="2275" w:author="Author">
              <w:r w:rsidRPr="006B2EB0" w:rsidDel="00F61385">
                <w:rPr>
                  <w:rFonts w:ascii="Verdana" w:eastAsiaTheme="minorHAnsi" w:hAnsi="Verdana" w:cs="Arial"/>
                  <w:color w:val="70AD47" w:themeColor="accent6"/>
                  <w:sz w:val="18"/>
                  <w:szCs w:val="18"/>
                </w:rPr>
                <w:delText>‘2019-Reporting Cycle Teaching Hospital List</w:delText>
              </w:r>
            </w:del>
            <w:ins w:id="2276" w:author="Author">
              <w:del w:id="2277" w:author="Author">
                <w:r w:rsidR="00B64F7D" w:rsidDel="00F61385">
                  <w:rPr>
                    <w:rFonts w:ascii="Verdana" w:eastAsiaTheme="minorHAnsi" w:hAnsi="Verdana" w:cs="Arial"/>
                    <w:color w:val="70AD47" w:themeColor="accent6"/>
                    <w:sz w:val="18"/>
                    <w:szCs w:val="18"/>
                  </w:rPr>
                  <w:delText xml:space="preserve"> Master</w:delText>
                </w:r>
              </w:del>
            </w:ins>
            <w:del w:id="2278" w:author="Author">
              <w:r w:rsidRPr="006B2EB0" w:rsidDel="00F61385">
                <w:rPr>
                  <w:rFonts w:ascii="Verdana" w:eastAsiaTheme="minorHAnsi" w:hAnsi="Verdana" w:cs="Arial"/>
                  <w:color w:val="70AD47" w:themeColor="accent6"/>
                  <w:sz w:val="18"/>
                  <w:szCs w:val="18"/>
                </w:rPr>
                <w:delText>’ file</w:delText>
              </w:r>
            </w:del>
          </w:p>
          <w:p w14:paraId="716635CA" w14:textId="48C33E4F" w:rsidR="00973F59" w:rsidRPr="00FA036A" w:rsidDel="00F61385" w:rsidRDefault="00973F59" w:rsidP="00973F59">
            <w:pPr>
              <w:pStyle w:val="ListParagraph"/>
              <w:rPr>
                <w:del w:id="2279" w:author="Author"/>
                <w:rFonts w:ascii="Verdana" w:hAnsi="Verdana" w:cs="Arial"/>
                <w:color w:val="70AD47" w:themeColor="accent6"/>
                <w:sz w:val="18"/>
                <w:szCs w:val="18"/>
                <w:lang w:val="en-US"/>
                <w:rPrChange w:id="2280" w:author="Author">
                  <w:rPr>
                    <w:del w:id="2281" w:author="Author"/>
                    <w:rFonts w:ascii="Verdana" w:hAnsi="Verdana" w:cs="Arial"/>
                    <w:color w:val="70AD47" w:themeColor="accent6"/>
                    <w:sz w:val="18"/>
                    <w:szCs w:val="18"/>
                  </w:rPr>
                </w:rPrChange>
              </w:rPr>
            </w:pPr>
          </w:p>
          <w:p w14:paraId="792A6BC2" w14:textId="16D5710F" w:rsidR="00973F59" w:rsidRPr="006B2EB0" w:rsidDel="00F61385" w:rsidRDefault="00973F59" w:rsidP="00FA036A">
            <w:pPr>
              <w:pStyle w:val="steptext"/>
              <w:numPr>
                <w:ilvl w:val="0"/>
                <w:numId w:val="95"/>
              </w:numPr>
              <w:rPr>
                <w:del w:id="2282" w:author="Author"/>
                <w:rFonts w:ascii="Verdana" w:eastAsiaTheme="minorHAnsi" w:hAnsi="Verdana" w:cs="Arial"/>
                <w:b/>
                <w:i/>
                <w:color w:val="70AD47" w:themeColor="accent6"/>
                <w:sz w:val="18"/>
                <w:szCs w:val="18"/>
              </w:rPr>
            </w:pPr>
            <w:del w:id="2283" w:author="Author">
              <w:r w:rsidRPr="006B2EB0" w:rsidDel="00F61385">
                <w:rPr>
                  <w:rFonts w:ascii="Verdana" w:eastAsiaTheme="minorHAnsi" w:hAnsi="Verdana" w:cs="Arial"/>
                  <w:color w:val="70AD47" w:themeColor="accent6"/>
                  <w:sz w:val="18"/>
                  <w:szCs w:val="18"/>
                  <w:lang w:val="en-AU"/>
                </w:rPr>
                <w:delText xml:space="preserve">Go to the Global Template data </w:delText>
              </w:r>
              <w:r w:rsidRPr="006B2EB0" w:rsidDel="00F61385">
                <w:rPr>
                  <w:rFonts w:ascii="Verdana" w:eastAsiaTheme="minorHAnsi" w:hAnsi="Verdana" w:cs="Arial"/>
                  <w:color w:val="70AD47" w:themeColor="accent6"/>
                  <w:sz w:val="18"/>
                  <w:szCs w:val="18"/>
                </w:rPr>
                <w:delText xml:space="preserve">column ‘NAM - TH Match?’ and vlookup the ‘Vendor Tax ID 2’ column content  in the file </w:delText>
              </w:r>
            </w:del>
            <w:ins w:id="2284" w:author="Author">
              <w:del w:id="2285" w:author="Author">
                <w:r w:rsidR="00FA036A" w:rsidDel="00F61385">
                  <w:rPr>
                    <w:rFonts w:ascii="Verdana" w:eastAsiaTheme="minorHAnsi" w:hAnsi="Verdana" w:cs="Arial"/>
                    <w:color w:val="70AD47" w:themeColor="accent6"/>
                    <w:sz w:val="18"/>
                    <w:szCs w:val="18"/>
                  </w:rPr>
                  <w:delText>‘</w:delText>
                </w:r>
                <w:r w:rsidR="00FA036A" w:rsidRPr="00FA036A" w:rsidDel="00F61385">
                  <w:rPr>
                    <w:rFonts w:ascii="Verdana" w:eastAsiaTheme="minorHAnsi" w:hAnsi="Verdana" w:cs="Arial"/>
                    <w:color w:val="70AD47" w:themeColor="accent6"/>
                    <w:sz w:val="18"/>
                    <w:szCs w:val="18"/>
                  </w:rPr>
                  <w:delText>2019_Teaching_Hospital_List_MASTER</w:delText>
                </w:r>
              </w:del>
            </w:ins>
            <w:del w:id="2286" w:author="Author">
              <w:r w:rsidRPr="006B2EB0" w:rsidDel="00F61385">
                <w:rPr>
                  <w:rFonts w:ascii="Verdana" w:eastAsiaTheme="minorHAnsi" w:hAnsi="Verdana" w:cs="Arial"/>
                  <w:color w:val="70AD47" w:themeColor="accent6"/>
                  <w:sz w:val="18"/>
                  <w:szCs w:val="18"/>
                </w:rPr>
                <w:delText>‘2019-Reporting Cycle T</w:delText>
              </w:r>
            </w:del>
            <w:ins w:id="2287" w:author="Author">
              <w:del w:id="2288" w:author="Author">
                <w:r w:rsidR="00B64F7D" w:rsidDel="00F61385">
                  <w:rPr>
                    <w:rFonts w:ascii="Verdana" w:eastAsiaTheme="minorHAnsi" w:hAnsi="Verdana" w:cs="Arial"/>
                    <w:color w:val="70AD47" w:themeColor="accent6"/>
                    <w:sz w:val="18"/>
                    <w:szCs w:val="18"/>
                  </w:rPr>
                  <w:delText>T</w:delText>
                </w:r>
              </w:del>
            </w:ins>
            <w:del w:id="2289" w:author="Author">
              <w:r w:rsidRPr="006B2EB0" w:rsidDel="00F61385">
                <w:rPr>
                  <w:rFonts w:ascii="Verdana" w:eastAsiaTheme="minorHAnsi" w:hAnsi="Verdana" w:cs="Arial"/>
                  <w:color w:val="70AD47" w:themeColor="accent6"/>
                  <w:sz w:val="18"/>
                  <w:szCs w:val="18"/>
                </w:rPr>
                <w:delText>eaching Hospital List</w:delText>
              </w:r>
            </w:del>
            <w:ins w:id="2290" w:author="Author">
              <w:del w:id="2291" w:author="Author">
                <w:r w:rsidR="00B64F7D" w:rsidDel="00F61385">
                  <w:rPr>
                    <w:rFonts w:ascii="Verdana" w:eastAsiaTheme="minorHAnsi" w:hAnsi="Verdana" w:cs="Arial"/>
                    <w:color w:val="70AD47" w:themeColor="accent6"/>
                    <w:sz w:val="18"/>
                    <w:szCs w:val="18"/>
                  </w:rPr>
                  <w:delText xml:space="preserve"> Master</w:delText>
                </w:r>
              </w:del>
            </w:ins>
            <w:del w:id="2292" w:author="Author">
              <w:r w:rsidRPr="006B2EB0" w:rsidDel="00F61385">
                <w:rPr>
                  <w:rFonts w:ascii="Verdana" w:eastAsiaTheme="minorHAnsi" w:hAnsi="Verdana" w:cs="Arial"/>
                  <w:color w:val="70AD47" w:themeColor="accent6"/>
                  <w:sz w:val="18"/>
                  <w:szCs w:val="18"/>
                </w:rPr>
                <w:delText>’ in column E</w:delText>
              </w:r>
            </w:del>
            <w:ins w:id="2293" w:author="Author">
              <w:del w:id="2294" w:author="Author">
                <w:r w:rsidR="00B64F7D" w:rsidDel="00F61385">
                  <w:rPr>
                    <w:rFonts w:ascii="Verdana" w:eastAsiaTheme="minorHAnsi" w:hAnsi="Verdana" w:cs="Arial"/>
                    <w:color w:val="70AD47" w:themeColor="accent6"/>
                    <w:sz w:val="18"/>
                    <w:szCs w:val="18"/>
                  </w:rPr>
                  <w:delText>D</w:delText>
                </w:r>
              </w:del>
            </w:ins>
            <w:del w:id="2295" w:author="Author">
              <w:r w:rsidRPr="006B2EB0" w:rsidDel="00F61385">
                <w:rPr>
                  <w:rFonts w:ascii="Verdana" w:eastAsiaTheme="minorHAnsi" w:hAnsi="Verdana" w:cs="Arial"/>
                  <w:color w:val="70AD47" w:themeColor="accent6"/>
                  <w:sz w:val="18"/>
                  <w:szCs w:val="18"/>
                </w:rPr>
                <w:delText xml:space="preserve"> ‘EIN’. </w:delText>
              </w:r>
            </w:del>
          </w:p>
          <w:p w14:paraId="6B74F413" w14:textId="155EFF67" w:rsidR="00973F59" w:rsidRPr="006B2EB0" w:rsidDel="00F61385" w:rsidRDefault="00973F59" w:rsidP="00973F59">
            <w:pPr>
              <w:pStyle w:val="ListParagraph"/>
              <w:rPr>
                <w:del w:id="2296" w:author="Author"/>
                <w:rFonts w:ascii="Verdana" w:hAnsi="Verdana" w:cs="Arial"/>
                <w:b/>
                <w:color w:val="70AD47" w:themeColor="accent6"/>
                <w:sz w:val="18"/>
                <w:szCs w:val="18"/>
              </w:rPr>
            </w:pPr>
          </w:p>
          <w:p w14:paraId="00C46DD3" w14:textId="4F4391B8" w:rsidR="00973F59" w:rsidRPr="006B2EB0" w:rsidDel="00F61385" w:rsidRDefault="00973F59" w:rsidP="00973F59">
            <w:pPr>
              <w:pStyle w:val="steptext"/>
              <w:rPr>
                <w:del w:id="2297" w:author="Author"/>
                <w:rFonts w:ascii="Verdana" w:eastAsiaTheme="minorHAnsi" w:hAnsi="Verdana" w:cs="Arial"/>
                <w:color w:val="70AD47" w:themeColor="accent6"/>
                <w:sz w:val="18"/>
                <w:szCs w:val="18"/>
              </w:rPr>
            </w:pPr>
            <w:del w:id="2298" w:author="Author">
              <w:r w:rsidRPr="006B2EB0" w:rsidDel="00F61385">
                <w:rPr>
                  <w:rFonts w:ascii="Verdana" w:eastAsiaTheme="minorHAnsi" w:hAnsi="Verdana" w:cs="Arial"/>
                  <w:b/>
                  <w:color w:val="70AD47" w:themeColor="accent6"/>
                  <w:sz w:val="18"/>
                  <w:szCs w:val="18"/>
                </w:rPr>
                <w:delText xml:space="preserve">NOTE: </w:delText>
              </w:r>
              <w:r w:rsidRPr="006B2EB0" w:rsidDel="00F61385">
                <w:rPr>
                  <w:rFonts w:ascii="Verdana" w:eastAsiaTheme="minorHAnsi" w:hAnsi="Verdana" w:cs="Arial"/>
                  <w:color w:val="70AD47" w:themeColor="accent6"/>
                  <w:sz w:val="18"/>
                  <w:szCs w:val="18"/>
                </w:rPr>
                <w:delText>Leave #N/A for any non-matches</w:delText>
              </w:r>
            </w:del>
          </w:p>
          <w:p w14:paraId="0AB5E0F1" w14:textId="77777777" w:rsidR="004F37BA" w:rsidRPr="00564811" w:rsidRDefault="004F37BA" w:rsidP="00A9209B">
            <w:pPr>
              <w:pStyle w:val="steptext"/>
              <w:rPr>
                <w:rFonts w:ascii="Verdana" w:eastAsiaTheme="minorHAnsi" w:hAnsi="Verdana" w:cs="Arial"/>
                <w:i/>
                <w:color w:val="000000" w:themeColor="text1"/>
                <w:sz w:val="18"/>
                <w:szCs w:val="18"/>
              </w:rPr>
            </w:pPr>
          </w:p>
        </w:tc>
        <w:tc>
          <w:tcPr>
            <w:tcW w:w="1418" w:type="dxa"/>
          </w:tcPr>
          <w:p w14:paraId="7E83343F" w14:textId="77777777" w:rsidR="004F37BA" w:rsidRPr="000F672E" w:rsidRDefault="004F37BA" w:rsidP="00311DC6">
            <w:pPr>
              <w:rPr>
                <w:rFonts w:cs="Arial"/>
                <w:b/>
                <w:color w:val="000000" w:themeColor="text1"/>
                <w:sz w:val="18"/>
                <w:szCs w:val="18"/>
                <w:lang w:val="en-US"/>
              </w:rPr>
            </w:pPr>
          </w:p>
        </w:tc>
        <w:tc>
          <w:tcPr>
            <w:tcW w:w="10938" w:type="dxa"/>
          </w:tcPr>
          <w:p w14:paraId="0A785129" w14:textId="2266E792" w:rsidR="004F37BA" w:rsidRDefault="005369B6" w:rsidP="00311DC6">
            <w:pPr>
              <w:rPr>
                <w:noProof/>
              </w:rPr>
            </w:pPr>
            <w:ins w:id="2299" w:author="Author">
              <w:r>
                <w:rPr>
                  <w:noProof/>
                  <w:lang w:val="en-US"/>
                </w:rPr>
                <w:drawing>
                  <wp:anchor distT="0" distB="0" distL="114300" distR="114300" simplePos="0" relativeHeight="251708416" behindDoc="0" locked="0" layoutInCell="1" allowOverlap="1" wp14:anchorId="3E874065" wp14:editId="72388ED0">
                    <wp:simplePos x="0" y="0"/>
                    <wp:positionH relativeFrom="column">
                      <wp:posOffset>2505075</wp:posOffset>
                    </wp:positionH>
                    <wp:positionV relativeFrom="page">
                      <wp:posOffset>101600</wp:posOffset>
                    </wp:positionV>
                    <wp:extent cx="2074545" cy="2261870"/>
                    <wp:effectExtent l="0" t="0" r="1905" b="5080"/>
                    <wp:wrapThrough wrapText="bothSides">
                      <wp:wrapPolygon edited="0">
                        <wp:start x="0" y="0"/>
                        <wp:lineTo x="0" y="21467"/>
                        <wp:lineTo x="21421" y="21467"/>
                        <wp:lineTo x="21421" y="0"/>
                        <wp:lineTo x="0" y="0"/>
                      </wp:wrapPolygon>
                    </wp:wrapThrough>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074545" cy="2261870"/>
                            </a:xfrm>
                            <a:prstGeom prst="rect">
                              <a:avLst/>
                            </a:prstGeom>
                          </pic:spPr>
                        </pic:pic>
                      </a:graphicData>
                    </a:graphic>
                  </wp:anchor>
                </w:drawing>
              </w:r>
              <w:r>
                <w:rPr>
                  <w:noProof/>
                  <w:lang w:val="en-US"/>
                </w:rPr>
                <w:drawing>
                  <wp:anchor distT="0" distB="0" distL="114300" distR="114300" simplePos="0" relativeHeight="251707392" behindDoc="0" locked="0" layoutInCell="1" allowOverlap="1" wp14:anchorId="109757FC" wp14:editId="3D077D5A">
                    <wp:simplePos x="0" y="0"/>
                    <wp:positionH relativeFrom="column">
                      <wp:posOffset>0</wp:posOffset>
                    </wp:positionH>
                    <wp:positionV relativeFrom="paragraph">
                      <wp:posOffset>162560</wp:posOffset>
                    </wp:positionV>
                    <wp:extent cx="2238375" cy="2261870"/>
                    <wp:effectExtent l="0" t="0" r="9525" b="5080"/>
                    <wp:wrapTopAndBottom/>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238375" cy="226187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ins>
          </w:p>
        </w:tc>
      </w:tr>
      <w:tr w:rsidR="00402453" w:rsidRPr="005335B1" w14:paraId="74535508" w14:textId="77777777" w:rsidTr="00FA4F51">
        <w:trPr>
          <w:cantSplit/>
          <w:trHeight w:val="20"/>
        </w:trPr>
        <w:tc>
          <w:tcPr>
            <w:tcW w:w="1843" w:type="dxa"/>
          </w:tcPr>
          <w:p w14:paraId="36DDEF7B" w14:textId="77777777" w:rsidR="00402453" w:rsidRDefault="00402453"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 xml:space="preserve">3.1.87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*Step applicable for all Iterations (1,2,3)</w:t>
            </w:r>
          </w:p>
        </w:tc>
        <w:tc>
          <w:tcPr>
            <w:tcW w:w="5103" w:type="dxa"/>
          </w:tcPr>
          <w:p w14:paraId="7B39093D" w14:textId="77777777" w:rsidR="003773A6" w:rsidRPr="002D2CC8" w:rsidRDefault="003773A6" w:rsidP="003773A6">
            <w:pPr>
              <w:pStyle w:val="steptext"/>
              <w:rPr>
                <w:rFonts w:ascii="Verdana" w:eastAsiaTheme="minorHAnsi" w:hAnsi="Verdana" w:cs="Arial"/>
                <w:b/>
                <w:color w:val="000000" w:themeColor="text1"/>
                <w:sz w:val="18"/>
                <w:szCs w:val="18"/>
              </w:rPr>
            </w:pPr>
            <w:r w:rsidRPr="002D2CC8">
              <w:rPr>
                <w:rFonts w:ascii="Verdana" w:eastAsiaTheme="minorHAnsi" w:hAnsi="Verdana" w:cs="Arial"/>
                <w:b/>
                <w:color w:val="000000" w:themeColor="text1"/>
                <w:sz w:val="18"/>
                <w:szCs w:val="18"/>
              </w:rPr>
              <w:t>Populate Global Template column ‘SWE - Ref contains Tax ?’:</w:t>
            </w:r>
          </w:p>
          <w:p w14:paraId="562454E8" w14:textId="77777777" w:rsidR="003773A6" w:rsidRDefault="003773A6" w:rsidP="003773A6">
            <w:pPr>
              <w:pStyle w:val="steptext"/>
              <w:rPr>
                <w:rFonts w:ascii="Verdana" w:eastAsiaTheme="minorHAnsi" w:hAnsi="Verdana" w:cs="Arial"/>
                <w:b/>
                <w:color w:val="000000" w:themeColor="text1"/>
                <w:sz w:val="18"/>
                <w:szCs w:val="18"/>
              </w:rPr>
            </w:pPr>
          </w:p>
          <w:p w14:paraId="4ADA29EA" w14:textId="77777777" w:rsidR="003773A6" w:rsidRPr="002D2CC8" w:rsidRDefault="003773A6" w:rsidP="003773A6">
            <w:pPr>
              <w:pStyle w:val="steptext"/>
              <w:numPr>
                <w:ilvl w:val="0"/>
                <w:numId w:val="96"/>
              </w:numPr>
              <w:rP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 xml:space="preserve">Go to CSR report column </w:t>
            </w:r>
            <w:r>
              <w:rPr>
                <w:rFonts w:ascii="Verdana" w:eastAsiaTheme="minorHAnsi" w:hAnsi="Verdana" w:cs="Arial"/>
                <w:color w:val="000000" w:themeColor="text1"/>
                <w:sz w:val="18"/>
                <w:szCs w:val="18"/>
              </w:rPr>
              <w:t>‘</w:t>
            </w:r>
            <w:r w:rsidRPr="002D2CC8">
              <w:rPr>
                <w:rFonts w:ascii="Verdana" w:eastAsiaTheme="minorHAnsi" w:hAnsi="Verdana" w:cs="Arial"/>
                <w:color w:val="000000" w:themeColor="text1"/>
                <w:sz w:val="18"/>
                <w:szCs w:val="18"/>
              </w:rPr>
              <w:t xml:space="preserve">Reference </w:t>
            </w:r>
            <w:r>
              <w:rPr>
                <w:rFonts w:ascii="Verdana" w:eastAsiaTheme="minorHAnsi" w:hAnsi="Verdana" w:cs="Arial"/>
                <w:color w:val="000000" w:themeColor="text1"/>
                <w:sz w:val="18"/>
                <w:szCs w:val="18"/>
              </w:rPr>
              <w:t>Document Number’</w:t>
            </w:r>
            <w:r w:rsidRPr="002D2CC8">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and apply filter on the values that ‘contain’ the word</w:t>
            </w:r>
            <w:r w:rsidRPr="002D2CC8">
              <w:rPr>
                <w:rFonts w:ascii="Verdana" w:eastAsiaTheme="minorHAnsi" w:hAnsi="Verdana" w:cs="Arial"/>
                <w:color w:val="000000" w:themeColor="text1"/>
                <w:sz w:val="18"/>
                <w:szCs w:val="18"/>
              </w:rPr>
              <w:t xml:space="preserve"> ‘TAX’</w:t>
            </w:r>
          </w:p>
          <w:p w14:paraId="2E86C37C" w14:textId="77777777" w:rsidR="003773A6" w:rsidRPr="002D2CC8" w:rsidRDefault="003773A6" w:rsidP="003773A6">
            <w:pPr>
              <w:pStyle w:val="steptext"/>
              <w:ind w:left="720"/>
              <w:rPr>
                <w:rFonts w:ascii="Verdana" w:eastAsiaTheme="minorHAnsi" w:hAnsi="Verdana" w:cs="Arial"/>
                <w:color w:val="000000" w:themeColor="text1"/>
                <w:sz w:val="18"/>
                <w:szCs w:val="18"/>
              </w:rPr>
            </w:pPr>
          </w:p>
          <w:p w14:paraId="03063ED9" w14:textId="77777777" w:rsidR="003773A6" w:rsidRDefault="003773A6" w:rsidP="003773A6">
            <w:pPr>
              <w:pStyle w:val="steptext"/>
              <w:numPr>
                <w:ilvl w:val="0"/>
                <w:numId w:val="96"/>
              </w:numPr>
              <w:rP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Go back to the Global Template column and fill in ‘Yes’ for the filtered values</w:t>
            </w:r>
          </w:p>
          <w:p w14:paraId="21A5B34C" w14:textId="77777777" w:rsidR="003773A6" w:rsidRDefault="003773A6" w:rsidP="003773A6">
            <w:pPr>
              <w:pStyle w:val="ListParagraph"/>
              <w:rPr>
                <w:rFonts w:ascii="Verdana" w:hAnsi="Verdana" w:cs="Arial"/>
                <w:color w:val="000000" w:themeColor="text1"/>
                <w:sz w:val="18"/>
                <w:szCs w:val="18"/>
              </w:rPr>
            </w:pPr>
          </w:p>
          <w:p w14:paraId="6CDC2162" w14:textId="77777777" w:rsidR="003773A6" w:rsidRPr="002D2CC8" w:rsidRDefault="003773A6" w:rsidP="003773A6">
            <w:pPr>
              <w:pStyle w:val="steptext"/>
              <w:numPr>
                <w:ilvl w:val="0"/>
                <w:numId w:val="96"/>
              </w:numPr>
              <w:rPr>
                <w:rFonts w:ascii="Verdana" w:eastAsiaTheme="minorHAnsi" w:hAnsi="Verdana" w:cs="Arial"/>
                <w:color w:val="000000" w:themeColor="text1"/>
                <w:sz w:val="18"/>
                <w:szCs w:val="18"/>
              </w:rPr>
            </w:pPr>
            <w:r>
              <w:rPr>
                <w:rFonts w:ascii="Verdana" w:eastAsiaTheme="minorHAnsi" w:hAnsi="Verdana" w:cs="Arial"/>
                <w:color w:val="000000" w:themeColor="text1"/>
                <w:sz w:val="18"/>
                <w:szCs w:val="18"/>
              </w:rPr>
              <w:t>Remove the filter</w:t>
            </w:r>
          </w:p>
          <w:p w14:paraId="53F994FA" w14:textId="77777777" w:rsidR="00402453" w:rsidRPr="006B2EB0" w:rsidRDefault="00402453" w:rsidP="00973F59">
            <w:pPr>
              <w:rPr>
                <w:rFonts w:ascii="Verdana" w:hAnsi="Verdana" w:cs="Arial"/>
                <w:b/>
                <w:color w:val="70AD47" w:themeColor="accent6"/>
                <w:sz w:val="18"/>
                <w:szCs w:val="18"/>
              </w:rPr>
            </w:pPr>
          </w:p>
        </w:tc>
        <w:tc>
          <w:tcPr>
            <w:tcW w:w="1418" w:type="dxa"/>
          </w:tcPr>
          <w:p w14:paraId="28D515B6" w14:textId="77777777" w:rsidR="00402453" w:rsidRPr="000F672E" w:rsidRDefault="00402453" w:rsidP="00311DC6">
            <w:pPr>
              <w:rPr>
                <w:rFonts w:cs="Arial"/>
                <w:b/>
                <w:color w:val="000000" w:themeColor="text1"/>
                <w:sz w:val="18"/>
                <w:szCs w:val="18"/>
                <w:lang w:val="en-US"/>
              </w:rPr>
            </w:pPr>
          </w:p>
        </w:tc>
        <w:tc>
          <w:tcPr>
            <w:tcW w:w="10938" w:type="dxa"/>
          </w:tcPr>
          <w:p w14:paraId="11AEA742" w14:textId="77777777" w:rsidR="00402453" w:rsidRDefault="00402453" w:rsidP="00311DC6">
            <w:pPr>
              <w:rPr>
                <w:noProof/>
              </w:rPr>
            </w:pPr>
          </w:p>
        </w:tc>
      </w:tr>
      <w:tr w:rsidR="003773A6" w:rsidRPr="005335B1" w14:paraId="002C100D" w14:textId="77777777" w:rsidTr="00FA4F51">
        <w:trPr>
          <w:cantSplit/>
          <w:trHeight w:val="20"/>
        </w:trPr>
        <w:tc>
          <w:tcPr>
            <w:tcW w:w="1843" w:type="dxa"/>
          </w:tcPr>
          <w:p w14:paraId="3BF20DBE" w14:textId="2D8279D6" w:rsidR="003773A6" w:rsidRDefault="003773A6"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3.1.8</w:t>
            </w:r>
            <w:ins w:id="2300" w:author="Author">
              <w:r w:rsidR="003C6AFF">
                <w:rPr>
                  <w:rFonts w:ascii="Verdana" w:eastAsiaTheme="minorHAnsi" w:hAnsi="Verdana" w:cs="Arial"/>
                  <w:b/>
                  <w:color w:val="000000" w:themeColor="text1"/>
                  <w:sz w:val="18"/>
                  <w:szCs w:val="18"/>
                </w:rPr>
                <w:t xml:space="preserve">8 </w:t>
              </w:r>
            </w:ins>
            <w:del w:id="2301" w:author="Author">
              <w:r w:rsidDel="003C6AFF">
                <w:rPr>
                  <w:rFonts w:ascii="Verdana" w:eastAsiaTheme="minorHAnsi" w:hAnsi="Verdana" w:cs="Arial"/>
                  <w:b/>
                  <w:color w:val="000000" w:themeColor="text1"/>
                  <w:sz w:val="18"/>
                  <w:szCs w:val="18"/>
                </w:rPr>
                <w:delText xml:space="preserve">7 </w:delText>
              </w:r>
            </w:del>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*Step applicable for all Iterations (1,2,3)</w:t>
            </w:r>
          </w:p>
        </w:tc>
        <w:tc>
          <w:tcPr>
            <w:tcW w:w="5103" w:type="dxa"/>
          </w:tcPr>
          <w:p w14:paraId="5005F2FC" w14:textId="77777777" w:rsidR="003773A6" w:rsidRPr="002D2CC8" w:rsidRDefault="003773A6" w:rsidP="003773A6">
            <w:pPr>
              <w:pStyle w:val="steptext"/>
              <w:rPr>
                <w:rFonts w:ascii="Verdana" w:eastAsiaTheme="minorHAnsi" w:hAnsi="Verdana" w:cs="Arial"/>
                <w:b/>
                <w:color w:val="000000" w:themeColor="text1"/>
                <w:sz w:val="18"/>
                <w:szCs w:val="18"/>
              </w:rPr>
            </w:pPr>
            <w:r w:rsidRPr="002D2CC8">
              <w:rPr>
                <w:rFonts w:ascii="Verdana" w:eastAsiaTheme="minorHAnsi" w:hAnsi="Verdana" w:cs="Arial"/>
                <w:b/>
                <w:color w:val="000000" w:themeColor="text1"/>
                <w:sz w:val="18"/>
                <w:szCs w:val="18"/>
              </w:rPr>
              <w:t>Populate Global Template column ‘PO Excluded due to type?’:</w:t>
            </w:r>
          </w:p>
          <w:p w14:paraId="0F4799E5" w14:textId="77777777" w:rsidR="003773A6" w:rsidRDefault="003773A6" w:rsidP="003773A6">
            <w:pPr>
              <w:pStyle w:val="steptext"/>
              <w:rPr>
                <w:rFonts w:ascii="Verdana" w:eastAsiaTheme="minorHAnsi" w:hAnsi="Verdana" w:cs="Arial"/>
                <w:b/>
                <w:color w:val="000000" w:themeColor="text1"/>
                <w:sz w:val="18"/>
                <w:szCs w:val="18"/>
              </w:rPr>
            </w:pPr>
          </w:p>
          <w:p w14:paraId="48E7B2B1" w14:textId="77777777" w:rsidR="003773A6" w:rsidRPr="002D2CC8" w:rsidRDefault="003773A6" w:rsidP="00C06C40">
            <w:pPr>
              <w:pStyle w:val="steptext"/>
              <w:numPr>
                <w:ilvl w:val="0"/>
                <w:numId w:val="97"/>
              </w:numPr>
              <w:rPr>
                <w:rFonts w:ascii="Verdana" w:eastAsiaTheme="minorHAnsi" w:hAnsi="Verdana" w:cs="Arial"/>
                <w:color w:val="000000" w:themeColor="text1"/>
                <w:sz w:val="18"/>
                <w:szCs w:val="18"/>
                <w:lang w:val="en-GB"/>
              </w:rPr>
            </w:pPr>
            <w:r w:rsidRPr="002D2CC8">
              <w:rPr>
                <w:rFonts w:ascii="Verdana" w:eastAsiaTheme="minorHAnsi" w:hAnsi="Verdana" w:cs="Arial"/>
                <w:color w:val="000000" w:themeColor="text1"/>
                <w:sz w:val="18"/>
                <w:szCs w:val="18"/>
                <w:lang w:val="en-GB"/>
              </w:rPr>
              <w:t xml:space="preserve">Go to CSR column ‘SAP PO Type’ and filter on </w:t>
            </w:r>
            <w:r w:rsidR="00C06C40">
              <w:rPr>
                <w:rFonts w:ascii="Verdana" w:eastAsiaTheme="minorHAnsi" w:hAnsi="Verdana" w:cs="Arial"/>
                <w:color w:val="000000" w:themeColor="text1"/>
                <w:sz w:val="18"/>
                <w:szCs w:val="18"/>
                <w:lang w:val="en-GB"/>
              </w:rPr>
              <w:t>‘NB’, ‘ZTHD’, ‘ZTOL’, ‘ZSMI’ or</w:t>
            </w:r>
            <w:r w:rsidR="00C06C40" w:rsidRPr="00C06C40">
              <w:rPr>
                <w:rFonts w:ascii="Verdana" w:eastAsiaTheme="minorHAnsi" w:hAnsi="Verdana" w:cs="Arial"/>
                <w:color w:val="000000" w:themeColor="text1"/>
                <w:sz w:val="18"/>
                <w:szCs w:val="18"/>
                <w:lang w:val="en-GB"/>
              </w:rPr>
              <w:t xml:space="preserve"> </w:t>
            </w:r>
            <w:r w:rsidR="00C06C40">
              <w:rPr>
                <w:rFonts w:ascii="Verdana" w:eastAsiaTheme="minorHAnsi" w:hAnsi="Verdana" w:cs="Arial"/>
                <w:color w:val="000000" w:themeColor="text1"/>
                <w:sz w:val="18"/>
                <w:szCs w:val="18"/>
                <w:lang w:val="en-GB"/>
              </w:rPr>
              <w:t>‘</w:t>
            </w:r>
            <w:r w:rsidR="00C06C40" w:rsidRPr="00C06C40">
              <w:rPr>
                <w:rFonts w:ascii="Verdana" w:eastAsiaTheme="minorHAnsi" w:hAnsi="Verdana" w:cs="Arial"/>
                <w:color w:val="000000" w:themeColor="text1"/>
                <w:sz w:val="18"/>
                <w:szCs w:val="18"/>
                <w:lang w:val="en-GB"/>
              </w:rPr>
              <w:t>ZT76</w:t>
            </w:r>
            <w:r w:rsidR="00C06C40">
              <w:rPr>
                <w:rFonts w:ascii="Verdana" w:eastAsiaTheme="minorHAnsi" w:hAnsi="Verdana" w:cs="Arial"/>
                <w:color w:val="000000" w:themeColor="text1"/>
                <w:sz w:val="18"/>
                <w:szCs w:val="18"/>
                <w:lang w:val="en-GB"/>
              </w:rPr>
              <w:t>’</w:t>
            </w:r>
          </w:p>
          <w:p w14:paraId="7BBF1B98" w14:textId="77777777" w:rsidR="003773A6" w:rsidRPr="002D2CC8" w:rsidRDefault="003773A6" w:rsidP="003773A6">
            <w:pPr>
              <w:pStyle w:val="steptext"/>
              <w:ind w:left="720"/>
              <w:rPr>
                <w:rFonts w:ascii="Verdana" w:eastAsiaTheme="minorHAnsi" w:hAnsi="Verdana" w:cs="Arial"/>
                <w:color w:val="000000" w:themeColor="text1"/>
                <w:sz w:val="18"/>
                <w:szCs w:val="18"/>
                <w:lang w:val="en-GB"/>
              </w:rPr>
            </w:pPr>
          </w:p>
          <w:p w14:paraId="6D929A9D" w14:textId="77777777" w:rsidR="003773A6" w:rsidRPr="007A3D72" w:rsidRDefault="003773A6" w:rsidP="003773A6">
            <w:pPr>
              <w:pStyle w:val="steptext"/>
              <w:numPr>
                <w:ilvl w:val="0"/>
                <w:numId w:val="97"/>
              </w:numPr>
              <w:rPr>
                <w:rFonts w:ascii="Verdana" w:eastAsiaTheme="minorHAnsi" w:hAnsi="Verdana" w:cs="Arial"/>
                <w:color w:val="000000" w:themeColor="text1"/>
                <w:sz w:val="18"/>
                <w:szCs w:val="18"/>
                <w:lang w:val="en-GB"/>
              </w:rPr>
            </w:pPr>
            <w:r w:rsidRPr="002D2CC8">
              <w:rPr>
                <w:rFonts w:ascii="Verdana" w:eastAsiaTheme="minorHAnsi" w:hAnsi="Verdana" w:cs="Arial"/>
                <w:color w:val="000000" w:themeColor="text1"/>
                <w:sz w:val="18"/>
                <w:szCs w:val="18"/>
                <w:lang w:val="en-GB"/>
              </w:rPr>
              <w:t xml:space="preserve">Go back to </w:t>
            </w:r>
            <w:r w:rsidRPr="002D2CC8">
              <w:rPr>
                <w:rFonts w:ascii="Verdana" w:eastAsiaTheme="minorHAnsi" w:hAnsi="Verdana" w:cs="Arial"/>
                <w:color w:val="000000" w:themeColor="text1"/>
                <w:sz w:val="18"/>
                <w:szCs w:val="18"/>
              </w:rPr>
              <w:t>the Global Template column and fill in ‘Yes’ for the filtered values</w:t>
            </w:r>
          </w:p>
          <w:p w14:paraId="2C4277BE" w14:textId="77777777" w:rsidR="003773A6" w:rsidRDefault="003773A6" w:rsidP="003773A6">
            <w:pPr>
              <w:pStyle w:val="ListParagraph"/>
              <w:rPr>
                <w:rFonts w:ascii="Verdana" w:hAnsi="Verdana" w:cs="Arial"/>
                <w:color w:val="000000" w:themeColor="text1"/>
                <w:sz w:val="18"/>
                <w:szCs w:val="18"/>
                <w:lang w:val="en-GB"/>
              </w:rPr>
            </w:pPr>
          </w:p>
          <w:p w14:paraId="0CF86D7F" w14:textId="77777777" w:rsidR="003773A6" w:rsidRDefault="003773A6" w:rsidP="003773A6">
            <w:pPr>
              <w:pStyle w:val="steptext"/>
              <w:numPr>
                <w:ilvl w:val="0"/>
                <w:numId w:val="97"/>
              </w:numPr>
              <w:rPr>
                <w:rFonts w:ascii="Verdana" w:eastAsiaTheme="minorHAnsi" w:hAnsi="Verdana" w:cs="Arial"/>
                <w:color w:val="000000" w:themeColor="text1"/>
                <w:sz w:val="18"/>
                <w:szCs w:val="18"/>
                <w:lang w:val="en-GB"/>
              </w:rPr>
            </w:pPr>
            <w:r>
              <w:rPr>
                <w:rFonts w:ascii="Verdana" w:eastAsiaTheme="minorHAnsi" w:hAnsi="Verdana" w:cs="Arial"/>
                <w:color w:val="000000" w:themeColor="text1"/>
                <w:sz w:val="18"/>
                <w:szCs w:val="18"/>
                <w:lang w:val="en-GB"/>
              </w:rPr>
              <w:t>Remove the filter</w:t>
            </w:r>
          </w:p>
          <w:p w14:paraId="318D60D4" w14:textId="77777777" w:rsidR="003773A6" w:rsidRDefault="003773A6" w:rsidP="003773A6">
            <w:pPr>
              <w:pStyle w:val="ListParagraph"/>
              <w:rPr>
                <w:rFonts w:ascii="Verdana" w:hAnsi="Verdana" w:cs="Arial"/>
                <w:color w:val="000000" w:themeColor="text1"/>
                <w:sz w:val="18"/>
                <w:szCs w:val="18"/>
                <w:lang w:val="en-GB"/>
              </w:rPr>
            </w:pPr>
          </w:p>
          <w:p w14:paraId="17C867A1" w14:textId="77777777" w:rsidR="003773A6" w:rsidRDefault="003773A6" w:rsidP="003773A6">
            <w:pPr>
              <w:pStyle w:val="steptext"/>
              <w:rPr>
                <w:rFonts w:ascii="Verdana" w:eastAsiaTheme="minorHAnsi" w:hAnsi="Verdana" w:cs="Arial"/>
                <w:color w:val="000000" w:themeColor="text1"/>
                <w:sz w:val="18"/>
                <w:szCs w:val="18"/>
                <w:lang w:val="en-GB"/>
              </w:rPr>
            </w:pPr>
            <w:r w:rsidRPr="007A3D72">
              <w:rPr>
                <w:rFonts w:ascii="Verdana" w:eastAsiaTheme="minorHAnsi" w:hAnsi="Verdana" w:cs="Arial"/>
                <w:b/>
                <w:color w:val="000000" w:themeColor="text1"/>
                <w:sz w:val="18"/>
                <w:szCs w:val="18"/>
                <w:lang w:val="en-GB"/>
              </w:rPr>
              <w:t xml:space="preserve">NOTE: </w:t>
            </w:r>
            <w:r w:rsidRPr="007A3D72">
              <w:rPr>
                <w:rFonts w:ascii="Verdana" w:eastAsiaTheme="minorHAnsi" w:hAnsi="Verdana" w:cs="Arial"/>
                <w:color w:val="000000" w:themeColor="text1"/>
                <w:sz w:val="18"/>
                <w:szCs w:val="18"/>
                <w:lang w:val="en-GB"/>
              </w:rPr>
              <w:t>The filtering criteria may not</w:t>
            </w:r>
            <w:r>
              <w:rPr>
                <w:rFonts w:ascii="Verdana" w:eastAsiaTheme="minorHAnsi" w:hAnsi="Verdana" w:cs="Arial"/>
                <w:color w:val="000000" w:themeColor="text1"/>
                <w:sz w:val="18"/>
                <w:szCs w:val="18"/>
                <w:lang w:val="en-GB"/>
              </w:rPr>
              <w:t xml:space="preserve"> all</w:t>
            </w:r>
            <w:r w:rsidRPr="007A3D72">
              <w:rPr>
                <w:rFonts w:ascii="Verdana" w:eastAsiaTheme="minorHAnsi" w:hAnsi="Verdana" w:cs="Arial"/>
                <w:color w:val="000000" w:themeColor="text1"/>
                <w:sz w:val="18"/>
                <w:szCs w:val="18"/>
                <w:lang w:val="en-GB"/>
              </w:rPr>
              <w:t xml:space="preserve"> be available in the list</w:t>
            </w:r>
            <w:r>
              <w:rPr>
                <w:rFonts w:ascii="Verdana" w:eastAsiaTheme="minorHAnsi" w:hAnsi="Verdana" w:cs="Arial"/>
                <w:color w:val="000000" w:themeColor="text1"/>
                <w:sz w:val="18"/>
                <w:szCs w:val="18"/>
                <w:lang w:val="en-GB"/>
              </w:rPr>
              <w:t xml:space="preserve">. Filter on the available fields. </w:t>
            </w:r>
          </w:p>
          <w:p w14:paraId="7E3C5151" w14:textId="77777777" w:rsidR="003773A6" w:rsidRPr="002D2CC8" w:rsidRDefault="003773A6" w:rsidP="003773A6">
            <w:pPr>
              <w:pStyle w:val="steptext"/>
              <w:rPr>
                <w:rFonts w:ascii="Verdana" w:eastAsiaTheme="minorHAnsi" w:hAnsi="Verdana" w:cs="Arial"/>
                <w:b/>
                <w:color w:val="000000" w:themeColor="text1"/>
                <w:sz w:val="18"/>
                <w:szCs w:val="18"/>
              </w:rPr>
            </w:pPr>
          </w:p>
        </w:tc>
        <w:tc>
          <w:tcPr>
            <w:tcW w:w="1418" w:type="dxa"/>
          </w:tcPr>
          <w:p w14:paraId="6B089BB7" w14:textId="77777777" w:rsidR="003773A6" w:rsidRPr="000F672E" w:rsidRDefault="003773A6" w:rsidP="00311DC6">
            <w:pPr>
              <w:rPr>
                <w:rFonts w:cs="Arial"/>
                <w:b/>
                <w:color w:val="000000" w:themeColor="text1"/>
                <w:sz w:val="18"/>
                <w:szCs w:val="18"/>
                <w:lang w:val="en-US"/>
              </w:rPr>
            </w:pPr>
          </w:p>
        </w:tc>
        <w:tc>
          <w:tcPr>
            <w:tcW w:w="10938" w:type="dxa"/>
          </w:tcPr>
          <w:p w14:paraId="444AAF18" w14:textId="77777777" w:rsidR="003773A6" w:rsidRDefault="003773A6" w:rsidP="00311DC6">
            <w:pPr>
              <w:rPr>
                <w:noProof/>
              </w:rPr>
            </w:pPr>
          </w:p>
        </w:tc>
      </w:tr>
      <w:tr w:rsidR="00C06C40" w:rsidRPr="005335B1" w14:paraId="26FD9AF6" w14:textId="77777777" w:rsidTr="00FA4F51">
        <w:trPr>
          <w:cantSplit/>
          <w:trHeight w:val="20"/>
        </w:trPr>
        <w:tc>
          <w:tcPr>
            <w:tcW w:w="1843" w:type="dxa"/>
          </w:tcPr>
          <w:p w14:paraId="35707E84" w14:textId="52387E1C" w:rsidR="00C06C40" w:rsidRDefault="00C06C40"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3.1.8</w:t>
            </w:r>
            <w:ins w:id="2302" w:author="Author">
              <w:r w:rsidR="003C6AFF">
                <w:rPr>
                  <w:rFonts w:ascii="Verdana" w:eastAsiaTheme="minorHAnsi" w:hAnsi="Verdana" w:cs="Arial"/>
                  <w:b/>
                  <w:color w:val="000000" w:themeColor="text1"/>
                  <w:sz w:val="18"/>
                  <w:szCs w:val="18"/>
                </w:rPr>
                <w:t>9</w:t>
              </w:r>
            </w:ins>
            <w:del w:id="2303" w:author="Author">
              <w:r w:rsidDel="003C6AFF">
                <w:rPr>
                  <w:rFonts w:ascii="Verdana" w:eastAsiaTheme="minorHAnsi" w:hAnsi="Verdana" w:cs="Arial"/>
                  <w:b/>
                  <w:color w:val="000000" w:themeColor="text1"/>
                  <w:sz w:val="18"/>
                  <w:szCs w:val="18"/>
                </w:rPr>
                <w:delText>8</w:delText>
              </w:r>
            </w:del>
            <w:r>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*Step applicable for all Iterations (1,2,3)</w:t>
            </w:r>
          </w:p>
        </w:tc>
        <w:tc>
          <w:tcPr>
            <w:tcW w:w="5103" w:type="dxa"/>
          </w:tcPr>
          <w:p w14:paraId="37B265D9" w14:textId="77777777" w:rsidR="00C06C40" w:rsidRPr="009200C9" w:rsidRDefault="00C06C40" w:rsidP="00C06C40">
            <w:pPr>
              <w:pStyle w:val="steptext"/>
              <w:rPr>
                <w:rFonts w:ascii="Verdana" w:eastAsiaTheme="minorHAnsi" w:hAnsi="Verdana" w:cs="Arial"/>
                <w:color w:val="000000" w:themeColor="text1"/>
                <w:sz w:val="18"/>
                <w:szCs w:val="18"/>
                <w:rPrChange w:id="2304" w:author="Author">
                  <w:rPr>
                    <w:rFonts w:ascii="Verdana" w:eastAsiaTheme="minorHAnsi" w:hAnsi="Verdana" w:cs="Arial"/>
                    <w:i/>
                    <w:color w:val="000000" w:themeColor="text1"/>
                    <w:sz w:val="18"/>
                    <w:szCs w:val="18"/>
                  </w:rPr>
                </w:rPrChange>
              </w:rPr>
            </w:pPr>
            <w:r w:rsidRPr="009200C9">
              <w:rPr>
                <w:rFonts w:ascii="Verdana" w:eastAsiaTheme="minorHAnsi" w:hAnsi="Verdana" w:cs="Arial"/>
                <w:b/>
                <w:color w:val="000000" w:themeColor="text1"/>
                <w:sz w:val="18"/>
                <w:szCs w:val="18"/>
                <w:rPrChange w:id="2305" w:author="Author">
                  <w:rPr>
                    <w:rFonts w:ascii="Verdana" w:eastAsiaTheme="minorHAnsi" w:hAnsi="Verdana" w:cs="Arial"/>
                    <w:b/>
                    <w:i/>
                    <w:color w:val="000000" w:themeColor="text1"/>
                    <w:sz w:val="18"/>
                    <w:szCs w:val="18"/>
                  </w:rPr>
                </w:rPrChange>
              </w:rPr>
              <w:t>Populate Global Template column REFERENCE NUMBER</w:t>
            </w:r>
            <w:r w:rsidRPr="009200C9">
              <w:rPr>
                <w:rFonts w:ascii="Verdana" w:eastAsiaTheme="minorHAnsi" w:hAnsi="Verdana" w:cs="Arial"/>
                <w:color w:val="000000" w:themeColor="text1"/>
                <w:sz w:val="18"/>
                <w:szCs w:val="18"/>
                <w:rPrChange w:id="2306" w:author="Author">
                  <w:rPr>
                    <w:rFonts w:ascii="Verdana" w:eastAsiaTheme="minorHAnsi" w:hAnsi="Verdana" w:cs="Arial"/>
                    <w:i/>
                    <w:color w:val="000000" w:themeColor="text1"/>
                    <w:sz w:val="18"/>
                    <w:szCs w:val="18"/>
                  </w:rPr>
                </w:rPrChange>
              </w:rPr>
              <w:t>:</w:t>
            </w:r>
          </w:p>
          <w:p w14:paraId="51F9FA2A" w14:textId="77777777" w:rsidR="00C06C40" w:rsidRPr="002D2CC8" w:rsidRDefault="00C06C40" w:rsidP="00C06C40">
            <w:pPr>
              <w:pStyle w:val="steptext"/>
              <w:rPr>
                <w:rFonts w:ascii="Verdana" w:eastAsiaTheme="minorHAnsi" w:hAnsi="Verdana" w:cs="Arial"/>
                <w:b/>
                <w:color w:val="000000" w:themeColor="text1"/>
                <w:sz w:val="18"/>
                <w:szCs w:val="18"/>
              </w:rPr>
            </w:pPr>
          </w:p>
          <w:p w14:paraId="5A428281" w14:textId="77777777" w:rsidR="00C06C40" w:rsidRDefault="00C06C40" w:rsidP="00C06C40">
            <w:pPr>
              <w:pStyle w:val="steptext"/>
              <w:rPr>
                <w:ins w:id="2307" w:author="Author"/>
                <w:rFonts w:ascii="Verdana" w:eastAsiaTheme="minorHAnsi" w:hAnsi="Verdana" w:cs="Arial"/>
                <w:color w:val="000000" w:themeColor="text1"/>
                <w:sz w:val="18"/>
                <w:szCs w:val="18"/>
              </w:rPr>
            </w:pPr>
            <w:r w:rsidRPr="002D2CC8">
              <w:rPr>
                <w:rFonts w:ascii="Verdana" w:eastAsiaTheme="minorHAnsi" w:hAnsi="Verdana" w:cs="Arial"/>
                <w:color w:val="000000" w:themeColor="text1"/>
                <w:sz w:val="18"/>
                <w:szCs w:val="18"/>
              </w:rPr>
              <w:t>Concatenate CSR Fields: Invoice Line Item &amp; Document Number &amp; Company Code &amp; Fiscal Year</w:t>
            </w:r>
          </w:p>
          <w:p w14:paraId="32B934BF" w14:textId="77777777" w:rsidR="00B64F7D" w:rsidRDefault="00B64F7D" w:rsidP="00C06C40">
            <w:pPr>
              <w:pStyle w:val="steptext"/>
              <w:rPr>
                <w:ins w:id="2308" w:author="Author"/>
                <w:rFonts w:ascii="Verdana" w:eastAsiaTheme="minorHAnsi" w:hAnsi="Verdana" w:cs="Arial"/>
                <w:b/>
                <w:color w:val="000000" w:themeColor="text1"/>
                <w:sz w:val="18"/>
                <w:szCs w:val="18"/>
              </w:rPr>
            </w:pPr>
          </w:p>
          <w:p w14:paraId="4FC84358" w14:textId="77777777" w:rsidR="00B64F7D" w:rsidRDefault="00B64F7D" w:rsidP="00C06C40">
            <w:pPr>
              <w:pStyle w:val="steptext"/>
              <w:rPr>
                <w:ins w:id="2309" w:author="Author"/>
                <w:rFonts w:ascii="Verdana" w:eastAsiaTheme="minorHAnsi" w:hAnsi="Verdana" w:cs="Arial"/>
                <w:color w:val="000000" w:themeColor="text1"/>
                <w:sz w:val="18"/>
                <w:szCs w:val="18"/>
              </w:rPr>
            </w:pPr>
            <w:ins w:id="2310" w:author="Author">
              <w:r>
                <w:rPr>
                  <w:rFonts w:ascii="Verdana" w:eastAsiaTheme="minorHAnsi" w:hAnsi="Verdana" w:cs="Arial"/>
                  <w:b/>
                  <w:color w:val="000000" w:themeColor="text1"/>
                  <w:sz w:val="18"/>
                  <w:szCs w:val="18"/>
                </w:rPr>
                <w:t xml:space="preserve">Note:  </w:t>
              </w:r>
              <w:r w:rsidRPr="009200C9">
                <w:rPr>
                  <w:rFonts w:ascii="Verdana" w:eastAsiaTheme="minorHAnsi" w:hAnsi="Verdana" w:cs="Arial"/>
                  <w:color w:val="000000" w:themeColor="text1"/>
                  <w:sz w:val="18"/>
                  <w:szCs w:val="18"/>
                  <w:rPrChange w:id="2311" w:author="Author">
                    <w:rPr>
                      <w:rFonts w:ascii="Verdana" w:eastAsiaTheme="minorHAnsi" w:hAnsi="Verdana" w:cs="Arial"/>
                      <w:b/>
                      <w:color w:val="000000" w:themeColor="text1"/>
                      <w:sz w:val="18"/>
                      <w:szCs w:val="18"/>
                    </w:rPr>
                  </w:rPrChange>
                </w:rPr>
                <w:t>Must convert Doc No. to Number Format prior to executing concatenate</w:t>
              </w:r>
            </w:ins>
          </w:p>
          <w:p w14:paraId="4DAD3FB9" w14:textId="77777777" w:rsidR="008D2D48" w:rsidRDefault="008D2D48" w:rsidP="00C06C40">
            <w:pPr>
              <w:pStyle w:val="steptext"/>
              <w:rPr>
                <w:ins w:id="2312" w:author="Author"/>
                <w:rFonts w:ascii="Verdana" w:eastAsiaTheme="minorHAnsi" w:hAnsi="Verdana" w:cs="Arial"/>
                <w:color w:val="000000" w:themeColor="text1"/>
                <w:sz w:val="18"/>
                <w:szCs w:val="18"/>
              </w:rPr>
            </w:pPr>
          </w:p>
          <w:p w14:paraId="7DFF1045" w14:textId="0A726CD5" w:rsidR="008D2D48" w:rsidRPr="002D2CC8" w:rsidRDefault="008D2D48" w:rsidP="00C06C40">
            <w:pPr>
              <w:pStyle w:val="steptext"/>
              <w:rPr>
                <w:rFonts w:ascii="Verdana" w:eastAsiaTheme="minorHAnsi" w:hAnsi="Verdana" w:cs="Arial"/>
                <w:b/>
                <w:color w:val="000000" w:themeColor="text1"/>
                <w:sz w:val="18"/>
                <w:szCs w:val="18"/>
              </w:rPr>
            </w:pPr>
            <w:ins w:id="2313" w:author="Author">
              <w:r>
                <w:rPr>
                  <w:rFonts w:ascii="Verdana" w:hAnsi="Verdana" w:cs="Arial"/>
                  <w:color w:val="FF0000"/>
                  <w:sz w:val="18"/>
                  <w:szCs w:val="18"/>
                </w:rPr>
                <w:t>NOTE: Do not convert the ‘Invoice Line Item’ fields to number – added in 16.07.2019</w:t>
              </w:r>
            </w:ins>
          </w:p>
        </w:tc>
        <w:tc>
          <w:tcPr>
            <w:tcW w:w="1418" w:type="dxa"/>
          </w:tcPr>
          <w:p w14:paraId="3D20204D" w14:textId="77777777" w:rsidR="00C06C40" w:rsidRPr="000F672E" w:rsidRDefault="00C06C40" w:rsidP="00311DC6">
            <w:pPr>
              <w:rPr>
                <w:rFonts w:cs="Arial"/>
                <w:b/>
                <w:color w:val="000000" w:themeColor="text1"/>
                <w:sz w:val="18"/>
                <w:szCs w:val="18"/>
                <w:lang w:val="en-US"/>
              </w:rPr>
            </w:pPr>
          </w:p>
        </w:tc>
        <w:tc>
          <w:tcPr>
            <w:tcW w:w="10938" w:type="dxa"/>
          </w:tcPr>
          <w:p w14:paraId="1483FFEB" w14:textId="08E7FE81" w:rsidR="00C06C40" w:rsidRDefault="005D01A5" w:rsidP="00311DC6">
            <w:pPr>
              <w:rPr>
                <w:noProof/>
              </w:rPr>
            </w:pPr>
            <w:ins w:id="2314" w:author="Author">
              <w:r>
                <w:rPr>
                  <w:noProof/>
                  <w:lang w:val="en-US"/>
                </w:rPr>
                <w:drawing>
                  <wp:inline distT="0" distB="0" distL="0" distR="0" wp14:anchorId="471B596E" wp14:editId="7F429E22">
                    <wp:extent cx="3305175" cy="1860550"/>
                    <wp:effectExtent l="0" t="0" r="9525" b="635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13001" cy="1864955"/>
                            </a:xfrm>
                            <a:prstGeom prst="rect">
                              <a:avLst/>
                            </a:prstGeom>
                          </pic:spPr>
                        </pic:pic>
                      </a:graphicData>
                    </a:graphic>
                  </wp:inline>
                </w:drawing>
              </w:r>
            </w:ins>
          </w:p>
        </w:tc>
      </w:tr>
      <w:tr w:rsidR="00C06C40" w:rsidRPr="005335B1" w14:paraId="0102B1AC" w14:textId="77777777" w:rsidTr="00FA4F51">
        <w:trPr>
          <w:cantSplit/>
          <w:trHeight w:val="20"/>
        </w:trPr>
        <w:tc>
          <w:tcPr>
            <w:tcW w:w="1843" w:type="dxa"/>
          </w:tcPr>
          <w:p w14:paraId="6A2E98DF" w14:textId="0E8F6523" w:rsidR="00C06C40" w:rsidRDefault="00C06C40"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3.1.</w:t>
            </w:r>
            <w:ins w:id="2315" w:author="Author">
              <w:r w:rsidR="003C6AFF">
                <w:rPr>
                  <w:rFonts w:ascii="Verdana" w:eastAsiaTheme="minorHAnsi" w:hAnsi="Verdana" w:cs="Arial"/>
                  <w:b/>
                  <w:color w:val="000000" w:themeColor="text1"/>
                  <w:sz w:val="18"/>
                  <w:szCs w:val="18"/>
                </w:rPr>
                <w:t>90</w:t>
              </w:r>
              <w:r w:rsidR="00177397">
                <w:rPr>
                  <w:rFonts w:ascii="Verdana" w:eastAsiaTheme="minorHAnsi" w:hAnsi="Verdana" w:cs="Arial"/>
                  <w:b/>
                  <w:color w:val="000000" w:themeColor="text1"/>
                  <w:sz w:val="18"/>
                  <w:szCs w:val="18"/>
                </w:rPr>
                <w:t xml:space="preserve"> </w:t>
              </w:r>
            </w:ins>
            <w:del w:id="2316" w:author="Author">
              <w:r w:rsidDel="003C6AFF">
                <w:rPr>
                  <w:rFonts w:ascii="Verdana" w:eastAsiaTheme="minorHAnsi" w:hAnsi="Verdana" w:cs="Arial"/>
                  <w:b/>
                  <w:color w:val="000000" w:themeColor="text1"/>
                  <w:sz w:val="18"/>
                  <w:szCs w:val="18"/>
                </w:rPr>
                <w:delText xml:space="preserve">89 </w:delText>
              </w:r>
            </w:del>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*Step applicable for Iteration 2</w:t>
            </w:r>
          </w:p>
        </w:tc>
        <w:tc>
          <w:tcPr>
            <w:tcW w:w="5103" w:type="dxa"/>
          </w:tcPr>
          <w:p w14:paraId="18AB841F" w14:textId="77777777" w:rsidR="00C06C40" w:rsidRPr="009200C9" w:rsidRDefault="00775FD7" w:rsidP="00C06C40">
            <w:pPr>
              <w:pStyle w:val="steptext"/>
              <w:rPr>
                <w:rFonts w:ascii="Verdana" w:eastAsiaTheme="minorHAnsi" w:hAnsi="Verdana" w:cs="Arial"/>
                <w:b/>
                <w:color w:val="5B9BD5" w:themeColor="accent1"/>
                <w:sz w:val="18"/>
                <w:szCs w:val="18"/>
                <w:rPrChange w:id="2317" w:author="Author">
                  <w:rPr>
                    <w:rFonts w:ascii="Verdana" w:eastAsiaTheme="minorHAnsi" w:hAnsi="Verdana" w:cs="Arial"/>
                    <w:b/>
                    <w:i/>
                    <w:color w:val="000000" w:themeColor="text1"/>
                    <w:sz w:val="18"/>
                    <w:szCs w:val="18"/>
                  </w:rPr>
                </w:rPrChange>
              </w:rPr>
            </w:pPr>
            <w:r w:rsidRPr="009200C9">
              <w:rPr>
                <w:rFonts w:ascii="Verdana" w:eastAsiaTheme="minorHAnsi" w:hAnsi="Verdana" w:cs="Arial"/>
                <w:b/>
                <w:color w:val="5B9BD5" w:themeColor="accent1"/>
                <w:sz w:val="18"/>
                <w:szCs w:val="18"/>
                <w:rPrChange w:id="2318" w:author="Author">
                  <w:rPr>
                    <w:rFonts w:ascii="Verdana" w:eastAsiaTheme="minorHAnsi" w:hAnsi="Verdana" w:cs="Arial"/>
                    <w:b/>
                    <w:i/>
                    <w:color w:val="000000" w:themeColor="text1"/>
                    <w:sz w:val="18"/>
                    <w:szCs w:val="18"/>
                  </w:rPr>
                </w:rPrChange>
              </w:rPr>
              <w:t>Populate</w:t>
            </w:r>
            <w:r w:rsidR="005457B9" w:rsidRPr="009200C9">
              <w:rPr>
                <w:rFonts w:ascii="Verdana" w:eastAsiaTheme="minorHAnsi" w:hAnsi="Verdana" w:cs="Arial"/>
                <w:b/>
                <w:color w:val="5B9BD5" w:themeColor="accent1"/>
                <w:sz w:val="18"/>
                <w:szCs w:val="18"/>
                <w:rPrChange w:id="2319" w:author="Author">
                  <w:rPr>
                    <w:rFonts w:ascii="Verdana" w:eastAsiaTheme="minorHAnsi" w:hAnsi="Verdana" w:cs="Arial"/>
                    <w:b/>
                    <w:i/>
                    <w:color w:val="000000" w:themeColor="text1"/>
                    <w:sz w:val="18"/>
                    <w:szCs w:val="18"/>
                  </w:rPr>
                </w:rPrChange>
              </w:rPr>
              <w:t xml:space="preserve"> Global Template</w:t>
            </w:r>
            <w:r w:rsidRPr="009200C9">
              <w:rPr>
                <w:rFonts w:ascii="Verdana" w:eastAsiaTheme="minorHAnsi" w:hAnsi="Verdana" w:cs="Arial"/>
                <w:b/>
                <w:color w:val="5B9BD5" w:themeColor="accent1"/>
                <w:sz w:val="18"/>
                <w:szCs w:val="18"/>
                <w:rPrChange w:id="2320" w:author="Author">
                  <w:rPr>
                    <w:rFonts w:ascii="Verdana" w:eastAsiaTheme="minorHAnsi" w:hAnsi="Verdana" w:cs="Arial"/>
                    <w:b/>
                    <w:i/>
                    <w:color w:val="000000" w:themeColor="text1"/>
                    <w:sz w:val="18"/>
                    <w:szCs w:val="18"/>
                  </w:rPr>
                </w:rPrChange>
              </w:rPr>
              <w:t xml:space="preserve"> column ‘</w:t>
            </w:r>
            <w:r w:rsidR="005457B9" w:rsidRPr="009200C9">
              <w:rPr>
                <w:rFonts w:ascii="Verdana" w:eastAsiaTheme="minorHAnsi" w:hAnsi="Verdana" w:cs="Arial"/>
                <w:b/>
                <w:color w:val="5B9BD5" w:themeColor="accent1"/>
                <w:sz w:val="18"/>
                <w:szCs w:val="18"/>
                <w:rPrChange w:id="2321" w:author="Author">
                  <w:rPr>
                    <w:rFonts w:ascii="Verdana" w:eastAsiaTheme="minorHAnsi" w:hAnsi="Verdana" w:cs="Arial"/>
                    <w:b/>
                    <w:i/>
                    <w:color w:val="000000" w:themeColor="text1"/>
                    <w:sz w:val="18"/>
                    <w:szCs w:val="18"/>
                  </w:rPr>
                </w:rPrChange>
              </w:rPr>
              <w:t>Loaded into ASPEN?’</w:t>
            </w:r>
          </w:p>
          <w:p w14:paraId="06F85C54" w14:textId="77777777" w:rsidR="005457B9" w:rsidRDefault="005457B9" w:rsidP="00C06C40">
            <w:pPr>
              <w:pStyle w:val="steptext"/>
              <w:rPr>
                <w:rFonts w:ascii="Verdana" w:eastAsiaTheme="minorHAnsi" w:hAnsi="Verdana" w:cs="Arial"/>
                <w:b/>
                <w:i/>
                <w:color w:val="000000" w:themeColor="text1"/>
                <w:sz w:val="18"/>
                <w:szCs w:val="18"/>
              </w:rPr>
            </w:pPr>
          </w:p>
          <w:p w14:paraId="4458CC9F" w14:textId="77777777" w:rsidR="000C2C1B" w:rsidRDefault="005457B9">
            <w:pPr>
              <w:pStyle w:val="steptext"/>
              <w:numPr>
                <w:ilvl w:val="0"/>
                <w:numId w:val="98"/>
              </w:numPr>
              <w:rPr>
                <w:ins w:id="2322" w:author="Author"/>
                <w:rFonts w:ascii="Verdana" w:eastAsiaTheme="minorHAnsi" w:hAnsi="Verdana" w:cs="Arial"/>
                <w:color w:val="2E74B5" w:themeColor="accent1" w:themeShade="BF"/>
                <w:sz w:val="18"/>
                <w:szCs w:val="18"/>
              </w:rPr>
              <w:pPrChange w:id="2323" w:author="Author">
                <w:pPr>
                  <w:pStyle w:val="steptext"/>
                </w:pPr>
              </w:pPrChange>
            </w:pPr>
            <w:r w:rsidRPr="00B010A8">
              <w:rPr>
                <w:rFonts w:ascii="Verdana" w:eastAsiaTheme="minorHAnsi" w:hAnsi="Verdana" w:cs="Arial"/>
                <w:color w:val="2E74B5" w:themeColor="accent1" w:themeShade="BF"/>
                <w:sz w:val="18"/>
                <w:szCs w:val="18"/>
              </w:rPr>
              <w:t>Go to the Shared Path folder</w:t>
            </w:r>
            <w:ins w:id="2324" w:author="Author">
              <w:r w:rsidR="0044109C">
                <w:rPr>
                  <w:rFonts w:ascii="Verdana" w:eastAsiaTheme="minorHAnsi" w:hAnsi="Verdana" w:cs="Arial"/>
                  <w:color w:val="2E74B5" w:themeColor="accent1" w:themeShade="BF"/>
                  <w:sz w:val="18"/>
                  <w:szCs w:val="18"/>
                </w:rPr>
                <w:t xml:space="preserve"> </w:t>
              </w:r>
              <w:r w:rsidR="0044109C" w:rsidRPr="0044109C">
                <w:rPr>
                  <w:rFonts w:ascii="Verdana" w:eastAsiaTheme="minorHAnsi" w:hAnsi="Verdana" w:cs="Arial"/>
                  <w:color w:val="2E74B5" w:themeColor="accent1" w:themeShade="BF"/>
                  <w:sz w:val="18"/>
                  <w:szCs w:val="18"/>
                </w:rPr>
                <w:t xml:space="preserve">using link </w:t>
              </w:r>
              <w:r w:rsidR="0044109C">
                <w:rPr>
                  <w:rFonts w:ascii="Verdana" w:eastAsiaTheme="minorHAnsi" w:hAnsi="Verdana" w:cs="Arial"/>
                  <w:color w:val="2E74B5" w:themeColor="accent1" w:themeShade="BF"/>
                  <w:sz w:val="18"/>
                  <w:szCs w:val="18"/>
                </w:rPr>
                <w:fldChar w:fldCharType="begin"/>
              </w:r>
              <w:r w:rsidR="0044109C">
                <w:rPr>
                  <w:rFonts w:ascii="Verdana" w:eastAsiaTheme="minorHAnsi" w:hAnsi="Verdana" w:cs="Arial"/>
                  <w:color w:val="2E74B5" w:themeColor="accent1" w:themeShade="BF"/>
                  <w:sz w:val="18"/>
                  <w:szCs w:val="18"/>
                </w:rPr>
                <w:instrText xml:space="preserve"> HYPERLINK "</w:instrText>
              </w:r>
              <w:r w:rsidR="0044109C" w:rsidRPr="0044109C">
                <w:rPr>
                  <w:rFonts w:ascii="Verdana" w:eastAsiaTheme="minorHAnsi" w:hAnsi="Verdana" w:cs="Arial"/>
                  <w:color w:val="2E74B5" w:themeColor="accent1" w:themeShade="BF"/>
                  <w:sz w:val="18"/>
                  <w:szCs w:val="18"/>
                </w:rPr>
                <w:instrText>\\\\seskcifssvm01\\GPT_RPA\\Dictionaries</w:instrText>
              </w:r>
              <w:r w:rsidR="0044109C">
                <w:rPr>
                  <w:rFonts w:ascii="Verdana" w:eastAsiaTheme="minorHAnsi" w:hAnsi="Verdana" w:cs="Arial"/>
                  <w:color w:val="2E74B5" w:themeColor="accent1" w:themeShade="BF"/>
                  <w:sz w:val="18"/>
                  <w:szCs w:val="18"/>
                </w:rPr>
                <w:instrText xml:space="preserve">" </w:instrText>
              </w:r>
              <w:r w:rsidR="0044109C">
                <w:rPr>
                  <w:rFonts w:ascii="Verdana" w:eastAsiaTheme="minorHAnsi" w:hAnsi="Verdana" w:cs="Arial"/>
                  <w:color w:val="2E74B5" w:themeColor="accent1" w:themeShade="BF"/>
                  <w:sz w:val="18"/>
                  <w:szCs w:val="18"/>
                </w:rPr>
                <w:fldChar w:fldCharType="separate"/>
              </w:r>
              <w:r w:rsidR="0044109C" w:rsidRPr="00CC478C">
                <w:rPr>
                  <w:rStyle w:val="Hyperlink"/>
                  <w:rFonts w:ascii="Verdana" w:eastAsiaTheme="minorHAnsi" w:hAnsi="Verdana" w:cs="Arial"/>
                  <w:sz w:val="18"/>
                  <w:szCs w:val="18"/>
                </w:rPr>
                <w:t>\\seskcifssvm01\GPT_RPA\Dictionaries</w:t>
              </w:r>
              <w:r w:rsidR="0044109C">
                <w:rPr>
                  <w:rFonts w:ascii="Verdana" w:eastAsiaTheme="minorHAnsi" w:hAnsi="Verdana" w:cs="Arial"/>
                  <w:color w:val="2E74B5" w:themeColor="accent1" w:themeShade="BF"/>
                  <w:sz w:val="18"/>
                  <w:szCs w:val="18"/>
                </w:rPr>
                <w:fldChar w:fldCharType="end"/>
              </w:r>
              <w:r w:rsidR="0044109C">
                <w:rPr>
                  <w:rFonts w:ascii="Verdana" w:eastAsiaTheme="minorHAnsi" w:hAnsi="Verdana" w:cs="Arial"/>
                  <w:color w:val="2E74B5" w:themeColor="accent1" w:themeShade="BF"/>
                  <w:sz w:val="18"/>
                  <w:szCs w:val="18"/>
                </w:rPr>
                <w:t xml:space="preserve"> </w:t>
              </w:r>
            </w:ins>
            <w:del w:id="2325" w:author="Author">
              <w:r w:rsidRPr="00B010A8" w:rsidDel="0044109C">
                <w:rPr>
                  <w:rFonts w:ascii="Verdana" w:eastAsiaTheme="minorHAnsi" w:hAnsi="Verdana" w:cs="Arial"/>
                  <w:color w:val="2E74B5" w:themeColor="accent1" w:themeShade="BF"/>
                  <w:sz w:val="18"/>
                  <w:szCs w:val="18"/>
                </w:rPr>
                <w:delText xml:space="preserve"> </w:delText>
              </w:r>
            </w:del>
            <w:r w:rsidRPr="00B010A8">
              <w:rPr>
                <w:rFonts w:ascii="Verdana" w:eastAsiaTheme="minorHAnsi" w:hAnsi="Verdana" w:cs="Arial"/>
                <w:color w:val="2E74B5" w:themeColor="accent1" w:themeShade="BF"/>
                <w:sz w:val="18"/>
                <w:szCs w:val="18"/>
              </w:rPr>
              <w:t>and open the ASPEN_ICON Dictionary</w:t>
            </w:r>
            <w:ins w:id="2326" w:author="Author">
              <w:r w:rsidR="00B65DC7">
                <w:rPr>
                  <w:rFonts w:ascii="Verdana" w:eastAsiaTheme="minorHAnsi" w:hAnsi="Verdana" w:cs="Arial"/>
                  <w:color w:val="2E74B5" w:themeColor="accent1" w:themeShade="BF"/>
                  <w:sz w:val="18"/>
                  <w:szCs w:val="18"/>
                </w:rPr>
                <w:t xml:space="preserve"> -&gt; </w:t>
              </w:r>
              <w:r w:rsidR="000C2C1B" w:rsidRPr="000C2C1B">
                <w:rPr>
                  <w:rFonts w:ascii="Verdana" w:eastAsiaTheme="minorHAnsi" w:hAnsi="Verdana" w:cs="Arial"/>
                  <w:color w:val="2E74B5" w:themeColor="accent1" w:themeShade="BF"/>
                  <w:sz w:val="18"/>
                  <w:szCs w:val="18"/>
                </w:rPr>
                <w:t>Adhoc Report-Cube_ICON_SOAR_Jan_May_2019</w:t>
              </w:r>
            </w:ins>
          </w:p>
          <w:p w14:paraId="00FAA570" w14:textId="66617881" w:rsidR="005457B9" w:rsidRPr="00B010A8" w:rsidDel="000C2C1B" w:rsidRDefault="0001492D">
            <w:pPr>
              <w:pStyle w:val="steptext"/>
              <w:ind w:left="720"/>
              <w:rPr>
                <w:del w:id="2327" w:author="Author"/>
                <w:rFonts w:ascii="Verdana" w:eastAsiaTheme="minorHAnsi" w:hAnsi="Verdana" w:cs="Arial"/>
                <w:color w:val="2E74B5" w:themeColor="accent1" w:themeShade="BF"/>
                <w:sz w:val="18"/>
                <w:szCs w:val="18"/>
              </w:rPr>
              <w:pPrChange w:id="2328" w:author="Author">
                <w:pPr>
                  <w:pStyle w:val="steptext"/>
                  <w:numPr>
                    <w:numId w:val="98"/>
                  </w:numPr>
                  <w:ind w:left="720" w:hanging="360"/>
                </w:pPr>
              </w:pPrChange>
            </w:pPr>
            <w:ins w:id="2329" w:author="Author">
              <w:del w:id="2330" w:author="Author">
                <w:r w:rsidDel="000C2C1B">
                  <w:rPr>
                    <w:rFonts w:ascii="Verdana" w:eastAsiaTheme="minorHAnsi" w:hAnsi="Verdana" w:cs="Arial"/>
                    <w:color w:val="2E74B5" w:themeColor="accent1" w:themeShade="BF"/>
                    <w:sz w:val="18"/>
                    <w:szCs w:val="18"/>
                  </w:rPr>
                  <w:delText>‘</w:delText>
                </w:r>
                <w:r w:rsidR="00B65DC7" w:rsidRPr="009200C9" w:rsidDel="000C2C1B">
                  <w:rPr>
                    <w:rFonts w:ascii="Verdana" w:eastAsiaTheme="minorHAnsi" w:hAnsi="Verdana" w:cs="Arial"/>
                    <w:color w:val="2E74B5" w:themeColor="accent1" w:themeShade="BF"/>
                    <w:sz w:val="18"/>
                    <w:szCs w:val="18"/>
                    <w:rPrChange w:id="2331" w:author="Author">
                      <w:rPr>
                        <w:rFonts w:ascii="Verdana" w:hAnsi="Verdana" w:cs="Arial"/>
                      </w:rPr>
                    </w:rPrChange>
                  </w:rPr>
                  <w:delText>Adhoc Report-Cube_ICON_SOAR_MonthYear</w:delText>
                </w:r>
                <w:r w:rsidDel="000C2C1B">
                  <w:rPr>
                    <w:rFonts w:ascii="Verdana" w:eastAsiaTheme="minorHAnsi" w:hAnsi="Verdana" w:cs="Arial"/>
                    <w:color w:val="2E74B5" w:themeColor="accent1" w:themeShade="BF"/>
                    <w:sz w:val="18"/>
                    <w:szCs w:val="18"/>
                  </w:rPr>
                  <w:delText>’</w:delText>
                </w:r>
              </w:del>
            </w:ins>
          </w:p>
          <w:p w14:paraId="2AA95F87" w14:textId="77777777" w:rsidR="005457B9" w:rsidRPr="00B010A8" w:rsidRDefault="005457B9">
            <w:pPr>
              <w:pStyle w:val="steptext"/>
              <w:ind w:left="720"/>
              <w:rPr>
                <w:rFonts w:ascii="Verdana" w:eastAsiaTheme="minorHAnsi" w:hAnsi="Verdana" w:cs="Arial"/>
                <w:color w:val="2E74B5" w:themeColor="accent1" w:themeShade="BF"/>
                <w:sz w:val="18"/>
                <w:szCs w:val="18"/>
              </w:rPr>
              <w:pPrChange w:id="2332" w:author="Author">
                <w:pPr>
                  <w:pStyle w:val="steptext"/>
                </w:pPr>
              </w:pPrChange>
            </w:pPr>
          </w:p>
          <w:p w14:paraId="3EC28D78" w14:textId="353D353B" w:rsidR="005457B9" w:rsidRPr="00B010A8" w:rsidRDefault="005457B9" w:rsidP="0036610F">
            <w:pPr>
              <w:pStyle w:val="steptext"/>
              <w:numPr>
                <w:ilvl w:val="0"/>
                <w:numId w:val="98"/>
              </w:numPr>
              <w:rPr>
                <w:rFonts w:ascii="Verdana" w:eastAsiaTheme="minorHAnsi" w:hAnsi="Verdana" w:cs="Arial"/>
                <w:color w:val="2E74B5" w:themeColor="accent1" w:themeShade="BF"/>
                <w:sz w:val="18"/>
                <w:szCs w:val="18"/>
              </w:rPr>
            </w:pPr>
            <w:r w:rsidRPr="00B010A8">
              <w:rPr>
                <w:rFonts w:ascii="Verdana" w:eastAsiaTheme="minorHAnsi" w:hAnsi="Verdana" w:cs="Arial"/>
                <w:color w:val="2E74B5" w:themeColor="accent1" w:themeShade="BF"/>
                <w:sz w:val="18"/>
                <w:szCs w:val="18"/>
              </w:rPr>
              <w:t>VLOOKUP the unique id from column REFERENCE NUMBER from Global Template in ASPEN_ICON dictionary in</w:t>
            </w:r>
            <w:r w:rsidR="0036610F" w:rsidRPr="00B010A8">
              <w:rPr>
                <w:rFonts w:ascii="Verdana" w:eastAsiaTheme="minorHAnsi" w:hAnsi="Verdana" w:cs="Arial"/>
                <w:color w:val="2E74B5" w:themeColor="accent1" w:themeShade="BF"/>
                <w:sz w:val="18"/>
                <w:szCs w:val="18"/>
              </w:rPr>
              <w:t xml:space="preserve"> worksheet ‘Adhoc Report’</w:t>
            </w:r>
            <w:r w:rsidRPr="00B010A8">
              <w:rPr>
                <w:rFonts w:ascii="Verdana" w:eastAsiaTheme="minorHAnsi" w:hAnsi="Verdana" w:cs="Arial"/>
                <w:color w:val="2E74B5" w:themeColor="accent1" w:themeShade="BF"/>
                <w:sz w:val="18"/>
                <w:szCs w:val="18"/>
              </w:rPr>
              <w:t xml:space="preserve"> </w:t>
            </w:r>
            <w:del w:id="2333" w:author="Unknown">
              <w:r w:rsidR="0036610F" w:rsidRPr="00B010A8" w:rsidDel="000C2C1B">
                <w:rPr>
                  <w:rFonts w:ascii="Verdana" w:eastAsiaTheme="minorHAnsi" w:hAnsi="Verdana" w:cs="Arial"/>
                  <w:color w:val="2E74B5" w:themeColor="accent1" w:themeShade="BF"/>
                  <w:sz w:val="18"/>
                  <w:szCs w:val="18"/>
                </w:rPr>
                <w:delText xml:space="preserve"> </w:delText>
              </w:r>
            </w:del>
            <w:ins w:id="2334" w:author="Author">
              <w:r w:rsidR="0036610F" w:rsidRPr="00B010A8">
                <w:rPr>
                  <w:rFonts w:ascii="Verdana" w:eastAsiaTheme="minorHAnsi" w:hAnsi="Verdana" w:cs="Arial"/>
                  <w:color w:val="2E74B5" w:themeColor="accent1" w:themeShade="BF"/>
                  <w:sz w:val="18"/>
                  <w:szCs w:val="18"/>
                </w:rPr>
                <w:t>i</w:t>
              </w:r>
            </w:ins>
            <w:r w:rsidR="0036610F" w:rsidRPr="00B010A8">
              <w:rPr>
                <w:rFonts w:ascii="Verdana" w:eastAsiaTheme="minorHAnsi" w:hAnsi="Verdana" w:cs="Arial"/>
                <w:color w:val="2E74B5" w:themeColor="accent1" w:themeShade="BF"/>
                <w:sz w:val="18"/>
                <w:szCs w:val="18"/>
              </w:rPr>
              <w:t xml:space="preserve">n the </w:t>
            </w:r>
            <w:r w:rsidRPr="00B010A8">
              <w:rPr>
                <w:rFonts w:ascii="Verdana" w:eastAsiaTheme="minorHAnsi" w:hAnsi="Verdana" w:cs="Arial"/>
                <w:color w:val="2E74B5" w:themeColor="accent1" w:themeShade="BF"/>
                <w:sz w:val="18"/>
                <w:szCs w:val="18"/>
              </w:rPr>
              <w:t>‘Source System Activity ID’ column (AJ)</w:t>
            </w:r>
            <w:ins w:id="2335" w:author="Author">
              <w:r w:rsidR="00B65DC7">
                <w:rPr>
                  <w:rFonts w:ascii="Verdana" w:eastAsiaTheme="minorHAnsi" w:hAnsi="Verdana" w:cs="Arial"/>
                  <w:color w:val="2E74B5" w:themeColor="accent1" w:themeShade="BF"/>
                  <w:sz w:val="18"/>
                  <w:szCs w:val="18"/>
                </w:rPr>
                <w:t xml:space="preserve"> and pull back </w:t>
              </w:r>
              <w:r w:rsidR="0051292B">
                <w:rPr>
                  <w:rFonts w:ascii="Verdana" w:eastAsiaTheme="minorHAnsi" w:hAnsi="Verdana" w:cs="Arial"/>
                  <w:color w:val="2E74B5" w:themeColor="accent1" w:themeShade="BF"/>
                  <w:sz w:val="18"/>
                  <w:szCs w:val="18"/>
                </w:rPr>
                <w:t>R</w:t>
              </w:r>
              <w:del w:id="2336" w:author="Author">
                <w:r w:rsidR="00B65DC7" w:rsidDel="0051292B">
                  <w:rPr>
                    <w:rFonts w:ascii="Verdana" w:eastAsiaTheme="minorHAnsi" w:hAnsi="Verdana" w:cs="Arial"/>
                    <w:color w:val="2E74B5" w:themeColor="accent1" w:themeShade="BF"/>
                    <w:sz w:val="18"/>
                    <w:szCs w:val="18"/>
                  </w:rPr>
                  <w:delText>r</w:delText>
                </w:r>
              </w:del>
              <w:r w:rsidR="00B65DC7">
                <w:rPr>
                  <w:rFonts w:ascii="Verdana" w:eastAsiaTheme="minorHAnsi" w:hAnsi="Verdana" w:cs="Arial"/>
                  <w:color w:val="2E74B5" w:themeColor="accent1" w:themeShade="BF"/>
                  <w:sz w:val="18"/>
                  <w:szCs w:val="18"/>
                </w:rPr>
                <w:t xml:space="preserve">eportability </w:t>
              </w:r>
              <w:del w:id="2337" w:author="Author">
                <w:r w:rsidR="00B65DC7" w:rsidDel="0051292B">
                  <w:rPr>
                    <w:rFonts w:ascii="Verdana" w:eastAsiaTheme="minorHAnsi" w:hAnsi="Verdana" w:cs="Arial"/>
                    <w:color w:val="2E74B5" w:themeColor="accent1" w:themeShade="BF"/>
                    <w:sz w:val="18"/>
                    <w:szCs w:val="18"/>
                  </w:rPr>
                  <w:delText>i</w:delText>
                </w:r>
              </w:del>
              <w:r w:rsidR="0051292B">
                <w:rPr>
                  <w:rFonts w:ascii="Verdana" w:eastAsiaTheme="minorHAnsi" w:hAnsi="Verdana" w:cs="Arial"/>
                  <w:color w:val="2E74B5" w:themeColor="accent1" w:themeShade="BF"/>
                  <w:sz w:val="18"/>
                  <w:szCs w:val="18"/>
                </w:rPr>
                <w:t>I</w:t>
              </w:r>
              <w:r w:rsidR="00B65DC7">
                <w:rPr>
                  <w:rFonts w:ascii="Verdana" w:eastAsiaTheme="minorHAnsi" w:hAnsi="Verdana" w:cs="Arial"/>
                  <w:color w:val="2E74B5" w:themeColor="accent1" w:themeShade="BF"/>
                  <w:sz w:val="18"/>
                  <w:szCs w:val="18"/>
                </w:rPr>
                <w:t>ndicator</w:t>
              </w:r>
              <w:r w:rsidR="0051292B">
                <w:rPr>
                  <w:rFonts w:ascii="Verdana" w:eastAsiaTheme="minorHAnsi" w:hAnsi="Verdana" w:cs="Arial"/>
                  <w:color w:val="2E74B5" w:themeColor="accent1" w:themeShade="BF"/>
                  <w:sz w:val="18"/>
                  <w:szCs w:val="18"/>
                </w:rPr>
                <w:t xml:space="preserve"> (AW)</w:t>
              </w:r>
            </w:ins>
          </w:p>
          <w:p w14:paraId="48BA0840" w14:textId="77777777" w:rsidR="005457B9" w:rsidRPr="00B010A8" w:rsidRDefault="005457B9" w:rsidP="005457B9">
            <w:pPr>
              <w:pStyle w:val="ListParagraph"/>
              <w:rPr>
                <w:rFonts w:ascii="Verdana" w:hAnsi="Verdana" w:cs="Arial"/>
                <w:color w:val="2E74B5" w:themeColor="accent1" w:themeShade="BF"/>
                <w:sz w:val="18"/>
                <w:szCs w:val="18"/>
              </w:rPr>
            </w:pPr>
          </w:p>
          <w:p w14:paraId="23DB64B4" w14:textId="011EBE36" w:rsidR="005457B9" w:rsidRPr="00B010A8" w:rsidDel="00B65DC7" w:rsidRDefault="005457B9" w:rsidP="00A624E4">
            <w:pPr>
              <w:pStyle w:val="steptext"/>
              <w:numPr>
                <w:ilvl w:val="0"/>
                <w:numId w:val="98"/>
              </w:numPr>
              <w:rPr>
                <w:del w:id="2338" w:author="Author"/>
                <w:rFonts w:ascii="Verdana" w:eastAsiaTheme="minorHAnsi" w:hAnsi="Verdana" w:cs="Arial"/>
                <w:color w:val="2E74B5" w:themeColor="accent1" w:themeShade="BF"/>
                <w:sz w:val="18"/>
                <w:szCs w:val="18"/>
              </w:rPr>
            </w:pPr>
            <w:del w:id="2339" w:author="Author">
              <w:r w:rsidRPr="00B010A8" w:rsidDel="00B65DC7">
                <w:rPr>
                  <w:rFonts w:ascii="Verdana" w:eastAsiaTheme="minorHAnsi" w:hAnsi="Verdana" w:cs="Arial"/>
                  <w:color w:val="2E74B5" w:themeColor="accent1" w:themeShade="BF"/>
                  <w:sz w:val="18"/>
                  <w:szCs w:val="18"/>
                </w:rPr>
                <w:delText>Fill in ‘Yes’ in column ‘Loaded into ASPEN?’ for the available values in the ASPEN dictionary</w:delText>
              </w:r>
            </w:del>
          </w:p>
          <w:p w14:paraId="32B324FC" w14:textId="77777777" w:rsidR="005457B9" w:rsidRPr="005457B9" w:rsidRDefault="005457B9">
            <w:pPr>
              <w:pStyle w:val="steptext"/>
              <w:rPr>
                <w:rFonts w:ascii="Verdana" w:eastAsiaTheme="minorHAnsi" w:hAnsi="Verdana" w:cs="Arial"/>
                <w:i/>
                <w:color w:val="000000" w:themeColor="text1"/>
                <w:sz w:val="18"/>
                <w:szCs w:val="18"/>
              </w:rPr>
            </w:pPr>
          </w:p>
        </w:tc>
        <w:tc>
          <w:tcPr>
            <w:tcW w:w="1418" w:type="dxa"/>
          </w:tcPr>
          <w:p w14:paraId="1D9E97FD" w14:textId="77777777" w:rsidR="00C06C40" w:rsidRPr="000F672E" w:rsidRDefault="00C06C40" w:rsidP="00311DC6">
            <w:pPr>
              <w:rPr>
                <w:rFonts w:cs="Arial"/>
                <w:b/>
                <w:color w:val="000000" w:themeColor="text1"/>
                <w:sz w:val="18"/>
                <w:szCs w:val="18"/>
                <w:lang w:val="en-US"/>
              </w:rPr>
            </w:pPr>
          </w:p>
        </w:tc>
        <w:tc>
          <w:tcPr>
            <w:tcW w:w="10938" w:type="dxa"/>
          </w:tcPr>
          <w:p w14:paraId="6839807A" w14:textId="77777777" w:rsidR="00C06C40" w:rsidRDefault="00C06C40" w:rsidP="00311DC6">
            <w:pPr>
              <w:rPr>
                <w:noProof/>
              </w:rPr>
            </w:pPr>
          </w:p>
        </w:tc>
      </w:tr>
      <w:tr w:rsidR="009F05BC" w:rsidRPr="005335B1" w14:paraId="0C7FAC50" w14:textId="77777777" w:rsidTr="00FA4F51">
        <w:trPr>
          <w:cantSplit/>
          <w:trHeight w:val="20"/>
        </w:trPr>
        <w:tc>
          <w:tcPr>
            <w:tcW w:w="1843" w:type="dxa"/>
          </w:tcPr>
          <w:p w14:paraId="5F66D5CB" w14:textId="48FE9C36" w:rsidR="009F05BC" w:rsidRDefault="00B35A95"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3.1.9</w:t>
            </w:r>
            <w:ins w:id="2340" w:author="Author">
              <w:r w:rsidR="003C6AFF">
                <w:rPr>
                  <w:rFonts w:ascii="Verdana" w:eastAsiaTheme="minorHAnsi" w:hAnsi="Verdana" w:cs="Arial"/>
                  <w:b/>
                  <w:color w:val="000000" w:themeColor="text1"/>
                  <w:sz w:val="18"/>
                  <w:szCs w:val="18"/>
                </w:rPr>
                <w:t>1</w:t>
              </w:r>
            </w:ins>
            <w:del w:id="2341" w:author="Author">
              <w:r w:rsidDel="003C6AFF">
                <w:rPr>
                  <w:rFonts w:ascii="Verdana" w:eastAsiaTheme="minorHAnsi" w:hAnsi="Verdana" w:cs="Arial"/>
                  <w:b/>
                  <w:color w:val="000000" w:themeColor="text1"/>
                  <w:sz w:val="18"/>
                  <w:szCs w:val="18"/>
                </w:rPr>
                <w:delText>0</w:delText>
              </w:r>
            </w:del>
            <w:r>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*Step applicable for all Iterations (1,2,3)</w:t>
            </w:r>
          </w:p>
        </w:tc>
        <w:tc>
          <w:tcPr>
            <w:tcW w:w="5103" w:type="dxa"/>
          </w:tcPr>
          <w:p w14:paraId="0724C370" w14:textId="32BEB57B" w:rsidR="00BC40E5" w:rsidRDefault="00BC40E5" w:rsidP="00BC40E5">
            <w:pPr>
              <w:pStyle w:val="steptext"/>
              <w:rPr>
                <w:rFonts w:ascii="Verdana" w:hAnsi="Verdana" w:cs="Arial"/>
                <w:color w:val="000000" w:themeColor="text1"/>
                <w:sz w:val="18"/>
                <w:szCs w:val="18"/>
              </w:rPr>
            </w:pPr>
            <w:del w:id="2342" w:author="Author">
              <w:r w:rsidRPr="00C32807" w:rsidDel="0051292B">
                <w:rPr>
                  <w:rFonts w:ascii="Verdana" w:eastAsiaTheme="minorHAnsi" w:hAnsi="Verdana" w:cs="Arial"/>
                  <w:color w:val="000000" w:themeColor="text1"/>
                  <w:sz w:val="18"/>
                  <w:szCs w:val="18"/>
                </w:rPr>
                <w:delText>Vlookup</w:delText>
              </w:r>
            </w:del>
            <w:ins w:id="2343" w:author="Author">
              <w:r w:rsidR="0051292B" w:rsidRPr="00C32807">
                <w:rPr>
                  <w:rFonts w:ascii="Verdana" w:eastAsiaTheme="minorHAnsi" w:hAnsi="Verdana" w:cs="Arial"/>
                  <w:color w:val="000000" w:themeColor="text1"/>
                  <w:sz w:val="18"/>
                  <w:szCs w:val="18"/>
                </w:rPr>
                <w:t>VLOOKUP</w:t>
              </w:r>
            </w:ins>
            <w:r w:rsidRPr="00C32807">
              <w:rPr>
                <w:rFonts w:ascii="Verdana" w:eastAsiaTheme="minorHAnsi" w:hAnsi="Verdana" w:cs="Arial"/>
                <w:color w:val="000000" w:themeColor="text1"/>
                <w:sz w:val="18"/>
                <w:szCs w:val="18"/>
              </w:rPr>
              <w:t xml:space="preserve"> in PO Dictionary</w:t>
            </w:r>
            <w:r w:rsidR="00C32807" w:rsidRPr="00C32807">
              <w:rPr>
                <w:rFonts w:ascii="Verdana" w:eastAsiaTheme="minorHAnsi" w:hAnsi="Verdana" w:cs="Arial"/>
                <w:color w:val="000000" w:themeColor="text1"/>
                <w:sz w:val="18"/>
                <w:szCs w:val="18"/>
              </w:rPr>
              <w:t xml:space="preserve"> Master</w:t>
            </w:r>
            <w:r w:rsidRPr="00C32807">
              <w:rPr>
                <w:rFonts w:ascii="Verdana" w:eastAsiaTheme="minorHAnsi" w:hAnsi="Verdana" w:cs="Arial"/>
                <w:color w:val="000000" w:themeColor="text1"/>
                <w:sz w:val="18"/>
                <w:szCs w:val="18"/>
              </w:rPr>
              <w:t xml:space="preserve"> to populate the column </w:t>
            </w:r>
            <w:r w:rsidRPr="00C32807">
              <w:rPr>
                <w:rFonts w:ascii="Verdana" w:hAnsi="Verdana" w:cs="Arial"/>
                <w:color w:val="000000" w:themeColor="text1"/>
                <w:sz w:val="18"/>
                <w:szCs w:val="18"/>
              </w:rPr>
              <w:t>‘PO Reportability’, ‘</w:t>
            </w:r>
            <w:r w:rsidR="00526550" w:rsidRPr="00C32807">
              <w:rPr>
                <w:rFonts w:ascii="Verdana" w:hAnsi="Verdana" w:cs="Arial"/>
                <w:color w:val="000000" w:themeColor="text1"/>
                <w:sz w:val="18"/>
                <w:szCs w:val="18"/>
              </w:rPr>
              <w:t xml:space="preserve">PO </w:t>
            </w:r>
            <w:r w:rsidRPr="00C32807">
              <w:rPr>
                <w:rFonts w:ascii="Verdana" w:hAnsi="Verdana" w:cs="Arial"/>
                <w:color w:val="000000" w:themeColor="text1"/>
                <w:sz w:val="18"/>
                <w:szCs w:val="18"/>
              </w:rPr>
              <w:t>Reason’, Spend Category’, ‘Spend Subcategory’, Nature of Payment’, ‘Product’, ‘Recipient’, ‘Recipient identification Type’, ‘Recipient ID’, ‘Recipient Name’, ‘PI Identification Type’, ‘PI Identifier’, ‘PI Name’, ‘Description of meeting/event’, ‘Event City’, ‘Event State’, ‘Event Country’, ‘AstraZeneca</w:t>
            </w:r>
            <w:r w:rsidRPr="00BC40E5">
              <w:rPr>
                <w:rFonts w:ascii="Verdana" w:hAnsi="Verdana" w:cs="Arial"/>
                <w:color w:val="000000" w:themeColor="text1"/>
                <w:sz w:val="18"/>
                <w:szCs w:val="18"/>
              </w:rPr>
              <w:t xml:space="preserve"> Engagement Owner’, ‘Study Code’, ‘Comments’</w:t>
            </w:r>
            <w:r>
              <w:rPr>
                <w:rFonts w:ascii="Verdana" w:hAnsi="Verdana" w:cs="Arial"/>
                <w:color w:val="000000" w:themeColor="text1"/>
                <w:sz w:val="18"/>
                <w:szCs w:val="18"/>
              </w:rPr>
              <w:t xml:space="preserve">. </w:t>
            </w:r>
          </w:p>
          <w:p w14:paraId="286A53D7" w14:textId="77777777" w:rsidR="00BC40E5" w:rsidRDefault="00BC40E5" w:rsidP="00BC40E5">
            <w:pPr>
              <w:pStyle w:val="steptext"/>
              <w:rPr>
                <w:rFonts w:ascii="Verdana" w:hAnsi="Verdana" w:cs="Arial"/>
                <w:color w:val="000000" w:themeColor="text1"/>
                <w:sz w:val="18"/>
                <w:szCs w:val="18"/>
              </w:rPr>
            </w:pPr>
          </w:p>
          <w:p w14:paraId="121F22C5" w14:textId="77777777" w:rsidR="009F05BC" w:rsidRDefault="00C32807" w:rsidP="00C62BF1">
            <w:pPr>
              <w:pStyle w:val="steptext"/>
              <w:numPr>
                <w:ilvl w:val="0"/>
                <w:numId w:val="100"/>
              </w:numPr>
              <w:rPr>
                <w:rFonts w:ascii="Verdana" w:eastAsiaTheme="minorHAnsi" w:hAnsi="Verdana" w:cs="Arial"/>
                <w:b/>
                <w:i/>
                <w:color w:val="000000" w:themeColor="text1"/>
                <w:sz w:val="18"/>
                <w:szCs w:val="18"/>
              </w:rPr>
            </w:pPr>
            <w:r>
              <w:rPr>
                <w:rFonts w:ascii="Verdana" w:hAnsi="Verdana" w:cs="Arial"/>
                <w:color w:val="000000" w:themeColor="text1"/>
                <w:sz w:val="18"/>
                <w:szCs w:val="18"/>
              </w:rPr>
              <w:t>Follow the p</w:t>
            </w:r>
            <w:r w:rsidR="00BC40E5">
              <w:rPr>
                <w:rFonts w:ascii="Verdana" w:hAnsi="Verdana" w:cs="Arial"/>
                <w:color w:val="000000" w:themeColor="text1"/>
                <w:sz w:val="18"/>
                <w:szCs w:val="18"/>
              </w:rPr>
              <w:t xml:space="preserve">rocess steps </w:t>
            </w:r>
            <w:r w:rsidR="00C62BF1">
              <w:rPr>
                <w:rFonts w:ascii="Verdana" w:hAnsi="Verdana" w:cs="Arial"/>
                <w:color w:val="000000" w:themeColor="text1"/>
                <w:sz w:val="18"/>
                <w:szCs w:val="18"/>
              </w:rPr>
              <w:t xml:space="preserve">captured </w:t>
            </w:r>
            <w:r w:rsidR="00BC40E5">
              <w:rPr>
                <w:rFonts w:ascii="Verdana" w:hAnsi="Verdana" w:cs="Arial"/>
                <w:color w:val="000000" w:themeColor="text1"/>
                <w:sz w:val="18"/>
                <w:szCs w:val="18"/>
              </w:rPr>
              <w:t xml:space="preserve">in the Design Document for NAM report </w:t>
            </w:r>
            <w:r w:rsidR="00BC40E5">
              <w:rPr>
                <w:rFonts w:ascii="Verdana" w:hAnsi="Verdana" w:cs="Arial"/>
                <w:sz w:val="18"/>
                <w:szCs w:val="18"/>
              </w:rPr>
              <w:t>3.1.8</w:t>
            </w:r>
            <w:r w:rsidR="00BC40E5" w:rsidRPr="00C532D7">
              <w:rPr>
                <w:rFonts w:ascii="Verdana" w:hAnsi="Verdana" w:cs="Arial"/>
                <w:sz w:val="18"/>
                <w:szCs w:val="18"/>
              </w:rPr>
              <w:t xml:space="preserve"> – 3.1.27</w:t>
            </w:r>
          </w:p>
        </w:tc>
        <w:tc>
          <w:tcPr>
            <w:tcW w:w="1418" w:type="dxa"/>
          </w:tcPr>
          <w:p w14:paraId="4F8593DE" w14:textId="77777777" w:rsidR="009F05BC" w:rsidRPr="000F672E" w:rsidRDefault="009F05BC" w:rsidP="00311DC6">
            <w:pPr>
              <w:rPr>
                <w:rFonts w:cs="Arial"/>
                <w:b/>
                <w:color w:val="000000" w:themeColor="text1"/>
                <w:sz w:val="18"/>
                <w:szCs w:val="18"/>
                <w:lang w:val="en-US"/>
              </w:rPr>
            </w:pPr>
          </w:p>
        </w:tc>
        <w:tc>
          <w:tcPr>
            <w:tcW w:w="10938" w:type="dxa"/>
          </w:tcPr>
          <w:p w14:paraId="52867D3F" w14:textId="77777777" w:rsidR="009F05BC" w:rsidRDefault="009F05BC" w:rsidP="00311DC6">
            <w:pPr>
              <w:rPr>
                <w:noProof/>
              </w:rPr>
            </w:pPr>
          </w:p>
        </w:tc>
      </w:tr>
      <w:tr w:rsidR="007167AD" w:rsidRPr="005335B1" w14:paraId="647B8C19" w14:textId="77777777" w:rsidTr="00FA4F51">
        <w:trPr>
          <w:cantSplit/>
          <w:trHeight w:val="20"/>
        </w:trPr>
        <w:tc>
          <w:tcPr>
            <w:tcW w:w="1843" w:type="dxa"/>
          </w:tcPr>
          <w:p w14:paraId="1902250C" w14:textId="6ABB95E3" w:rsidR="007167AD" w:rsidRDefault="007167AD"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3.1.9</w:t>
            </w:r>
            <w:ins w:id="2344" w:author="Author">
              <w:r w:rsidR="003C6AFF">
                <w:rPr>
                  <w:rFonts w:ascii="Verdana" w:eastAsiaTheme="minorHAnsi" w:hAnsi="Verdana" w:cs="Arial"/>
                  <w:b/>
                  <w:color w:val="000000" w:themeColor="text1"/>
                  <w:sz w:val="18"/>
                  <w:szCs w:val="18"/>
                </w:rPr>
                <w:t>2</w:t>
              </w:r>
            </w:ins>
            <w:del w:id="2345" w:author="Author">
              <w:r w:rsidDel="003C6AFF">
                <w:rPr>
                  <w:rFonts w:ascii="Verdana" w:eastAsiaTheme="minorHAnsi" w:hAnsi="Verdana" w:cs="Arial"/>
                  <w:b/>
                  <w:color w:val="000000" w:themeColor="text1"/>
                  <w:sz w:val="18"/>
                  <w:szCs w:val="18"/>
                </w:rPr>
                <w:delText>1</w:delText>
              </w:r>
            </w:del>
            <w:r>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*Step applicable for all Iterations (1,2,3)</w:t>
            </w:r>
          </w:p>
        </w:tc>
        <w:tc>
          <w:tcPr>
            <w:tcW w:w="5103" w:type="dxa"/>
          </w:tcPr>
          <w:p w14:paraId="025408BE" w14:textId="77777777" w:rsidR="00C62BF1" w:rsidRPr="00D21718" w:rsidRDefault="00C62BF1" w:rsidP="00C62BF1">
            <w:pPr>
              <w:rPr>
                <w:rFonts w:ascii="Verdana" w:hAnsi="Verdana" w:cs="Arial"/>
                <w:b/>
                <w:color w:val="000000" w:themeColor="text1"/>
                <w:sz w:val="18"/>
                <w:szCs w:val="18"/>
              </w:rPr>
            </w:pPr>
            <w:r w:rsidRPr="00D21718">
              <w:rPr>
                <w:rFonts w:ascii="Verdana" w:hAnsi="Verdana" w:cs="Arial"/>
                <w:b/>
                <w:color w:val="000000" w:themeColor="text1"/>
                <w:sz w:val="18"/>
                <w:szCs w:val="18"/>
              </w:rPr>
              <w:t>Populate column ‘</w:t>
            </w:r>
            <w:r>
              <w:rPr>
                <w:rFonts w:ascii="Verdana" w:hAnsi="Verdana" w:cs="Arial"/>
                <w:b/>
                <w:color w:val="000000" w:themeColor="text1"/>
                <w:sz w:val="18"/>
                <w:szCs w:val="18"/>
              </w:rPr>
              <w:t>GL</w:t>
            </w:r>
            <w:r w:rsidRPr="00D21718">
              <w:rPr>
                <w:rFonts w:ascii="Verdana" w:hAnsi="Verdana" w:cs="Arial"/>
                <w:b/>
                <w:color w:val="000000" w:themeColor="text1"/>
                <w:sz w:val="18"/>
                <w:szCs w:val="18"/>
              </w:rPr>
              <w:t xml:space="preserve"> Reportability’ from Global Template:</w:t>
            </w:r>
          </w:p>
          <w:p w14:paraId="6CE00A28" w14:textId="77777777" w:rsidR="00C62BF1" w:rsidRDefault="00C62BF1" w:rsidP="00C62BF1">
            <w:pPr>
              <w:rPr>
                <w:rFonts w:ascii="Verdana" w:hAnsi="Verdana" w:cs="Arial"/>
                <w:color w:val="000000" w:themeColor="text1"/>
                <w:sz w:val="18"/>
                <w:szCs w:val="18"/>
              </w:rPr>
            </w:pPr>
          </w:p>
          <w:p w14:paraId="43B572C8" w14:textId="137592D9" w:rsidR="00B65DC7" w:rsidRPr="00A624E4" w:rsidRDefault="00C62BF1">
            <w:pPr>
              <w:pStyle w:val="ListParagraph"/>
              <w:numPr>
                <w:ilvl w:val="0"/>
                <w:numId w:val="101"/>
              </w:numPr>
              <w:rPr>
                <w:rFonts w:ascii="Verdana" w:hAnsi="Verdana" w:cs="Arial"/>
                <w:color w:val="000000" w:themeColor="text1"/>
                <w:sz w:val="18"/>
                <w:szCs w:val="18"/>
                <w:rPrChange w:id="2346" w:author="Author">
                  <w:rPr/>
                </w:rPrChange>
              </w:rPr>
            </w:pPr>
            <w:r w:rsidRPr="00C62BF1">
              <w:rPr>
                <w:rFonts w:ascii="Verdana" w:hAnsi="Verdana" w:cs="Arial"/>
                <w:color w:val="000000" w:themeColor="text1"/>
                <w:sz w:val="18"/>
                <w:szCs w:val="18"/>
              </w:rPr>
              <w:t>Covert the ‘GL Account number’ column from CSR report to number</w:t>
            </w:r>
          </w:p>
          <w:p w14:paraId="1A72278B" w14:textId="77777777" w:rsidR="00C62BF1" w:rsidRPr="00D21718" w:rsidRDefault="00C62BF1" w:rsidP="00C62BF1">
            <w:pPr>
              <w:pStyle w:val="steptext"/>
              <w:rPr>
                <w:rFonts w:ascii="Verdana" w:eastAsiaTheme="minorHAnsi" w:hAnsi="Verdana" w:cs="Arial"/>
                <w:color w:val="000000" w:themeColor="text1"/>
                <w:sz w:val="18"/>
                <w:szCs w:val="18"/>
              </w:rPr>
            </w:pPr>
          </w:p>
          <w:p w14:paraId="2863BE4A" w14:textId="5B4BFC84" w:rsidR="00C62BF1" w:rsidRPr="00D21718" w:rsidRDefault="00C62BF1" w:rsidP="00C62BF1">
            <w:pPr>
              <w:pStyle w:val="steptext"/>
              <w:numPr>
                <w:ilvl w:val="0"/>
                <w:numId w:val="101"/>
              </w:numPr>
              <w:rPr>
                <w:rFonts w:ascii="Verdana" w:eastAsiaTheme="minorHAnsi" w:hAnsi="Verdana" w:cs="Arial"/>
                <w:color w:val="000000" w:themeColor="text1"/>
                <w:sz w:val="18"/>
                <w:szCs w:val="18"/>
              </w:rPr>
            </w:pPr>
            <w:r w:rsidRPr="00D21718">
              <w:rPr>
                <w:rFonts w:ascii="Verdana" w:eastAsiaTheme="minorHAnsi" w:hAnsi="Verdana" w:cs="Arial"/>
                <w:color w:val="000000" w:themeColor="text1"/>
                <w:sz w:val="18"/>
                <w:szCs w:val="18"/>
                <w:lang w:val="en-AU"/>
              </w:rPr>
              <w:t xml:space="preserve">Go to </w:t>
            </w:r>
            <w:r w:rsidRPr="00D21718">
              <w:rPr>
                <w:rFonts w:ascii="Verdana" w:eastAsiaTheme="minorHAnsi" w:hAnsi="Verdana" w:cs="Arial"/>
                <w:color w:val="000000" w:themeColor="text1"/>
                <w:sz w:val="18"/>
                <w:szCs w:val="18"/>
              </w:rPr>
              <w:t>shared path folder using link</w:t>
            </w:r>
            <w:ins w:id="2347" w:author="Author">
              <w:r w:rsidR="000C2C1B">
                <w:rPr>
                  <w:rFonts w:ascii="Verdana" w:eastAsiaTheme="minorHAnsi" w:hAnsi="Verdana" w:cs="Arial"/>
                  <w:color w:val="000000" w:themeColor="text1"/>
                  <w:sz w:val="18"/>
                  <w:szCs w:val="18"/>
                </w:rPr>
                <w:t xml:space="preserve"> </w:t>
              </w:r>
              <w:r w:rsidR="000C2C1B">
                <w:rPr>
                  <w:rFonts w:ascii="Verdana" w:eastAsiaTheme="minorHAnsi" w:hAnsi="Verdana" w:cs="Arial"/>
                  <w:color w:val="2E74B5" w:themeColor="accent1" w:themeShade="BF"/>
                  <w:sz w:val="18"/>
                  <w:szCs w:val="18"/>
                </w:rPr>
                <w:fldChar w:fldCharType="begin"/>
              </w:r>
              <w:r w:rsidR="000C2C1B">
                <w:rPr>
                  <w:rFonts w:ascii="Verdana" w:eastAsiaTheme="minorHAnsi" w:hAnsi="Verdana" w:cs="Arial"/>
                  <w:color w:val="2E74B5" w:themeColor="accent1" w:themeShade="BF"/>
                  <w:sz w:val="18"/>
                  <w:szCs w:val="18"/>
                </w:rPr>
                <w:instrText xml:space="preserve"> HYPERLINK "</w:instrText>
              </w:r>
              <w:r w:rsidR="000C2C1B" w:rsidRPr="0044109C">
                <w:rPr>
                  <w:rFonts w:ascii="Verdana" w:eastAsiaTheme="minorHAnsi" w:hAnsi="Verdana" w:cs="Arial"/>
                  <w:color w:val="2E74B5" w:themeColor="accent1" w:themeShade="BF"/>
                  <w:sz w:val="18"/>
                  <w:szCs w:val="18"/>
                </w:rPr>
                <w:instrText>\\\\seskcifssvm01\\GPT_RPA\\Dictionaries</w:instrText>
              </w:r>
              <w:r w:rsidR="000C2C1B">
                <w:rPr>
                  <w:rFonts w:ascii="Verdana" w:eastAsiaTheme="minorHAnsi" w:hAnsi="Verdana" w:cs="Arial"/>
                  <w:color w:val="2E74B5" w:themeColor="accent1" w:themeShade="BF"/>
                  <w:sz w:val="18"/>
                  <w:szCs w:val="18"/>
                </w:rPr>
                <w:instrText xml:space="preserve">" </w:instrText>
              </w:r>
              <w:r w:rsidR="000C2C1B">
                <w:rPr>
                  <w:rFonts w:ascii="Verdana" w:eastAsiaTheme="minorHAnsi" w:hAnsi="Verdana" w:cs="Arial"/>
                  <w:color w:val="2E74B5" w:themeColor="accent1" w:themeShade="BF"/>
                  <w:sz w:val="18"/>
                  <w:szCs w:val="18"/>
                </w:rPr>
                <w:fldChar w:fldCharType="separate"/>
              </w:r>
              <w:r w:rsidR="000C2C1B" w:rsidRPr="00CC478C">
                <w:rPr>
                  <w:rStyle w:val="Hyperlink"/>
                  <w:rFonts w:ascii="Verdana" w:eastAsiaTheme="minorHAnsi" w:hAnsi="Verdana" w:cs="Arial"/>
                  <w:sz w:val="18"/>
                  <w:szCs w:val="18"/>
                </w:rPr>
                <w:t>\\seskcifssvm01\GPT_RPA\Dictionaries</w:t>
              </w:r>
              <w:r w:rsidR="000C2C1B">
                <w:rPr>
                  <w:rFonts w:ascii="Verdana" w:eastAsiaTheme="minorHAnsi" w:hAnsi="Verdana" w:cs="Arial"/>
                  <w:color w:val="2E74B5" w:themeColor="accent1" w:themeShade="BF"/>
                  <w:sz w:val="18"/>
                  <w:szCs w:val="18"/>
                </w:rPr>
                <w:fldChar w:fldCharType="end"/>
              </w:r>
            </w:ins>
            <w:r w:rsidRPr="00D21718">
              <w:rPr>
                <w:rFonts w:ascii="Verdana" w:eastAsiaTheme="minorHAnsi" w:hAnsi="Verdana" w:cs="Arial"/>
                <w:color w:val="000000" w:themeColor="text1"/>
                <w:sz w:val="18"/>
                <w:szCs w:val="18"/>
              </w:rPr>
              <w:t xml:space="preserve"> to download and open the ‘GL Dictionary’ file</w:t>
            </w:r>
          </w:p>
          <w:p w14:paraId="1587D89B" w14:textId="77777777" w:rsidR="00C62BF1" w:rsidRPr="00D21718" w:rsidRDefault="00C62BF1" w:rsidP="00C62BF1">
            <w:pPr>
              <w:pStyle w:val="steptext"/>
              <w:ind w:left="720"/>
              <w:rPr>
                <w:rFonts w:ascii="Verdana" w:eastAsiaTheme="minorHAnsi" w:hAnsi="Verdana" w:cs="Arial"/>
                <w:color w:val="000000" w:themeColor="text1"/>
                <w:sz w:val="18"/>
                <w:szCs w:val="18"/>
              </w:rPr>
            </w:pPr>
          </w:p>
          <w:p w14:paraId="72216745" w14:textId="77777777" w:rsidR="00B56699" w:rsidRPr="00564811" w:rsidRDefault="00B56699" w:rsidP="00B56699">
            <w:pPr>
              <w:pStyle w:val="steptext"/>
              <w:ind w:left="720"/>
              <w:rPr>
                <w:ins w:id="2348" w:author="Author"/>
                <w:rFonts w:ascii="Verdana" w:hAnsi="Verdana" w:cs="Arial"/>
                <w:b/>
                <w:sz w:val="18"/>
                <w:szCs w:val="18"/>
              </w:rPr>
            </w:pPr>
            <w:ins w:id="2349" w:author="Author">
              <w:r w:rsidRPr="00564811">
                <w:rPr>
                  <w:rFonts w:ascii="Verdana" w:hAnsi="Verdana" w:cs="Arial"/>
                  <w:b/>
                  <w:sz w:val="18"/>
                  <w:szCs w:val="18"/>
                </w:rPr>
                <w:t xml:space="preserve">IF </w:t>
              </w:r>
              <w:r w:rsidRPr="00564811">
                <w:rPr>
                  <w:rFonts w:ascii="Verdana" w:hAnsi="Verdana" w:cs="Arial"/>
                  <w:sz w:val="18"/>
                  <w:szCs w:val="18"/>
                </w:rPr>
                <w:t>file is prepared for Iteration 1(AMERICAS)</w:t>
              </w:r>
            </w:ins>
          </w:p>
          <w:p w14:paraId="0683AF17" w14:textId="77777777" w:rsidR="00B56699" w:rsidRPr="00564811" w:rsidRDefault="00B56699" w:rsidP="00B56699">
            <w:pPr>
              <w:pStyle w:val="steptext"/>
              <w:ind w:left="720"/>
              <w:rPr>
                <w:ins w:id="2350" w:author="Author"/>
                <w:rFonts w:ascii="Verdana" w:hAnsi="Verdana" w:cs="Arial"/>
                <w:b/>
                <w:sz w:val="18"/>
                <w:szCs w:val="18"/>
              </w:rPr>
            </w:pPr>
            <w:ins w:id="2351" w:author="Author">
              <w:r w:rsidRPr="00564811">
                <w:rPr>
                  <w:rFonts w:ascii="Verdana" w:hAnsi="Verdana" w:cs="Arial"/>
                  <w:b/>
                  <w:sz w:val="18"/>
                  <w:szCs w:val="18"/>
                </w:rPr>
                <w:t xml:space="preserve">THEN </w:t>
              </w:r>
              <w:r w:rsidRPr="00564811">
                <w:rPr>
                  <w:rFonts w:ascii="Verdana" w:hAnsi="Verdana" w:cs="Arial"/>
                  <w:sz w:val="18"/>
                  <w:szCs w:val="18"/>
                </w:rPr>
                <w:t xml:space="preserve">the vlookup will be performed in column D </w:t>
              </w:r>
              <w:r w:rsidRPr="00BB0D7F">
                <w:rPr>
                  <w:rFonts w:ascii="Verdana" w:hAnsi="Verdana" w:cs="Arial"/>
                  <w:sz w:val="18"/>
                  <w:szCs w:val="18"/>
                </w:rPr>
                <w:t>Iteration 1 - US Recipient</w:t>
              </w:r>
            </w:ins>
          </w:p>
          <w:p w14:paraId="04E0C3ED" w14:textId="77777777" w:rsidR="00B56699" w:rsidRPr="00564811" w:rsidRDefault="00B56699" w:rsidP="00B56699">
            <w:pPr>
              <w:pStyle w:val="steptext"/>
              <w:ind w:left="720"/>
              <w:rPr>
                <w:ins w:id="2352" w:author="Author"/>
                <w:rFonts w:ascii="Verdana" w:hAnsi="Verdana" w:cs="Arial"/>
                <w:b/>
                <w:sz w:val="18"/>
                <w:szCs w:val="18"/>
              </w:rPr>
            </w:pPr>
          </w:p>
          <w:p w14:paraId="3DC901E9" w14:textId="77777777" w:rsidR="00B56699" w:rsidRPr="00564811" w:rsidRDefault="00B56699" w:rsidP="00B56699">
            <w:pPr>
              <w:pStyle w:val="steptext"/>
              <w:ind w:left="720"/>
              <w:rPr>
                <w:ins w:id="2353" w:author="Author"/>
                <w:rFonts w:ascii="Verdana" w:hAnsi="Verdana" w:cs="Arial"/>
                <w:b/>
                <w:sz w:val="18"/>
                <w:szCs w:val="18"/>
              </w:rPr>
            </w:pPr>
            <w:ins w:id="2354" w:author="Author">
              <w:r w:rsidRPr="00564811">
                <w:rPr>
                  <w:rFonts w:ascii="Verdana" w:hAnsi="Verdana" w:cs="Arial"/>
                  <w:b/>
                  <w:sz w:val="18"/>
                  <w:szCs w:val="18"/>
                </w:rPr>
                <w:t xml:space="preserve">IF </w:t>
              </w:r>
              <w:r w:rsidRPr="00564811">
                <w:rPr>
                  <w:rFonts w:ascii="Verdana" w:hAnsi="Verdana" w:cs="Arial"/>
                  <w:sz w:val="18"/>
                  <w:szCs w:val="18"/>
                </w:rPr>
                <w:t>file is prepared for Iteration 2 (EMEA)</w:t>
              </w:r>
            </w:ins>
          </w:p>
          <w:p w14:paraId="635B24EE" w14:textId="77777777" w:rsidR="00B56699" w:rsidRPr="00564811" w:rsidRDefault="00B56699" w:rsidP="00B56699">
            <w:pPr>
              <w:pStyle w:val="steptext"/>
              <w:ind w:left="720"/>
              <w:rPr>
                <w:ins w:id="2355" w:author="Author"/>
                <w:rFonts w:ascii="Verdana" w:hAnsi="Verdana" w:cs="Arial"/>
                <w:b/>
                <w:sz w:val="18"/>
                <w:szCs w:val="18"/>
              </w:rPr>
            </w:pPr>
            <w:ins w:id="2356" w:author="Author">
              <w:r w:rsidRPr="00564811">
                <w:rPr>
                  <w:rFonts w:ascii="Verdana" w:hAnsi="Verdana" w:cs="Arial"/>
                  <w:b/>
                  <w:sz w:val="18"/>
                  <w:szCs w:val="18"/>
                </w:rPr>
                <w:t xml:space="preserve">THEN </w:t>
              </w:r>
              <w:r w:rsidRPr="00564811">
                <w:rPr>
                  <w:rFonts w:ascii="Verdana" w:hAnsi="Verdana" w:cs="Arial"/>
                  <w:sz w:val="18"/>
                  <w:szCs w:val="18"/>
                </w:rPr>
                <w:t xml:space="preserve">the vlookup will be performed in column C </w:t>
              </w:r>
              <w:r w:rsidRPr="00BB0D7F">
                <w:rPr>
                  <w:rFonts w:ascii="Verdana" w:hAnsi="Verdana" w:cs="Arial"/>
                  <w:sz w:val="18"/>
                  <w:szCs w:val="18"/>
                </w:rPr>
                <w:t>Iteration 2 - EMEA Recipient</w:t>
              </w:r>
            </w:ins>
          </w:p>
          <w:p w14:paraId="3AA49DC5" w14:textId="77777777" w:rsidR="00B56699" w:rsidRPr="00564811" w:rsidRDefault="00B56699" w:rsidP="00B56699">
            <w:pPr>
              <w:pStyle w:val="steptext"/>
              <w:ind w:left="720"/>
              <w:rPr>
                <w:ins w:id="2357" w:author="Author"/>
                <w:rFonts w:ascii="Verdana" w:hAnsi="Verdana" w:cs="Arial"/>
                <w:b/>
                <w:sz w:val="18"/>
                <w:szCs w:val="18"/>
              </w:rPr>
            </w:pPr>
          </w:p>
          <w:p w14:paraId="58456A34" w14:textId="77777777" w:rsidR="00B56699" w:rsidRPr="00564811" w:rsidRDefault="00B56699" w:rsidP="00B56699">
            <w:pPr>
              <w:pStyle w:val="steptext"/>
              <w:ind w:left="720"/>
              <w:rPr>
                <w:ins w:id="2358" w:author="Author"/>
                <w:rFonts w:ascii="Verdana" w:hAnsi="Verdana" w:cs="Arial"/>
                <w:b/>
                <w:sz w:val="18"/>
                <w:szCs w:val="18"/>
              </w:rPr>
            </w:pPr>
            <w:ins w:id="2359" w:author="Author">
              <w:r w:rsidRPr="00564811">
                <w:rPr>
                  <w:rFonts w:ascii="Verdana" w:hAnsi="Verdana" w:cs="Arial"/>
                  <w:b/>
                  <w:sz w:val="18"/>
                  <w:szCs w:val="18"/>
                </w:rPr>
                <w:t xml:space="preserve">IF </w:t>
              </w:r>
              <w:r w:rsidRPr="00564811">
                <w:rPr>
                  <w:rFonts w:ascii="Verdana" w:hAnsi="Verdana" w:cs="Arial"/>
                  <w:sz w:val="18"/>
                  <w:szCs w:val="18"/>
                </w:rPr>
                <w:t>file is prepared for Iteration 3 (ASIAPAC)</w:t>
              </w:r>
            </w:ins>
          </w:p>
          <w:p w14:paraId="7A082C59" w14:textId="77777777" w:rsidR="00B56699" w:rsidRPr="00564811" w:rsidRDefault="00B56699" w:rsidP="00B56699">
            <w:pPr>
              <w:pStyle w:val="steptext"/>
              <w:ind w:left="720"/>
              <w:rPr>
                <w:ins w:id="2360" w:author="Author"/>
                <w:rFonts w:ascii="Verdana" w:hAnsi="Verdana" w:cs="Arial"/>
                <w:b/>
                <w:sz w:val="18"/>
                <w:szCs w:val="18"/>
              </w:rPr>
            </w:pPr>
            <w:ins w:id="2361" w:author="Author">
              <w:r w:rsidRPr="00564811">
                <w:rPr>
                  <w:rFonts w:ascii="Verdana" w:hAnsi="Verdana" w:cs="Arial"/>
                  <w:b/>
                  <w:sz w:val="18"/>
                  <w:szCs w:val="18"/>
                </w:rPr>
                <w:t xml:space="preserve">THEN </w:t>
              </w:r>
              <w:r w:rsidRPr="00564811">
                <w:rPr>
                  <w:rFonts w:ascii="Verdana" w:hAnsi="Verdana" w:cs="Arial"/>
                  <w:sz w:val="18"/>
                  <w:szCs w:val="18"/>
                </w:rPr>
                <w:t xml:space="preserve">the vlookup will be performed in column E </w:t>
              </w:r>
              <w:r w:rsidRPr="00BB0D7F">
                <w:rPr>
                  <w:rFonts w:ascii="Verdana" w:hAnsi="Verdana" w:cs="Arial"/>
                  <w:sz w:val="18"/>
                  <w:szCs w:val="18"/>
                </w:rPr>
                <w:t>Iteration 3 - ASP Recipient</w:t>
              </w:r>
            </w:ins>
          </w:p>
          <w:p w14:paraId="269A3BE8" w14:textId="77777777" w:rsidR="00B56699" w:rsidRPr="00A76221" w:rsidRDefault="00B56699" w:rsidP="00B56699">
            <w:pPr>
              <w:pStyle w:val="steptext"/>
              <w:ind w:left="720"/>
              <w:rPr>
                <w:ins w:id="2362" w:author="Author"/>
                <w:rFonts w:ascii="Verdana" w:hAnsi="Verdana" w:cs="Arial"/>
                <w:b/>
                <w:color w:val="000000" w:themeColor="text1"/>
                <w:sz w:val="18"/>
                <w:szCs w:val="18"/>
              </w:rPr>
            </w:pPr>
          </w:p>
          <w:p w14:paraId="05F90A94" w14:textId="77777777" w:rsidR="00B56699" w:rsidRDefault="00B56699" w:rsidP="00B56699">
            <w:pPr>
              <w:rPr>
                <w:ins w:id="2363" w:author="Author"/>
                <w:rFonts w:ascii="Verdana" w:hAnsi="Verdana" w:cs="Arial"/>
                <w:color w:val="FF0000"/>
                <w:sz w:val="18"/>
                <w:szCs w:val="18"/>
              </w:rPr>
            </w:pPr>
            <w:ins w:id="2364" w:author="Author">
              <w:r w:rsidRPr="00727A8C">
                <w:rPr>
                  <w:rFonts w:ascii="Verdana" w:hAnsi="Verdana" w:cs="Arial"/>
                  <w:color w:val="FF0000"/>
                  <w:sz w:val="18"/>
                  <w:szCs w:val="18"/>
                </w:rPr>
                <w:t>Updated</w:t>
              </w:r>
              <w:r>
                <w:rPr>
                  <w:rFonts w:ascii="Verdana" w:hAnsi="Verdana" w:cs="Arial"/>
                  <w:color w:val="FF0000"/>
                  <w:sz w:val="18"/>
                  <w:szCs w:val="18"/>
                </w:rPr>
                <w:t xml:space="preserve"> the </w:t>
              </w:r>
              <w:r w:rsidRPr="00727A8C">
                <w:rPr>
                  <w:rFonts w:ascii="Verdana" w:hAnsi="Verdana" w:cs="Arial"/>
                  <w:color w:val="FF0000"/>
                  <w:sz w:val="18"/>
                  <w:szCs w:val="18"/>
                </w:rPr>
                <w:t>columns name</w:t>
              </w:r>
              <w:r>
                <w:rPr>
                  <w:rFonts w:ascii="Verdana" w:hAnsi="Verdana" w:cs="Arial"/>
                  <w:color w:val="FF0000"/>
                  <w:sz w:val="18"/>
                  <w:szCs w:val="18"/>
                </w:rPr>
                <w:t>s as per</w:t>
              </w:r>
              <w:r w:rsidRPr="00727A8C">
                <w:rPr>
                  <w:rFonts w:ascii="Verdana" w:hAnsi="Verdana" w:cs="Arial"/>
                  <w:color w:val="FF0000"/>
                  <w:sz w:val="18"/>
                  <w:szCs w:val="18"/>
                </w:rPr>
                <w:t xml:space="preserve"> the </w:t>
              </w:r>
              <w:r>
                <w:rPr>
                  <w:rFonts w:ascii="Verdana" w:hAnsi="Verdana" w:cs="Arial"/>
                  <w:color w:val="FF0000"/>
                  <w:sz w:val="18"/>
                  <w:szCs w:val="18"/>
                </w:rPr>
                <w:t xml:space="preserve">GL </w:t>
              </w:r>
              <w:r w:rsidRPr="00727A8C">
                <w:rPr>
                  <w:rFonts w:ascii="Verdana" w:hAnsi="Verdana" w:cs="Arial"/>
                  <w:color w:val="FF0000"/>
                  <w:sz w:val="18"/>
                  <w:szCs w:val="18"/>
                </w:rPr>
                <w:t>Dictionary</w:t>
              </w:r>
            </w:ins>
          </w:p>
          <w:p w14:paraId="3E177455" w14:textId="77777777" w:rsidR="00B56699" w:rsidRDefault="00B56699" w:rsidP="00B56699">
            <w:pPr>
              <w:rPr>
                <w:ins w:id="2365" w:author="Author"/>
                <w:rFonts w:ascii="Verdana" w:hAnsi="Verdana" w:cs="Arial"/>
                <w:color w:val="FF0000"/>
                <w:sz w:val="18"/>
                <w:szCs w:val="18"/>
              </w:rPr>
            </w:pPr>
            <w:ins w:id="2366" w:author="Author">
              <w:r>
                <w:rPr>
                  <w:rFonts w:ascii="Verdana" w:hAnsi="Verdana" w:cs="Arial"/>
                  <w:color w:val="FF0000"/>
                  <w:sz w:val="18"/>
                  <w:szCs w:val="18"/>
                </w:rPr>
                <w:t xml:space="preserve"> in 08/07/2019 </w:t>
              </w:r>
              <w:r w:rsidRPr="00727A8C">
                <w:rPr>
                  <w:rFonts w:ascii="Verdana" w:hAnsi="Verdana" w:cs="Arial"/>
                  <w:color w:val="FF0000"/>
                  <w:sz w:val="18"/>
                  <w:szCs w:val="18"/>
                </w:rPr>
                <w:t xml:space="preserve"> </w:t>
              </w:r>
            </w:ins>
          </w:p>
          <w:p w14:paraId="178D5CDF" w14:textId="07E74E21" w:rsidR="00C62BF1" w:rsidRPr="00564811" w:rsidDel="00B56699" w:rsidRDefault="00C62BF1" w:rsidP="00C62BF1">
            <w:pPr>
              <w:pStyle w:val="steptext"/>
              <w:ind w:left="720"/>
              <w:rPr>
                <w:del w:id="2367" w:author="Author"/>
                <w:rFonts w:ascii="Verdana" w:hAnsi="Verdana" w:cs="Arial"/>
                <w:b/>
                <w:sz w:val="18"/>
                <w:szCs w:val="18"/>
              </w:rPr>
            </w:pPr>
            <w:del w:id="2368" w:author="Author">
              <w:r w:rsidRPr="00564811" w:rsidDel="00B56699">
                <w:rPr>
                  <w:rFonts w:ascii="Verdana" w:hAnsi="Verdana" w:cs="Arial"/>
                  <w:b/>
                  <w:sz w:val="18"/>
                  <w:szCs w:val="18"/>
                </w:rPr>
                <w:delText xml:space="preserve">IF </w:delText>
              </w:r>
              <w:r w:rsidRPr="00564811" w:rsidDel="00B56699">
                <w:rPr>
                  <w:rFonts w:ascii="Verdana" w:hAnsi="Verdana" w:cs="Arial"/>
                  <w:sz w:val="18"/>
                  <w:szCs w:val="18"/>
                </w:rPr>
                <w:delText>file is prepared for Iteration 1(AMERICAS)</w:delText>
              </w:r>
            </w:del>
          </w:p>
          <w:p w14:paraId="25309115" w14:textId="5072A400" w:rsidR="00C62BF1" w:rsidRPr="00564811" w:rsidDel="00B56699" w:rsidRDefault="00C62BF1" w:rsidP="00C62BF1">
            <w:pPr>
              <w:pStyle w:val="steptext"/>
              <w:ind w:left="720"/>
              <w:rPr>
                <w:del w:id="2369" w:author="Author"/>
                <w:rFonts w:ascii="Verdana" w:hAnsi="Verdana" w:cs="Arial"/>
                <w:b/>
                <w:sz w:val="18"/>
                <w:szCs w:val="18"/>
              </w:rPr>
            </w:pPr>
            <w:del w:id="2370" w:author="Author">
              <w:r w:rsidRPr="00564811" w:rsidDel="00B56699">
                <w:rPr>
                  <w:rFonts w:ascii="Verdana" w:hAnsi="Verdana" w:cs="Arial"/>
                  <w:b/>
                  <w:sz w:val="18"/>
                  <w:szCs w:val="18"/>
                </w:rPr>
                <w:delText xml:space="preserve">THEN </w:delText>
              </w:r>
              <w:r w:rsidRPr="00564811" w:rsidDel="00B56699">
                <w:rPr>
                  <w:rFonts w:ascii="Verdana" w:hAnsi="Verdana" w:cs="Arial"/>
                  <w:sz w:val="18"/>
                  <w:szCs w:val="18"/>
                </w:rPr>
                <w:delText>the vlookup will be performed in column D (‘Iteration 1)</w:delText>
              </w:r>
            </w:del>
          </w:p>
          <w:p w14:paraId="533AA3B3" w14:textId="590A7D46" w:rsidR="00C62BF1" w:rsidRPr="00564811" w:rsidDel="00B56699" w:rsidRDefault="00C62BF1" w:rsidP="00C62BF1">
            <w:pPr>
              <w:pStyle w:val="steptext"/>
              <w:ind w:left="720"/>
              <w:rPr>
                <w:del w:id="2371" w:author="Author"/>
                <w:rFonts w:ascii="Verdana" w:hAnsi="Verdana" w:cs="Arial"/>
                <w:b/>
                <w:sz w:val="18"/>
                <w:szCs w:val="18"/>
              </w:rPr>
            </w:pPr>
          </w:p>
          <w:p w14:paraId="0BA6F866" w14:textId="27D6E13E" w:rsidR="00C62BF1" w:rsidRPr="00564811" w:rsidDel="00B56699" w:rsidRDefault="00C62BF1" w:rsidP="00C62BF1">
            <w:pPr>
              <w:pStyle w:val="steptext"/>
              <w:ind w:left="720"/>
              <w:rPr>
                <w:del w:id="2372" w:author="Author"/>
                <w:rFonts w:ascii="Verdana" w:hAnsi="Verdana" w:cs="Arial"/>
                <w:b/>
                <w:sz w:val="18"/>
                <w:szCs w:val="18"/>
              </w:rPr>
            </w:pPr>
            <w:del w:id="2373" w:author="Author">
              <w:r w:rsidRPr="00564811" w:rsidDel="00B56699">
                <w:rPr>
                  <w:rFonts w:ascii="Verdana" w:hAnsi="Verdana" w:cs="Arial"/>
                  <w:b/>
                  <w:sz w:val="18"/>
                  <w:szCs w:val="18"/>
                </w:rPr>
                <w:delText xml:space="preserve">IF </w:delText>
              </w:r>
              <w:r w:rsidRPr="00564811" w:rsidDel="00B56699">
                <w:rPr>
                  <w:rFonts w:ascii="Verdana" w:hAnsi="Verdana" w:cs="Arial"/>
                  <w:sz w:val="18"/>
                  <w:szCs w:val="18"/>
                </w:rPr>
                <w:delText>file is prepared for Iteration 2 (EMEA)</w:delText>
              </w:r>
            </w:del>
          </w:p>
          <w:p w14:paraId="1F9429E3" w14:textId="1551DD9B" w:rsidR="00C62BF1" w:rsidRPr="00564811" w:rsidDel="00B56699" w:rsidRDefault="00C62BF1" w:rsidP="00C62BF1">
            <w:pPr>
              <w:pStyle w:val="steptext"/>
              <w:ind w:left="720"/>
              <w:rPr>
                <w:del w:id="2374" w:author="Author"/>
                <w:rFonts w:ascii="Verdana" w:hAnsi="Verdana" w:cs="Arial"/>
                <w:b/>
                <w:sz w:val="18"/>
                <w:szCs w:val="18"/>
              </w:rPr>
            </w:pPr>
            <w:del w:id="2375" w:author="Author">
              <w:r w:rsidRPr="00564811" w:rsidDel="00B56699">
                <w:rPr>
                  <w:rFonts w:ascii="Verdana" w:hAnsi="Verdana" w:cs="Arial"/>
                  <w:b/>
                  <w:sz w:val="18"/>
                  <w:szCs w:val="18"/>
                </w:rPr>
                <w:delText xml:space="preserve">THEN </w:delText>
              </w:r>
              <w:r w:rsidRPr="00564811" w:rsidDel="00B56699">
                <w:rPr>
                  <w:rFonts w:ascii="Verdana" w:hAnsi="Verdana" w:cs="Arial"/>
                  <w:sz w:val="18"/>
                  <w:szCs w:val="18"/>
                </w:rPr>
                <w:delText>the vlookup will be performed in column C (‘Iteration 2’)</w:delText>
              </w:r>
            </w:del>
          </w:p>
          <w:p w14:paraId="1217B239" w14:textId="00AF3105" w:rsidR="00C62BF1" w:rsidRPr="00564811" w:rsidDel="00B56699" w:rsidRDefault="00C62BF1" w:rsidP="00C62BF1">
            <w:pPr>
              <w:pStyle w:val="steptext"/>
              <w:ind w:left="720"/>
              <w:rPr>
                <w:del w:id="2376" w:author="Author"/>
                <w:rFonts w:ascii="Verdana" w:hAnsi="Verdana" w:cs="Arial"/>
                <w:b/>
                <w:sz w:val="18"/>
                <w:szCs w:val="18"/>
              </w:rPr>
            </w:pPr>
          </w:p>
          <w:p w14:paraId="321CF67F" w14:textId="521D4160" w:rsidR="00C62BF1" w:rsidRPr="00564811" w:rsidDel="00B56699" w:rsidRDefault="00C62BF1" w:rsidP="00C62BF1">
            <w:pPr>
              <w:pStyle w:val="steptext"/>
              <w:ind w:left="720"/>
              <w:rPr>
                <w:del w:id="2377" w:author="Author"/>
                <w:rFonts w:ascii="Verdana" w:hAnsi="Verdana" w:cs="Arial"/>
                <w:b/>
                <w:sz w:val="18"/>
                <w:szCs w:val="18"/>
              </w:rPr>
            </w:pPr>
            <w:del w:id="2378" w:author="Author">
              <w:r w:rsidRPr="00564811" w:rsidDel="00B56699">
                <w:rPr>
                  <w:rFonts w:ascii="Verdana" w:hAnsi="Verdana" w:cs="Arial"/>
                  <w:b/>
                  <w:sz w:val="18"/>
                  <w:szCs w:val="18"/>
                </w:rPr>
                <w:delText xml:space="preserve">IF </w:delText>
              </w:r>
              <w:r w:rsidRPr="00564811" w:rsidDel="00B56699">
                <w:rPr>
                  <w:rFonts w:ascii="Verdana" w:hAnsi="Verdana" w:cs="Arial"/>
                  <w:sz w:val="18"/>
                  <w:szCs w:val="18"/>
                </w:rPr>
                <w:delText>file is prepared for Iteration 3 (ASIAPAC)</w:delText>
              </w:r>
            </w:del>
          </w:p>
          <w:p w14:paraId="1C292C0C" w14:textId="2F3DD502" w:rsidR="00C62BF1" w:rsidRPr="00564811" w:rsidDel="00B56699" w:rsidRDefault="00C62BF1" w:rsidP="00C62BF1">
            <w:pPr>
              <w:pStyle w:val="steptext"/>
              <w:ind w:left="720"/>
              <w:rPr>
                <w:del w:id="2379" w:author="Author"/>
                <w:rFonts w:ascii="Verdana" w:hAnsi="Verdana" w:cs="Arial"/>
                <w:b/>
                <w:sz w:val="18"/>
                <w:szCs w:val="18"/>
              </w:rPr>
            </w:pPr>
            <w:del w:id="2380" w:author="Author">
              <w:r w:rsidRPr="00564811" w:rsidDel="00B56699">
                <w:rPr>
                  <w:rFonts w:ascii="Verdana" w:hAnsi="Verdana" w:cs="Arial"/>
                  <w:b/>
                  <w:sz w:val="18"/>
                  <w:szCs w:val="18"/>
                </w:rPr>
                <w:delText xml:space="preserve">THEN </w:delText>
              </w:r>
              <w:r w:rsidRPr="00564811" w:rsidDel="00B56699">
                <w:rPr>
                  <w:rFonts w:ascii="Verdana" w:hAnsi="Verdana" w:cs="Arial"/>
                  <w:sz w:val="18"/>
                  <w:szCs w:val="18"/>
                </w:rPr>
                <w:delText>the vlookup will be performed in column E (‘Iteration 3’)</w:delText>
              </w:r>
            </w:del>
          </w:p>
          <w:p w14:paraId="728B8DE4" w14:textId="77777777" w:rsidR="00C62BF1" w:rsidRDefault="00C62BF1" w:rsidP="00C62BF1">
            <w:pPr>
              <w:pStyle w:val="steptext"/>
              <w:rPr>
                <w:rFonts w:ascii="Verdana" w:eastAsiaTheme="minorHAnsi" w:hAnsi="Verdana" w:cs="Arial"/>
                <w:b/>
                <w:color w:val="000000" w:themeColor="text1"/>
                <w:sz w:val="18"/>
                <w:szCs w:val="18"/>
              </w:rPr>
            </w:pPr>
          </w:p>
          <w:p w14:paraId="6ECF533E" w14:textId="77777777" w:rsidR="007167AD" w:rsidRPr="00BC40E5" w:rsidRDefault="00C62BF1" w:rsidP="00C62BF1">
            <w:pPr>
              <w:pStyle w:val="steptext"/>
              <w:rPr>
                <w:rFonts w:ascii="Verdana" w:eastAsiaTheme="minorHAnsi" w:hAnsi="Verdana" w:cs="Arial"/>
                <w:i/>
                <w:color w:val="000000" w:themeColor="text1"/>
                <w:sz w:val="18"/>
                <w:szCs w:val="18"/>
              </w:rPr>
            </w:pPr>
            <w:r>
              <w:rPr>
                <w:rFonts w:ascii="Verdana" w:hAnsi="Verdana" w:cs="Arial"/>
                <w:b/>
                <w:color w:val="000000" w:themeColor="text1"/>
                <w:sz w:val="18"/>
                <w:szCs w:val="18"/>
              </w:rPr>
              <w:t xml:space="preserve">NOTE: </w:t>
            </w:r>
            <w:r>
              <w:rPr>
                <w:rFonts w:ascii="Verdana" w:hAnsi="Verdana" w:cs="Arial"/>
                <w:color w:val="000000" w:themeColor="text1"/>
                <w:sz w:val="18"/>
                <w:szCs w:val="18"/>
              </w:rPr>
              <w:t>Do not remove the #N/A returns</w:t>
            </w:r>
          </w:p>
        </w:tc>
        <w:tc>
          <w:tcPr>
            <w:tcW w:w="1418" w:type="dxa"/>
          </w:tcPr>
          <w:p w14:paraId="22B975A0" w14:textId="77777777" w:rsidR="007167AD" w:rsidRPr="000F672E" w:rsidRDefault="007167AD" w:rsidP="00311DC6">
            <w:pPr>
              <w:rPr>
                <w:rFonts w:cs="Arial"/>
                <w:b/>
                <w:color w:val="000000" w:themeColor="text1"/>
                <w:sz w:val="18"/>
                <w:szCs w:val="18"/>
                <w:lang w:val="en-US"/>
              </w:rPr>
            </w:pPr>
          </w:p>
        </w:tc>
        <w:tc>
          <w:tcPr>
            <w:tcW w:w="10938" w:type="dxa"/>
          </w:tcPr>
          <w:p w14:paraId="3FE23798" w14:textId="2D60E27F" w:rsidR="007167AD" w:rsidRDefault="00B56699" w:rsidP="00311DC6">
            <w:pPr>
              <w:rPr>
                <w:noProof/>
              </w:rPr>
            </w:pPr>
            <w:ins w:id="2381" w:author="Author">
              <w:r>
                <w:rPr>
                  <w:noProof/>
                  <w:lang w:val="en-US"/>
                </w:rPr>
                <w:drawing>
                  <wp:inline distT="0" distB="0" distL="0" distR="0" wp14:anchorId="78DDDFA6" wp14:editId="0E61C889">
                    <wp:extent cx="4751070" cy="1495425"/>
                    <wp:effectExtent l="0" t="0" r="0"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751070" cy="1495425"/>
                            </a:xfrm>
                            <a:prstGeom prst="rect">
                              <a:avLst/>
                            </a:prstGeom>
                          </pic:spPr>
                        </pic:pic>
                      </a:graphicData>
                    </a:graphic>
                  </wp:inline>
                </w:drawing>
              </w:r>
              <w:del w:id="2382" w:author="Author">
                <w:r w:rsidR="00E072DE" w:rsidDel="00B56699">
                  <w:rPr>
                    <w:noProof/>
                    <w:lang w:val="en-US"/>
                  </w:rPr>
                  <w:drawing>
                    <wp:inline distT="0" distB="0" distL="0" distR="0" wp14:anchorId="08ACA85C" wp14:editId="5AB50E4F">
                      <wp:extent cx="3258577" cy="1518699"/>
                      <wp:effectExtent l="0" t="0" r="0" b="571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35618" cy="1554605"/>
                              </a:xfrm>
                              <a:prstGeom prst="rect">
                                <a:avLst/>
                              </a:prstGeom>
                            </pic:spPr>
                          </pic:pic>
                        </a:graphicData>
                      </a:graphic>
                    </wp:inline>
                  </w:drawing>
                </w:r>
              </w:del>
              <w:r w:rsidR="00E072DE">
                <w:rPr>
                  <w:noProof/>
                  <w:lang w:val="en-US"/>
                </w:rPr>
                <w:drawing>
                  <wp:anchor distT="0" distB="0" distL="114300" distR="114300" simplePos="0" relativeHeight="251712512" behindDoc="0" locked="0" layoutInCell="1" allowOverlap="1" wp14:anchorId="3C9CD78D" wp14:editId="4827FB05">
                    <wp:simplePos x="0" y="0"/>
                    <wp:positionH relativeFrom="column">
                      <wp:posOffset>0</wp:posOffset>
                    </wp:positionH>
                    <wp:positionV relativeFrom="paragraph">
                      <wp:posOffset>158750</wp:posOffset>
                    </wp:positionV>
                    <wp:extent cx="1965325" cy="1824355"/>
                    <wp:effectExtent l="0" t="0" r="0" b="4445"/>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965325" cy="1824355"/>
                            </a:xfrm>
                            <a:prstGeom prst="rect">
                              <a:avLst/>
                            </a:prstGeom>
                          </pic:spPr>
                        </pic:pic>
                      </a:graphicData>
                    </a:graphic>
                    <wp14:sizeRelH relativeFrom="margin">
                      <wp14:pctWidth>0</wp14:pctWidth>
                    </wp14:sizeRelH>
                    <wp14:sizeRelV relativeFrom="margin">
                      <wp14:pctHeight>0</wp14:pctHeight>
                    </wp14:sizeRelV>
                  </wp:anchor>
                </w:drawing>
              </w:r>
            </w:ins>
          </w:p>
        </w:tc>
      </w:tr>
      <w:tr w:rsidR="00C62BF1" w:rsidRPr="005335B1" w14:paraId="169EDD10" w14:textId="77777777" w:rsidTr="00FA4F51">
        <w:trPr>
          <w:cantSplit/>
          <w:trHeight w:val="20"/>
        </w:trPr>
        <w:tc>
          <w:tcPr>
            <w:tcW w:w="1843" w:type="dxa"/>
          </w:tcPr>
          <w:p w14:paraId="72BA78AA" w14:textId="67E5C7C7" w:rsidR="00C62BF1" w:rsidRDefault="00C62BF1"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3.1.9</w:t>
            </w:r>
            <w:del w:id="2383" w:author="Author">
              <w:r w:rsidDel="003C6AFF">
                <w:rPr>
                  <w:rFonts w:ascii="Verdana" w:eastAsiaTheme="minorHAnsi" w:hAnsi="Verdana" w:cs="Arial"/>
                  <w:b/>
                  <w:color w:val="000000" w:themeColor="text1"/>
                  <w:sz w:val="18"/>
                  <w:szCs w:val="18"/>
                </w:rPr>
                <w:delText>2</w:delText>
              </w:r>
            </w:del>
            <w:ins w:id="2384" w:author="Author">
              <w:r w:rsidR="003C6AFF">
                <w:rPr>
                  <w:rFonts w:ascii="Verdana" w:eastAsiaTheme="minorHAnsi" w:hAnsi="Verdana" w:cs="Arial"/>
                  <w:b/>
                  <w:color w:val="000000" w:themeColor="text1"/>
                  <w:sz w:val="18"/>
                  <w:szCs w:val="18"/>
                </w:rPr>
                <w:t>3</w:t>
              </w:r>
            </w:ins>
            <w:r>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*Step applicable for all Iterations (1,2,3)</w:t>
            </w:r>
          </w:p>
        </w:tc>
        <w:tc>
          <w:tcPr>
            <w:tcW w:w="5103" w:type="dxa"/>
          </w:tcPr>
          <w:p w14:paraId="76B40CF0" w14:textId="77777777" w:rsidR="00C62BF1" w:rsidRPr="00D21718" w:rsidRDefault="00C62BF1" w:rsidP="00C62BF1">
            <w:pPr>
              <w:rPr>
                <w:rFonts w:ascii="Verdana" w:hAnsi="Verdana" w:cs="Arial"/>
                <w:b/>
                <w:color w:val="000000" w:themeColor="text1"/>
                <w:sz w:val="18"/>
                <w:szCs w:val="18"/>
              </w:rPr>
            </w:pPr>
            <w:r w:rsidRPr="00D21718">
              <w:rPr>
                <w:rFonts w:ascii="Verdana" w:hAnsi="Verdana" w:cs="Arial"/>
                <w:b/>
                <w:color w:val="000000" w:themeColor="text1"/>
                <w:sz w:val="18"/>
                <w:szCs w:val="18"/>
              </w:rPr>
              <w:t>Populate column ‘Vendor Reportability’ from Global Template:</w:t>
            </w:r>
          </w:p>
          <w:p w14:paraId="746144B3" w14:textId="77777777" w:rsidR="00C62BF1" w:rsidRPr="00D21718" w:rsidRDefault="00C62BF1" w:rsidP="00C62BF1">
            <w:pPr>
              <w:pStyle w:val="steptext"/>
              <w:rPr>
                <w:rFonts w:ascii="Verdana" w:eastAsiaTheme="minorHAnsi" w:hAnsi="Verdana" w:cs="Arial"/>
                <w:b/>
                <w:color w:val="000000" w:themeColor="text1"/>
                <w:sz w:val="18"/>
                <w:szCs w:val="18"/>
              </w:rPr>
            </w:pPr>
          </w:p>
          <w:p w14:paraId="52958E6C" w14:textId="77777777" w:rsidR="00C62BF1" w:rsidRPr="00D21718" w:rsidRDefault="00C62BF1" w:rsidP="00C62BF1">
            <w:pPr>
              <w:pStyle w:val="ListParagraph"/>
              <w:numPr>
                <w:ilvl w:val="0"/>
                <w:numId w:val="79"/>
              </w:numPr>
              <w:rPr>
                <w:rFonts w:ascii="Verdana" w:hAnsi="Verdana" w:cs="Arial"/>
                <w:color w:val="000000" w:themeColor="text1"/>
                <w:sz w:val="18"/>
                <w:szCs w:val="18"/>
              </w:rPr>
            </w:pPr>
            <w:r w:rsidRPr="00D21718">
              <w:rPr>
                <w:rFonts w:ascii="Verdana" w:hAnsi="Verdana" w:cs="Arial"/>
                <w:color w:val="000000" w:themeColor="text1"/>
                <w:sz w:val="18"/>
                <w:szCs w:val="18"/>
              </w:rPr>
              <w:t>Covert the ‘Vendor ID’ column from CSR report to number</w:t>
            </w:r>
          </w:p>
          <w:p w14:paraId="4E85A7C4" w14:textId="77777777" w:rsidR="00C62BF1" w:rsidRPr="00D21718" w:rsidRDefault="00C62BF1" w:rsidP="00C62BF1">
            <w:pPr>
              <w:rPr>
                <w:rFonts w:ascii="Verdana" w:hAnsi="Verdana" w:cs="Arial"/>
                <w:color w:val="000000" w:themeColor="text1"/>
                <w:sz w:val="18"/>
                <w:szCs w:val="18"/>
              </w:rPr>
            </w:pPr>
          </w:p>
          <w:p w14:paraId="7903034F" w14:textId="72BAC8C0" w:rsidR="00FB4F55" w:rsidRPr="004D4431" w:rsidRDefault="00FB4F55">
            <w:pPr>
              <w:pStyle w:val="steptext"/>
              <w:numPr>
                <w:ilvl w:val="0"/>
                <w:numId w:val="79"/>
              </w:numPr>
              <w:rPr>
                <w:ins w:id="2385" w:author="Author"/>
                <w:rFonts w:ascii="Verdana" w:eastAsiaTheme="minorHAnsi" w:hAnsi="Verdana" w:cs="Arial"/>
                <w:color w:val="000000" w:themeColor="text1"/>
                <w:sz w:val="18"/>
                <w:szCs w:val="18"/>
              </w:rPr>
              <w:pPrChange w:id="2386" w:author="Author">
                <w:pPr>
                  <w:pStyle w:val="steptext"/>
                  <w:numPr>
                    <w:numId w:val="55"/>
                  </w:numPr>
                  <w:ind w:left="720" w:hanging="360"/>
                </w:pPr>
              </w:pPrChange>
            </w:pPr>
            <w:ins w:id="2387" w:author="Author">
              <w:r w:rsidRPr="004D4431">
                <w:rPr>
                  <w:rFonts w:ascii="Verdana" w:eastAsiaTheme="minorHAnsi" w:hAnsi="Verdana" w:cs="Arial"/>
                  <w:color w:val="000000" w:themeColor="text1"/>
                  <w:sz w:val="18"/>
                  <w:szCs w:val="18"/>
                </w:rPr>
                <w:t>Go to shared path folder using link</w:t>
              </w:r>
              <w:r w:rsidR="000C2C1B">
                <w:rPr>
                  <w:rFonts w:ascii="Verdana" w:eastAsiaTheme="minorHAnsi" w:hAnsi="Verdana" w:cs="Arial"/>
                  <w:color w:val="000000" w:themeColor="text1"/>
                  <w:sz w:val="18"/>
                  <w:szCs w:val="18"/>
                </w:rPr>
                <w:t xml:space="preserve"> </w:t>
              </w:r>
              <w:r w:rsidR="000C2C1B">
                <w:rPr>
                  <w:rFonts w:ascii="Verdana" w:eastAsiaTheme="minorHAnsi" w:hAnsi="Verdana" w:cs="Arial"/>
                  <w:color w:val="2E74B5" w:themeColor="accent1" w:themeShade="BF"/>
                  <w:sz w:val="18"/>
                  <w:szCs w:val="18"/>
                </w:rPr>
                <w:fldChar w:fldCharType="begin"/>
              </w:r>
              <w:r w:rsidR="000C2C1B">
                <w:rPr>
                  <w:rFonts w:ascii="Verdana" w:eastAsiaTheme="minorHAnsi" w:hAnsi="Verdana" w:cs="Arial"/>
                  <w:color w:val="2E74B5" w:themeColor="accent1" w:themeShade="BF"/>
                  <w:sz w:val="18"/>
                  <w:szCs w:val="18"/>
                </w:rPr>
                <w:instrText xml:space="preserve"> HYPERLINK "</w:instrText>
              </w:r>
              <w:r w:rsidR="000C2C1B" w:rsidRPr="0044109C">
                <w:rPr>
                  <w:rFonts w:ascii="Verdana" w:eastAsiaTheme="minorHAnsi" w:hAnsi="Verdana" w:cs="Arial"/>
                  <w:color w:val="2E74B5" w:themeColor="accent1" w:themeShade="BF"/>
                  <w:sz w:val="18"/>
                  <w:szCs w:val="18"/>
                </w:rPr>
                <w:instrText>\\\\seskcifssvm01\\GPT_RPA\\Dictionaries</w:instrText>
              </w:r>
              <w:r w:rsidR="000C2C1B">
                <w:rPr>
                  <w:rFonts w:ascii="Verdana" w:eastAsiaTheme="minorHAnsi" w:hAnsi="Verdana" w:cs="Arial"/>
                  <w:color w:val="2E74B5" w:themeColor="accent1" w:themeShade="BF"/>
                  <w:sz w:val="18"/>
                  <w:szCs w:val="18"/>
                </w:rPr>
                <w:instrText xml:space="preserve">" </w:instrText>
              </w:r>
              <w:r w:rsidR="000C2C1B">
                <w:rPr>
                  <w:rFonts w:ascii="Verdana" w:eastAsiaTheme="minorHAnsi" w:hAnsi="Verdana" w:cs="Arial"/>
                  <w:color w:val="2E74B5" w:themeColor="accent1" w:themeShade="BF"/>
                  <w:sz w:val="18"/>
                  <w:szCs w:val="18"/>
                </w:rPr>
                <w:fldChar w:fldCharType="separate"/>
              </w:r>
              <w:r w:rsidR="000C2C1B" w:rsidRPr="00CC478C">
                <w:rPr>
                  <w:rStyle w:val="Hyperlink"/>
                  <w:rFonts w:ascii="Verdana" w:eastAsiaTheme="minorHAnsi" w:hAnsi="Verdana" w:cs="Arial"/>
                  <w:sz w:val="18"/>
                  <w:szCs w:val="18"/>
                </w:rPr>
                <w:t>\\seskcifssvm01\GPT_RPA\Dictionaries</w:t>
              </w:r>
              <w:r w:rsidR="000C2C1B">
                <w:rPr>
                  <w:rFonts w:ascii="Verdana" w:eastAsiaTheme="minorHAnsi" w:hAnsi="Verdana" w:cs="Arial"/>
                  <w:color w:val="2E74B5" w:themeColor="accent1" w:themeShade="BF"/>
                  <w:sz w:val="18"/>
                  <w:szCs w:val="18"/>
                </w:rPr>
                <w:fldChar w:fldCharType="end"/>
              </w:r>
              <w:r w:rsidRPr="004D4431">
                <w:rPr>
                  <w:rFonts w:ascii="Verdana" w:eastAsiaTheme="minorHAnsi" w:hAnsi="Verdana" w:cs="Arial"/>
                  <w:color w:val="000000" w:themeColor="text1"/>
                  <w:sz w:val="18"/>
                  <w:szCs w:val="18"/>
                </w:rPr>
                <w:t xml:space="preserve"> to download and open the ‘Vendor Dictionary</w:t>
              </w:r>
              <w:r>
                <w:rPr>
                  <w:rFonts w:ascii="Verdana" w:eastAsiaTheme="minorHAnsi" w:hAnsi="Verdana" w:cs="Arial"/>
                  <w:color w:val="000000" w:themeColor="text1"/>
                  <w:sz w:val="18"/>
                  <w:szCs w:val="18"/>
                </w:rPr>
                <w:t>_MASTER</w:t>
              </w:r>
              <w:r w:rsidRPr="004D4431">
                <w:rPr>
                  <w:rFonts w:ascii="Verdana" w:eastAsiaTheme="minorHAnsi" w:hAnsi="Verdana" w:cs="Arial"/>
                  <w:color w:val="000000" w:themeColor="text1"/>
                  <w:sz w:val="18"/>
                  <w:szCs w:val="18"/>
                </w:rPr>
                <w:t>’ file</w:t>
              </w:r>
            </w:ins>
          </w:p>
          <w:p w14:paraId="03A2F566" w14:textId="77777777" w:rsidR="00FB4F55" w:rsidRPr="004D4431" w:rsidRDefault="00FB4F55" w:rsidP="00FB4F55">
            <w:pPr>
              <w:pStyle w:val="steptext"/>
              <w:ind w:left="720"/>
              <w:rPr>
                <w:ins w:id="2388" w:author="Author"/>
                <w:rFonts w:ascii="Verdana" w:eastAsiaTheme="minorHAnsi" w:hAnsi="Verdana" w:cs="Arial"/>
                <w:color w:val="000000" w:themeColor="text1"/>
                <w:sz w:val="18"/>
                <w:szCs w:val="18"/>
              </w:rPr>
            </w:pPr>
          </w:p>
          <w:p w14:paraId="1DACFBBC" w14:textId="77777777" w:rsidR="00FB4F55" w:rsidRPr="00E32003" w:rsidRDefault="00FB4F55">
            <w:pPr>
              <w:pStyle w:val="steptext"/>
              <w:numPr>
                <w:ilvl w:val="0"/>
                <w:numId w:val="79"/>
              </w:numPr>
              <w:rPr>
                <w:ins w:id="2389" w:author="Author"/>
                <w:rFonts w:ascii="Verdana" w:hAnsi="Verdana" w:cs="Arial"/>
                <w:b/>
                <w:color w:val="000000" w:themeColor="text1"/>
                <w:sz w:val="18"/>
                <w:szCs w:val="18"/>
              </w:rPr>
              <w:pPrChange w:id="2390" w:author="Author">
                <w:pPr>
                  <w:pStyle w:val="steptext"/>
                  <w:numPr>
                    <w:numId w:val="55"/>
                  </w:numPr>
                  <w:ind w:left="720" w:hanging="360"/>
                </w:pPr>
              </w:pPrChange>
            </w:pPr>
            <w:ins w:id="2391" w:author="Author">
              <w:r w:rsidRPr="004D4431">
                <w:rPr>
                  <w:rFonts w:ascii="Verdana" w:eastAsiaTheme="minorHAnsi" w:hAnsi="Verdana" w:cs="Arial"/>
                  <w:color w:val="000000" w:themeColor="text1"/>
                  <w:sz w:val="18"/>
                  <w:szCs w:val="18"/>
                </w:rPr>
                <w:t>Vlookup the ‘Vendor ID’ column from CSR report into the ‘Vendor Dictionary</w:t>
              </w:r>
              <w:r>
                <w:rPr>
                  <w:rFonts w:ascii="Verdana" w:eastAsiaTheme="minorHAnsi" w:hAnsi="Verdana" w:cs="Arial"/>
                  <w:color w:val="000000" w:themeColor="text1"/>
                  <w:sz w:val="18"/>
                  <w:szCs w:val="18"/>
                </w:rPr>
                <w:t>_MASTER</w:t>
              </w:r>
              <w:r w:rsidRPr="004D4431">
                <w:rPr>
                  <w:rFonts w:ascii="Verdana" w:eastAsiaTheme="minorHAnsi" w:hAnsi="Verdana" w:cs="Arial"/>
                  <w:color w:val="000000" w:themeColor="text1"/>
                  <w:sz w:val="18"/>
                  <w:szCs w:val="18"/>
                </w:rPr>
                <w:t>’</w:t>
              </w:r>
              <w:r>
                <w:rPr>
                  <w:rFonts w:ascii="Verdana" w:eastAsiaTheme="minorHAnsi" w:hAnsi="Verdana" w:cs="Arial"/>
                  <w:color w:val="000000" w:themeColor="text1"/>
                  <w:sz w:val="18"/>
                  <w:szCs w:val="18"/>
                </w:rPr>
                <w:t xml:space="preserve"> files using column ‘Vendor Code’</w:t>
              </w:r>
              <w:r w:rsidRPr="004D4431">
                <w:rPr>
                  <w:rFonts w:ascii="Verdana" w:eastAsiaTheme="minorHAnsi" w:hAnsi="Verdana" w:cs="Arial"/>
                  <w:color w:val="000000" w:themeColor="text1"/>
                  <w:sz w:val="18"/>
                  <w:szCs w:val="18"/>
                </w:rPr>
                <w:t xml:space="preserve"> </w:t>
              </w:r>
            </w:ins>
          </w:p>
          <w:p w14:paraId="10421F2F" w14:textId="77777777" w:rsidR="00FB4F55" w:rsidRDefault="00FB4F55" w:rsidP="00FB4F55">
            <w:pPr>
              <w:pStyle w:val="ListParagraph"/>
              <w:rPr>
                <w:ins w:id="2392" w:author="Author"/>
                <w:rFonts w:ascii="Verdana" w:hAnsi="Verdana" w:cs="Arial"/>
                <w:b/>
                <w:color w:val="000000" w:themeColor="text1"/>
                <w:sz w:val="18"/>
                <w:szCs w:val="18"/>
              </w:rPr>
            </w:pPr>
          </w:p>
          <w:p w14:paraId="53B31747" w14:textId="77777777" w:rsidR="00FB4F55" w:rsidRPr="00564811" w:rsidRDefault="00FB4F55" w:rsidP="00FB4F55">
            <w:pPr>
              <w:pStyle w:val="steptext"/>
              <w:ind w:left="720"/>
              <w:rPr>
                <w:ins w:id="2393" w:author="Author"/>
                <w:rFonts w:ascii="Verdana" w:hAnsi="Verdana" w:cs="Arial"/>
                <w:b/>
                <w:sz w:val="18"/>
                <w:szCs w:val="18"/>
              </w:rPr>
            </w:pPr>
            <w:ins w:id="2394" w:author="Author">
              <w:r w:rsidRPr="00564811">
                <w:rPr>
                  <w:rFonts w:ascii="Verdana" w:hAnsi="Verdana" w:cs="Arial"/>
                  <w:b/>
                  <w:sz w:val="18"/>
                  <w:szCs w:val="18"/>
                </w:rPr>
                <w:t xml:space="preserve">IF </w:t>
              </w:r>
              <w:r w:rsidRPr="00564811">
                <w:rPr>
                  <w:rFonts w:ascii="Verdana" w:hAnsi="Verdana" w:cs="Arial"/>
                  <w:sz w:val="18"/>
                  <w:szCs w:val="18"/>
                </w:rPr>
                <w:t>file is prepared for Iteration 1(AMERICAS)</w:t>
              </w:r>
            </w:ins>
          </w:p>
          <w:p w14:paraId="1890EA65" w14:textId="77777777" w:rsidR="00FB4F55" w:rsidRPr="00564811" w:rsidRDefault="00FB4F55" w:rsidP="00FB4F55">
            <w:pPr>
              <w:pStyle w:val="steptext"/>
              <w:ind w:left="720"/>
              <w:rPr>
                <w:ins w:id="2395" w:author="Author"/>
                <w:rFonts w:ascii="Verdana" w:hAnsi="Verdana" w:cs="Arial"/>
                <w:b/>
                <w:sz w:val="18"/>
                <w:szCs w:val="18"/>
              </w:rPr>
            </w:pPr>
            <w:ins w:id="2396" w:author="Author">
              <w:r w:rsidRPr="00564811">
                <w:rPr>
                  <w:rFonts w:ascii="Verdana" w:hAnsi="Verdana" w:cs="Arial"/>
                  <w:b/>
                  <w:sz w:val="18"/>
                  <w:szCs w:val="18"/>
                </w:rPr>
                <w:t xml:space="preserve">THEN </w:t>
              </w:r>
              <w:r w:rsidRPr="00564811">
                <w:rPr>
                  <w:rFonts w:ascii="Verdana" w:hAnsi="Verdana" w:cs="Arial"/>
                  <w:sz w:val="18"/>
                  <w:szCs w:val="18"/>
                </w:rPr>
                <w:t>the vlookup will be performed in column</w:t>
              </w:r>
              <w:r>
                <w:rPr>
                  <w:rFonts w:ascii="Verdana" w:hAnsi="Verdana" w:cs="Arial"/>
                  <w:sz w:val="18"/>
                  <w:szCs w:val="18"/>
                </w:rPr>
                <w:t xml:space="preserve"> F</w:t>
              </w:r>
              <w:r w:rsidRPr="00564811">
                <w:rPr>
                  <w:rFonts w:ascii="Verdana" w:hAnsi="Verdana" w:cs="Arial"/>
                  <w:sz w:val="18"/>
                  <w:szCs w:val="18"/>
                </w:rPr>
                <w:t xml:space="preserve"> </w:t>
              </w:r>
              <w:r>
                <w:rPr>
                  <w:rFonts w:ascii="Verdana" w:hAnsi="Verdana" w:cs="Arial"/>
                  <w:sz w:val="18"/>
                  <w:szCs w:val="18"/>
                </w:rPr>
                <w:t>‘</w:t>
              </w:r>
              <w:r w:rsidRPr="00AE53B6">
                <w:rPr>
                  <w:rFonts w:ascii="Verdana" w:hAnsi="Verdana" w:cs="Arial"/>
                  <w:sz w:val="18"/>
                  <w:szCs w:val="18"/>
                </w:rPr>
                <w:t>Iteration 1 - US Recipients</w:t>
              </w:r>
              <w:r>
                <w:rPr>
                  <w:rFonts w:ascii="Verdana" w:hAnsi="Verdana" w:cs="Arial"/>
                  <w:sz w:val="18"/>
                  <w:szCs w:val="18"/>
                </w:rPr>
                <w:t>’</w:t>
              </w:r>
            </w:ins>
          </w:p>
          <w:p w14:paraId="0A7CD1E0" w14:textId="77777777" w:rsidR="00FB4F55" w:rsidRDefault="00FB4F55" w:rsidP="00FB4F55">
            <w:pPr>
              <w:pStyle w:val="steptext"/>
              <w:ind w:left="720"/>
              <w:rPr>
                <w:ins w:id="2397" w:author="Author"/>
                <w:rFonts w:ascii="Verdana" w:hAnsi="Verdana" w:cs="Arial"/>
                <w:b/>
                <w:color w:val="000000" w:themeColor="text1"/>
                <w:sz w:val="18"/>
                <w:szCs w:val="18"/>
              </w:rPr>
            </w:pPr>
          </w:p>
          <w:p w14:paraId="718C4627" w14:textId="77777777" w:rsidR="00FB4F55" w:rsidRDefault="00FB4F55" w:rsidP="00FB4F55">
            <w:pPr>
              <w:pStyle w:val="steptext"/>
              <w:ind w:left="720"/>
              <w:rPr>
                <w:ins w:id="2398" w:author="Author"/>
                <w:rFonts w:ascii="Verdana" w:hAnsi="Verdana" w:cs="Arial"/>
                <w:b/>
                <w:color w:val="000000" w:themeColor="text1"/>
                <w:sz w:val="18"/>
                <w:szCs w:val="18"/>
              </w:rPr>
            </w:pPr>
            <w:ins w:id="2399" w:author="Author">
              <w:r>
                <w:rPr>
                  <w:rFonts w:ascii="Verdana" w:hAnsi="Verdana" w:cs="Arial"/>
                  <w:b/>
                  <w:color w:val="000000" w:themeColor="text1"/>
                  <w:sz w:val="18"/>
                  <w:szCs w:val="18"/>
                </w:rPr>
                <w:t xml:space="preserve">IF </w:t>
              </w:r>
              <w:r>
                <w:rPr>
                  <w:rFonts w:ascii="Verdana" w:hAnsi="Verdana" w:cs="Arial"/>
                  <w:color w:val="000000" w:themeColor="text1"/>
                  <w:sz w:val="18"/>
                  <w:szCs w:val="18"/>
                </w:rPr>
                <w:t>file is prepared for Iteration 2 (EMEA)</w:t>
              </w:r>
            </w:ins>
          </w:p>
          <w:p w14:paraId="2D6C46D2" w14:textId="77777777" w:rsidR="00FB4F55" w:rsidRDefault="00FB4F55" w:rsidP="00FB4F55">
            <w:pPr>
              <w:pStyle w:val="steptext"/>
              <w:ind w:left="720"/>
              <w:rPr>
                <w:ins w:id="2400" w:author="Author"/>
                <w:rFonts w:ascii="Verdana" w:hAnsi="Verdana" w:cs="Arial"/>
                <w:b/>
                <w:color w:val="000000" w:themeColor="text1"/>
                <w:sz w:val="18"/>
                <w:szCs w:val="18"/>
              </w:rPr>
            </w:pPr>
            <w:ins w:id="2401" w:author="Author">
              <w:r>
                <w:rPr>
                  <w:rFonts w:ascii="Verdana" w:hAnsi="Verdana" w:cs="Arial"/>
                  <w:b/>
                  <w:color w:val="000000" w:themeColor="text1"/>
                  <w:sz w:val="18"/>
                  <w:szCs w:val="18"/>
                </w:rPr>
                <w:t xml:space="preserve">THEN </w:t>
              </w:r>
              <w:r w:rsidRPr="00A76221">
                <w:rPr>
                  <w:rFonts w:ascii="Verdana" w:hAnsi="Verdana" w:cs="Arial"/>
                  <w:color w:val="000000" w:themeColor="text1"/>
                  <w:sz w:val="18"/>
                  <w:szCs w:val="18"/>
                </w:rPr>
                <w:t>the vlookup will be performed</w:t>
              </w:r>
              <w:r>
                <w:rPr>
                  <w:rFonts w:ascii="Verdana" w:hAnsi="Verdana" w:cs="Arial"/>
                  <w:color w:val="000000" w:themeColor="text1"/>
                  <w:sz w:val="18"/>
                  <w:szCs w:val="18"/>
                </w:rPr>
                <w:t xml:space="preserve"> in column E ‘</w:t>
              </w:r>
              <w:r w:rsidRPr="00AE53B6">
                <w:rPr>
                  <w:rFonts w:ascii="Verdana" w:hAnsi="Verdana" w:cs="Arial"/>
                  <w:color w:val="000000" w:themeColor="text1"/>
                  <w:sz w:val="18"/>
                  <w:szCs w:val="18"/>
                </w:rPr>
                <w:t>Iteration 2 - EMEA Recipients</w:t>
              </w:r>
              <w:r>
                <w:rPr>
                  <w:rFonts w:ascii="Verdana" w:hAnsi="Verdana" w:cs="Arial"/>
                  <w:color w:val="000000" w:themeColor="text1"/>
                  <w:sz w:val="18"/>
                  <w:szCs w:val="18"/>
                </w:rPr>
                <w:t>’</w:t>
              </w:r>
            </w:ins>
          </w:p>
          <w:p w14:paraId="2DE5BB7C" w14:textId="77777777" w:rsidR="00FB4F55" w:rsidRDefault="00FB4F55" w:rsidP="00FB4F55">
            <w:pPr>
              <w:pStyle w:val="steptext"/>
              <w:ind w:left="720"/>
              <w:rPr>
                <w:ins w:id="2402" w:author="Author"/>
                <w:rFonts w:ascii="Verdana" w:hAnsi="Verdana" w:cs="Arial"/>
                <w:b/>
                <w:color w:val="000000" w:themeColor="text1"/>
                <w:sz w:val="18"/>
                <w:szCs w:val="18"/>
              </w:rPr>
            </w:pPr>
          </w:p>
          <w:p w14:paraId="61564BAD" w14:textId="77777777" w:rsidR="00FB4F55" w:rsidRDefault="00FB4F55" w:rsidP="00FB4F55">
            <w:pPr>
              <w:pStyle w:val="steptext"/>
              <w:ind w:left="720"/>
              <w:rPr>
                <w:ins w:id="2403" w:author="Author"/>
                <w:rFonts w:ascii="Verdana" w:hAnsi="Verdana" w:cs="Arial"/>
                <w:b/>
                <w:color w:val="000000" w:themeColor="text1"/>
                <w:sz w:val="18"/>
                <w:szCs w:val="18"/>
              </w:rPr>
            </w:pPr>
            <w:ins w:id="2404" w:author="Author">
              <w:r>
                <w:rPr>
                  <w:rFonts w:ascii="Verdana" w:hAnsi="Verdana" w:cs="Arial"/>
                  <w:b/>
                  <w:color w:val="000000" w:themeColor="text1"/>
                  <w:sz w:val="18"/>
                  <w:szCs w:val="18"/>
                </w:rPr>
                <w:t xml:space="preserve">IF </w:t>
              </w:r>
              <w:r>
                <w:rPr>
                  <w:rFonts w:ascii="Verdana" w:hAnsi="Verdana" w:cs="Arial"/>
                  <w:color w:val="000000" w:themeColor="text1"/>
                  <w:sz w:val="18"/>
                  <w:szCs w:val="18"/>
                </w:rPr>
                <w:t>file is prepared for Iteration 3 (ASIAPAC)</w:t>
              </w:r>
            </w:ins>
          </w:p>
          <w:p w14:paraId="46A21E90" w14:textId="77777777" w:rsidR="00FB4F55" w:rsidRDefault="00FB4F55" w:rsidP="00FB4F55">
            <w:pPr>
              <w:pStyle w:val="steptext"/>
              <w:ind w:left="720"/>
              <w:rPr>
                <w:ins w:id="2405" w:author="Author"/>
                <w:rFonts w:ascii="Verdana" w:hAnsi="Verdana" w:cs="Arial"/>
                <w:b/>
                <w:color w:val="000000" w:themeColor="text1"/>
                <w:sz w:val="18"/>
                <w:szCs w:val="18"/>
              </w:rPr>
            </w:pPr>
            <w:ins w:id="2406" w:author="Author">
              <w:r>
                <w:rPr>
                  <w:rFonts w:ascii="Verdana" w:hAnsi="Verdana" w:cs="Arial"/>
                  <w:b/>
                  <w:color w:val="000000" w:themeColor="text1"/>
                  <w:sz w:val="18"/>
                  <w:szCs w:val="18"/>
                </w:rPr>
                <w:t xml:space="preserve">THEN </w:t>
              </w:r>
              <w:r w:rsidRPr="00A76221">
                <w:rPr>
                  <w:rFonts w:ascii="Verdana" w:hAnsi="Verdana" w:cs="Arial"/>
                  <w:color w:val="000000" w:themeColor="text1"/>
                  <w:sz w:val="18"/>
                  <w:szCs w:val="18"/>
                </w:rPr>
                <w:t>the vlookup will be performed</w:t>
              </w:r>
              <w:r>
                <w:rPr>
                  <w:rFonts w:ascii="Verdana" w:hAnsi="Verdana" w:cs="Arial"/>
                  <w:color w:val="000000" w:themeColor="text1"/>
                  <w:sz w:val="18"/>
                  <w:szCs w:val="18"/>
                </w:rPr>
                <w:t xml:space="preserve"> in column G ‘</w:t>
              </w:r>
              <w:r w:rsidRPr="00AE53B6">
                <w:rPr>
                  <w:rFonts w:ascii="Verdana" w:hAnsi="Verdana" w:cs="Arial"/>
                  <w:color w:val="000000" w:themeColor="text1"/>
                  <w:sz w:val="18"/>
                  <w:szCs w:val="18"/>
                </w:rPr>
                <w:t>Iteration 3 - ASP Recipients</w:t>
              </w:r>
              <w:r>
                <w:rPr>
                  <w:rFonts w:ascii="Verdana" w:hAnsi="Verdana" w:cs="Arial"/>
                  <w:color w:val="000000" w:themeColor="text1"/>
                  <w:sz w:val="18"/>
                  <w:szCs w:val="18"/>
                </w:rPr>
                <w:t>’</w:t>
              </w:r>
            </w:ins>
          </w:p>
          <w:p w14:paraId="547B57AC" w14:textId="77777777" w:rsidR="00FB4F55" w:rsidRDefault="00FB4F55" w:rsidP="00FB4F55">
            <w:pPr>
              <w:pStyle w:val="steptext"/>
              <w:rPr>
                <w:ins w:id="2407" w:author="Author"/>
                <w:rFonts w:ascii="Verdana" w:hAnsi="Verdana" w:cs="Arial"/>
                <w:color w:val="FF0000"/>
                <w:sz w:val="18"/>
                <w:szCs w:val="18"/>
              </w:rPr>
            </w:pPr>
          </w:p>
          <w:p w14:paraId="7881DE92" w14:textId="16870F5F" w:rsidR="00C62BF1" w:rsidRPr="00D21718" w:rsidDel="00FB4F55" w:rsidRDefault="00FB4F55">
            <w:pPr>
              <w:pStyle w:val="steptext"/>
              <w:numPr>
                <w:ilvl w:val="0"/>
                <w:numId w:val="79"/>
              </w:numPr>
              <w:rPr>
                <w:del w:id="2408" w:author="Author"/>
                <w:rFonts w:ascii="Verdana" w:eastAsiaTheme="minorHAnsi" w:hAnsi="Verdana" w:cs="Arial"/>
                <w:color w:val="000000" w:themeColor="text1"/>
                <w:sz w:val="18"/>
                <w:szCs w:val="18"/>
              </w:rPr>
              <w:pPrChange w:id="2409" w:author="Author">
                <w:pPr>
                  <w:pStyle w:val="steptext"/>
                  <w:numPr>
                    <w:numId w:val="78"/>
                  </w:numPr>
                  <w:ind w:left="720" w:hanging="360"/>
                </w:pPr>
              </w:pPrChange>
            </w:pPr>
            <w:ins w:id="2410" w:author="Author">
              <w:r w:rsidRPr="00727A8C">
                <w:rPr>
                  <w:rFonts w:ascii="Verdana" w:hAnsi="Verdana" w:cs="Arial"/>
                  <w:color w:val="FF0000"/>
                  <w:sz w:val="18"/>
                  <w:szCs w:val="18"/>
                </w:rPr>
                <w:t>Updated the columns position and name</w:t>
              </w:r>
              <w:r w:rsidR="00B56699">
                <w:rPr>
                  <w:rFonts w:ascii="Verdana" w:hAnsi="Verdana" w:cs="Arial"/>
                  <w:color w:val="FF0000"/>
                  <w:sz w:val="18"/>
                  <w:szCs w:val="18"/>
                </w:rPr>
                <w:t>s</w:t>
              </w:r>
              <w:r w:rsidRPr="00727A8C">
                <w:rPr>
                  <w:rFonts w:ascii="Verdana" w:hAnsi="Verdana" w:cs="Arial"/>
                  <w:color w:val="FF0000"/>
                  <w:sz w:val="18"/>
                  <w:szCs w:val="18"/>
                </w:rPr>
                <w:t xml:space="preserve"> </w:t>
              </w:r>
              <w:r w:rsidR="00B56699">
                <w:rPr>
                  <w:rFonts w:ascii="Verdana" w:hAnsi="Verdana" w:cs="Arial"/>
                  <w:color w:val="FF0000"/>
                  <w:sz w:val="18"/>
                  <w:szCs w:val="18"/>
                </w:rPr>
                <w:t>as per</w:t>
              </w:r>
              <w:r w:rsidRPr="00727A8C">
                <w:rPr>
                  <w:rFonts w:ascii="Verdana" w:hAnsi="Verdana" w:cs="Arial"/>
                  <w:color w:val="FF0000"/>
                  <w:sz w:val="18"/>
                  <w:szCs w:val="18"/>
                </w:rPr>
                <w:t xml:space="preserve"> the Vendor Dictionary</w:t>
              </w:r>
              <w:r w:rsidR="00B56699">
                <w:rPr>
                  <w:rFonts w:ascii="Verdana" w:hAnsi="Verdana" w:cs="Arial"/>
                  <w:color w:val="FF0000"/>
                  <w:sz w:val="18"/>
                  <w:szCs w:val="18"/>
                </w:rPr>
                <w:t xml:space="preserve"> </w:t>
              </w:r>
              <w:r w:rsidR="00B56699" w:rsidRPr="00727A8C">
                <w:rPr>
                  <w:rFonts w:ascii="Verdana" w:hAnsi="Verdana" w:cs="Arial"/>
                  <w:color w:val="FF0000"/>
                  <w:sz w:val="18"/>
                  <w:szCs w:val="18"/>
                </w:rPr>
                <w:t xml:space="preserve">in 08/07/2019 </w:t>
              </w:r>
            </w:ins>
            <w:del w:id="2411" w:author="Author">
              <w:r w:rsidR="00C62BF1" w:rsidRPr="00D21718" w:rsidDel="00FB4F55">
                <w:rPr>
                  <w:rFonts w:ascii="Verdana" w:eastAsiaTheme="minorHAnsi" w:hAnsi="Verdana" w:cs="Arial"/>
                  <w:color w:val="000000" w:themeColor="text1"/>
                  <w:sz w:val="18"/>
                  <w:szCs w:val="18"/>
                </w:rPr>
                <w:delText>Go to shared path folder using link to download and open the ‘Vendor Dictionary</w:delText>
              </w:r>
              <w:r w:rsidR="00C62BF1" w:rsidDel="00FB4F55">
                <w:rPr>
                  <w:rFonts w:ascii="Verdana" w:eastAsiaTheme="minorHAnsi" w:hAnsi="Verdana" w:cs="Arial"/>
                  <w:color w:val="000000" w:themeColor="text1"/>
                  <w:sz w:val="18"/>
                  <w:szCs w:val="18"/>
                </w:rPr>
                <w:delText>_MASTER</w:delText>
              </w:r>
              <w:r w:rsidR="00C62BF1" w:rsidRPr="00D21718" w:rsidDel="00FB4F55">
                <w:rPr>
                  <w:rFonts w:ascii="Verdana" w:eastAsiaTheme="minorHAnsi" w:hAnsi="Verdana" w:cs="Arial"/>
                  <w:color w:val="000000" w:themeColor="text1"/>
                  <w:sz w:val="18"/>
                  <w:szCs w:val="18"/>
                </w:rPr>
                <w:delText xml:space="preserve">’ file </w:delText>
              </w:r>
            </w:del>
          </w:p>
          <w:p w14:paraId="2944751C" w14:textId="6D2E770F" w:rsidR="00C62BF1" w:rsidRPr="00D21718" w:rsidDel="00FB4F55" w:rsidRDefault="00C62BF1" w:rsidP="00C62BF1">
            <w:pPr>
              <w:pStyle w:val="steptext"/>
              <w:ind w:left="720"/>
              <w:rPr>
                <w:del w:id="2412" w:author="Author"/>
                <w:rFonts w:ascii="Verdana" w:eastAsiaTheme="minorHAnsi" w:hAnsi="Verdana" w:cs="Arial"/>
                <w:color w:val="000000" w:themeColor="text1"/>
                <w:sz w:val="18"/>
                <w:szCs w:val="18"/>
              </w:rPr>
            </w:pPr>
          </w:p>
          <w:p w14:paraId="424D8691" w14:textId="37036398" w:rsidR="00C62BF1" w:rsidRPr="00564811" w:rsidDel="00FB4F55" w:rsidRDefault="00C62BF1" w:rsidP="00C62BF1">
            <w:pPr>
              <w:pStyle w:val="steptext"/>
              <w:ind w:left="720"/>
              <w:rPr>
                <w:del w:id="2413" w:author="Author"/>
                <w:rFonts w:ascii="Verdana" w:hAnsi="Verdana" w:cs="Arial"/>
                <w:b/>
                <w:sz w:val="18"/>
                <w:szCs w:val="18"/>
              </w:rPr>
            </w:pPr>
            <w:del w:id="2414" w:author="Author">
              <w:r w:rsidRPr="00564811" w:rsidDel="00FB4F55">
                <w:rPr>
                  <w:rFonts w:ascii="Verdana" w:hAnsi="Verdana" w:cs="Arial"/>
                  <w:b/>
                  <w:sz w:val="18"/>
                  <w:szCs w:val="18"/>
                </w:rPr>
                <w:delText xml:space="preserve">IF </w:delText>
              </w:r>
              <w:r w:rsidRPr="00564811" w:rsidDel="00FB4F55">
                <w:rPr>
                  <w:rFonts w:ascii="Verdana" w:hAnsi="Verdana" w:cs="Arial"/>
                  <w:sz w:val="18"/>
                  <w:szCs w:val="18"/>
                </w:rPr>
                <w:delText>file is prepared for Iteration 1(AMERICAS)</w:delText>
              </w:r>
            </w:del>
          </w:p>
          <w:p w14:paraId="333048E3" w14:textId="2D4D213A" w:rsidR="00C62BF1" w:rsidRPr="00564811" w:rsidDel="00FB4F55" w:rsidRDefault="00C62BF1" w:rsidP="00C62BF1">
            <w:pPr>
              <w:pStyle w:val="steptext"/>
              <w:ind w:left="720"/>
              <w:rPr>
                <w:del w:id="2415" w:author="Author"/>
                <w:rFonts w:ascii="Verdana" w:hAnsi="Verdana" w:cs="Arial"/>
                <w:b/>
                <w:sz w:val="18"/>
                <w:szCs w:val="18"/>
              </w:rPr>
            </w:pPr>
            <w:del w:id="2416" w:author="Author">
              <w:r w:rsidRPr="00564811" w:rsidDel="00FB4F55">
                <w:rPr>
                  <w:rFonts w:ascii="Verdana" w:hAnsi="Verdana" w:cs="Arial"/>
                  <w:b/>
                  <w:sz w:val="18"/>
                  <w:szCs w:val="18"/>
                </w:rPr>
                <w:delText xml:space="preserve">THEN </w:delText>
              </w:r>
              <w:r w:rsidRPr="00564811" w:rsidDel="00FB4F55">
                <w:rPr>
                  <w:rFonts w:ascii="Verdana" w:hAnsi="Verdana" w:cs="Arial"/>
                  <w:sz w:val="18"/>
                  <w:szCs w:val="18"/>
                </w:rPr>
                <w:delText>the vlookup will be performed in column E (‘Iteration 1)</w:delText>
              </w:r>
            </w:del>
          </w:p>
          <w:p w14:paraId="5E68E8A1" w14:textId="0300684B" w:rsidR="00C62BF1" w:rsidDel="00FB4F55" w:rsidRDefault="00C62BF1" w:rsidP="00C62BF1">
            <w:pPr>
              <w:pStyle w:val="steptext"/>
              <w:ind w:left="720"/>
              <w:rPr>
                <w:del w:id="2417" w:author="Author"/>
                <w:rFonts w:ascii="Verdana" w:hAnsi="Verdana" w:cs="Arial"/>
                <w:b/>
                <w:color w:val="000000" w:themeColor="text1"/>
                <w:sz w:val="18"/>
                <w:szCs w:val="18"/>
              </w:rPr>
            </w:pPr>
          </w:p>
          <w:p w14:paraId="79B16338" w14:textId="509CCC96" w:rsidR="00C62BF1" w:rsidDel="00FB4F55" w:rsidRDefault="00C62BF1" w:rsidP="00C62BF1">
            <w:pPr>
              <w:pStyle w:val="steptext"/>
              <w:ind w:left="720"/>
              <w:rPr>
                <w:del w:id="2418" w:author="Author"/>
                <w:rFonts w:ascii="Verdana" w:hAnsi="Verdana" w:cs="Arial"/>
                <w:b/>
                <w:color w:val="000000" w:themeColor="text1"/>
                <w:sz w:val="18"/>
                <w:szCs w:val="18"/>
              </w:rPr>
            </w:pPr>
            <w:del w:id="2419" w:author="Author">
              <w:r w:rsidDel="00FB4F55">
                <w:rPr>
                  <w:rFonts w:ascii="Verdana" w:hAnsi="Verdana" w:cs="Arial"/>
                  <w:b/>
                  <w:color w:val="000000" w:themeColor="text1"/>
                  <w:sz w:val="18"/>
                  <w:szCs w:val="18"/>
                </w:rPr>
                <w:delText xml:space="preserve">IF </w:delText>
              </w:r>
              <w:r w:rsidDel="00FB4F55">
                <w:rPr>
                  <w:rFonts w:ascii="Verdana" w:hAnsi="Verdana" w:cs="Arial"/>
                  <w:color w:val="000000" w:themeColor="text1"/>
                  <w:sz w:val="18"/>
                  <w:szCs w:val="18"/>
                </w:rPr>
                <w:delText>file is prepared for Iteration 2 (EMEA)</w:delText>
              </w:r>
            </w:del>
          </w:p>
          <w:p w14:paraId="2538496A" w14:textId="3F777367" w:rsidR="00C62BF1" w:rsidDel="00FB4F55" w:rsidRDefault="00C62BF1" w:rsidP="00C62BF1">
            <w:pPr>
              <w:pStyle w:val="steptext"/>
              <w:ind w:left="720"/>
              <w:rPr>
                <w:del w:id="2420" w:author="Author"/>
                <w:rFonts w:ascii="Verdana" w:hAnsi="Verdana" w:cs="Arial"/>
                <w:b/>
                <w:color w:val="000000" w:themeColor="text1"/>
                <w:sz w:val="18"/>
                <w:szCs w:val="18"/>
              </w:rPr>
            </w:pPr>
            <w:del w:id="2421" w:author="Author">
              <w:r w:rsidDel="00FB4F55">
                <w:rPr>
                  <w:rFonts w:ascii="Verdana" w:hAnsi="Verdana" w:cs="Arial"/>
                  <w:b/>
                  <w:color w:val="000000" w:themeColor="text1"/>
                  <w:sz w:val="18"/>
                  <w:szCs w:val="18"/>
                </w:rPr>
                <w:delText xml:space="preserve">THEN </w:delText>
              </w:r>
              <w:r w:rsidRPr="00A76221" w:rsidDel="00FB4F55">
                <w:rPr>
                  <w:rFonts w:ascii="Verdana" w:hAnsi="Verdana" w:cs="Arial"/>
                  <w:color w:val="000000" w:themeColor="text1"/>
                  <w:sz w:val="18"/>
                  <w:szCs w:val="18"/>
                </w:rPr>
                <w:delText>the vlookup will be performed</w:delText>
              </w:r>
              <w:r w:rsidDel="00FB4F55">
                <w:rPr>
                  <w:rFonts w:ascii="Verdana" w:hAnsi="Verdana" w:cs="Arial"/>
                  <w:color w:val="000000" w:themeColor="text1"/>
                  <w:sz w:val="18"/>
                  <w:szCs w:val="18"/>
                </w:rPr>
                <w:delText xml:space="preserve"> in column D (‘Iteration 2’)</w:delText>
              </w:r>
            </w:del>
          </w:p>
          <w:p w14:paraId="7B653AE6" w14:textId="6493034B" w:rsidR="00C62BF1" w:rsidDel="00FB4F55" w:rsidRDefault="00C62BF1" w:rsidP="00C62BF1">
            <w:pPr>
              <w:pStyle w:val="steptext"/>
              <w:ind w:left="720"/>
              <w:rPr>
                <w:del w:id="2422" w:author="Author"/>
                <w:rFonts w:ascii="Verdana" w:hAnsi="Verdana" w:cs="Arial"/>
                <w:b/>
                <w:color w:val="000000" w:themeColor="text1"/>
                <w:sz w:val="18"/>
                <w:szCs w:val="18"/>
              </w:rPr>
            </w:pPr>
          </w:p>
          <w:p w14:paraId="7591901F" w14:textId="467D97BF" w:rsidR="00C62BF1" w:rsidDel="00FB4F55" w:rsidRDefault="00C62BF1" w:rsidP="00C62BF1">
            <w:pPr>
              <w:pStyle w:val="steptext"/>
              <w:ind w:left="720"/>
              <w:rPr>
                <w:del w:id="2423" w:author="Author"/>
                <w:rFonts w:ascii="Verdana" w:hAnsi="Verdana" w:cs="Arial"/>
                <w:b/>
                <w:color w:val="000000" w:themeColor="text1"/>
                <w:sz w:val="18"/>
                <w:szCs w:val="18"/>
              </w:rPr>
            </w:pPr>
            <w:del w:id="2424" w:author="Author">
              <w:r w:rsidDel="00FB4F55">
                <w:rPr>
                  <w:rFonts w:ascii="Verdana" w:hAnsi="Verdana" w:cs="Arial"/>
                  <w:b/>
                  <w:color w:val="000000" w:themeColor="text1"/>
                  <w:sz w:val="18"/>
                  <w:szCs w:val="18"/>
                </w:rPr>
                <w:delText xml:space="preserve">IF </w:delText>
              </w:r>
              <w:r w:rsidDel="00FB4F55">
                <w:rPr>
                  <w:rFonts w:ascii="Verdana" w:hAnsi="Verdana" w:cs="Arial"/>
                  <w:color w:val="000000" w:themeColor="text1"/>
                  <w:sz w:val="18"/>
                  <w:szCs w:val="18"/>
                </w:rPr>
                <w:delText>file is prepared for Iteration 3 (ASIAPAC)</w:delText>
              </w:r>
            </w:del>
          </w:p>
          <w:p w14:paraId="6C52FE27" w14:textId="51F9D8E7" w:rsidR="00C62BF1" w:rsidDel="00FB4F55" w:rsidRDefault="00C62BF1" w:rsidP="00C62BF1">
            <w:pPr>
              <w:pStyle w:val="steptext"/>
              <w:ind w:left="720"/>
              <w:rPr>
                <w:del w:id="2425" w:author="Author"/>
                <w:rFonts w:ascii="Verdana" w:hAnsi="Verdana" w:cs="Arial"/>
                <w:color w:val="000000" w:themeColor="text1"/>
                <w:sz w:val="18"/>
                <w:szCs w:val="18"/>
              </w:rPr>
            </w:pPr>
            <w:del w:id="2426" w:author="Author">
              <w:r w:rsidDel="00FB4F55">
                <w:rPr>
                  <w:rFonts w:ascii="Verdana" w:hAnsi="Verdana" w:cs="Arial"/>
                  <w:b/>
                  <w:color w:val="000000" w:themeColor="text1"/>
                  <w:sz w:val="18"/>
                  <w:szCs w:val="18"/>
                </w:rPr>
                <w:delText xml:space="preserve">THEN </w:delText>
              </w:r>
              <w:r w:rsidRPr="00A76221" w:rsidDel="00FB4F55">
                <w:rPr>
                  <w:rFonts w:ascii="Verdana" w:hAnsi="Verdana" w:cs="Arial"/>
                  <w:color w:val="000000" w:themeColor="text1"/>
                  <w:sz w:val="18"/>
                  <w:szCs w:val="18"/>
                </w:rPr>
                <w:delText>the vlookup will be performed</w:delText>
              </w:r>
              <w:r w:rsidDel="00FB4F55">
                <w:rPr>
                  <w:rFonts w:ascii="Verdana" w:hAnsi="Verdana" w:cs="Arial"/>
                  <w:color w:val="000000" w:themeColor="text1"/>
                  <w:sz w:val="18"/>
                  <w:szCs w:val="18"/>
                </w:rPr>
                <w:delText xml:space="preserve"> in column F (‘Iteration 3’)</w:delText>
              </w:r>
            </w:del>
          </w:p>
          <w:p w14:paraId="46ED18FA" w14:textId="02D0DB5C" w:rsidR="00C62BF1" w:rsidRDefault="00C62BF1" w:rsidP="00C62BF1">
            <w:pPr>
              <w:pStyle w:val="steptext"/>
              <w:ind w:left="720"/>
              <w:rPr>
                <w:ins w:id="2427" w:author="Author"/>
                <w:rFonts w:ascii="Verdana" w:hAnsi="Verdana" w:cs="Arial"/>
                <w:b/>
                <w:color w:val="000000" w:themeColor="text1"/>
                <w:sz w:val="18"/>
                <w:szCs w:val="18"/>
              </w:rPr>
            </w:pPr>
          </w:p>
          <w:p w14:paraId="217C11E5" w14:textId="77777777" w:rsidR="00FB4F55" w:rsidRDefault="00FB4F55" w:rsidP="00C62BF1">
            <w:pPr>
              <w:pStyle w:val="steptext"/>
              <w:ind w:left="720"/>
              <w:rPr>
                <w:rFonts w:ascii="Verdana" w:hAnsi="Verdana" w:cs="Arial"/>
                <w:b/>
                <w:color w:val="000000" w:themeColor="text1"/>
                <w:sz w:val="18"/>
                <w:szCs w:val="18"/>
              </w:rPr>
            </w:pPr>
          </w:p>
          <w:p w14:paraId="10E3FD93" w14:textId="66485090" w:rsidR="00C62BF1" w:rsidRDefault="00C62BF1" w:rsidP="00C62BF1">
            <w:pPr>
              <w:pStyle w:val="steptext"/>
              <w:rPr>
                <w:ins w:id="2428" w:author="Author"/>
                <w:rFonts w:ascii="Verdana" w:hAnsi="Verdana" w:cs="Arial"/>
                <w:color w:val="000000" w:themeColor="text1"/>
                <w:sz w:val="18"/>
                <w:szCs w:val="18"/>
              </w:rPr>
            </w:pPr>
            <w:r>
              <w:rPr>
                <w:rFonts w:ascii="Verdana" w:hAnsi="Verdana" w:cs="Arial"/>
                <w:b/>
                <w:color w:val="000000" w:themeColor="text1"/>
                <w:sz w:val="18"/>
                <w:szCs w:val="18"/>
              </w:rPr>
              <w:t xml:space="preserve">NOTE: </w:t>
            </w:r>
            <w:r>
              <w:rPr>
                <w:rFonts w:ascii="Verdana" w:hAnsi="Verdana" w:cs="Arial"/>
                <w:color w:val="000000" w:themeColor="text1"/>
                <w:sz w:val="18"/>
                <w:szCs w:val="18"/>
              </w:rPr>
              <w:t>Do not remove the #N/A returns</w:t>
            </w:r>
          </w:p>
          <w:p w14:paraId="7EE5F994" w14:textId="77777777" w:rsidR="00B65DC7" w:rsidRDefault="00B65DC7" w:rsidP="00B65DC7">
            <w:pPr>
              <w:pStyle w:val="steptext"/>
              <w:rPr>
                <w:ins w:id="2429" w:author="Author"/>
                <w:rFonts w:ascii="Verdana" w:hAnsi="Verdana" w:cs="Arial"/>
                <w:b/>
                <w:color w:val="000000" w:themeColor="text1"/>
                <w:sz w:val="18"/>
                <w:szCs w:val="18"/>
              </w:rPr>
            </w:pPr>
          </w:p>
          <w:p w14:paraId="57A4AFDB" w14:textId="44ED8E2B" w:rsidR="00B65DC7" w:rsidRPr="0088163B" w:rsidRDefault="00B65DC7">
            <w:pPr>
              <w:pStyle w:val="steptext"/>
              <w:numPr>
                <w:ilvl w:val="0"/>
                <w:numId w:val="79"/>
              </w:numPr>
              <w:rPr>
                <w:ins w:id="2430" w:author="Author"/>
                <w:rFonts w:ascii="Verdana" w:eastAsiaTheme="minorHAnsi" w:hAnsi="Verdana" w:cs="Arial"/>
                <w:color w:val="000000" w:themeColor="text1"/>
                <w:sz w:val="18"/>
                <w:szCs w:val="18"/>
              </w:rPr>
              <w:pPrChange w:id="2431" w:author="Author">
                <w:pPr>
                  <w:pStyle w:val="steptext"/>
                  <w:numPr>
                    <w:numId w:val="115"/>
                  </w:numPr>
                  <w:ind w:left="720" w:hanging="360"/>
                </w:pPr>
              </w:pPrChange>
            </w:pPr>
            <w:ins w:id="2432" w:author="Author">
              <w:r w:rsidRPr="0088163B">
                <w:rPr>
                  <w:rFonts w:ascii="Verdana" w:eastAsiaTheme="minorHAnsi" w:hAnsi="Verdana" w:cs="Arial"/>
                  <w:color w:val="000000" w:themeColor="text1"/>
                  <w:sz w:val="18"/>
                  <w:szCs w:val="18"/>
                </w:rPr>
                <w:t>Go to column ‘</w:t>
              </w:r>
              <w:r>
                <w:rPr>
                  <w:rFonts w:ascii="Verdana" w:eastAsiaTheme="minorHAnsi" w:hAnsi="Verdana" w:cs="Arial"/>
                  <w:color w:val="000000" w:themeColor="text1"/>
                  <w:sz w:val="18"/>
                  <w:szCs w:val="18"/>
                </w:rPr>
                <w:t>Vendor</w:t>
              </w:r>
              <w:r w:rsidRPr="0088163B">
                <w:rPr>
                  <w:rFonts w:ascii="Verdana" w:eastAsiaTheme="minorHAnsi" w:hAnsi="Verdana" w:cs="Arial"/>
                  <w:color w:val="000000" w:themeColor="text1"/>
                  <w:sz w:val="18"/>
                  <w:szCs w:val="18"/>
                </w:rPr>
                <w:t xml:space="preserve"> Reportability’ from Global Template and filter </w:t>
              </w:r>
              <w:r>
                <w:rPr>
                  <w:rFonts w:ascii="Verdana" w:eastAsiaTheme="minorHAnsi" w:hAnsi="Verdana" w:cs="Arial"/>
                  <w:color w:val="000000" w:themeColor="text1"/>
                  <w:sz w:val="18"/>
                  <w:szCs w:val="18"/>
                </w:rPr>
                <w:t>on</w:t>
              </w:r>
              <w:r w:rsidRPr="0088163B">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#N/A</w:t>
              </w:r>
              <w:r w:rsidRPr="0088163B">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values</w:t>
              </w:r>
            </w:ins>
          </w:p>
          <w:p w14:paraId="63FB3F98" w14:textId="77777777" w:rsidR="00B65DC7" w:rsidRPr="004D4431" w:rsidRDefault="00B65DC7" w:rsidP="00B65DC7">
            <w:pPr>
              <w:pStyle w:val="steptext"/>
              <w:ind w:left="720"/>
              <w:rPr>
                <w:ins w:id="2433" w:author="Author"/>
                <w:rFonts w:ascii="Verdana" w:eastAsiaTheme="minorHAnsi" w:hAnsi="Verdana" w:cs="Arial"/>
                <w:color w:val="000000" w:themeColor="text1"/>
                <w:sz w:val="18"/>
                <w:szCs w:val="18"/>
              </w:rPr>
            </w:pPr>
          </w:p>
          <w:p w14:paraId="38C39EA8" w14:textId="660FD2EA" w:rsidR="00B65DC7" w:rsidRPr="00A624E4" w:rsidRDefault="00B65DC7">
            <w:pPr>
              <w:pStyle w:val="steptext"/>
              <w:numPr>
                <w:ilvl w:val="0"/>
                <w:numId w:val="79"/>
              </w:numPr>
              <w:rPr>
                <w:ins w:id="2434" w:author="Author"/>
                <w:rFonts w:ascii="Verdana" w:hAnsi="Verdana" w:cs="Arial"/>
                <w:b/>
                <w:color w:val="000000" w:themeColor="text1"/>
                <w:sz w:val="18"/>
                <w:szCs w:val="18"/>
                <w:rPrChange w:id="2435" w:author="Author">
                  <w:rPr>
                    <w:ins w:id="2436" w:author="Author"/>
                    <w:rFonts w:ascii="Verdana" w:eastAsiaTheme="minorHAnsi" w:hAnsi="Verdana" w:cs="Arial"/>
                    <w:color w:val="000000" w:themeColor="text1"/>
                    <w:sz w:val="18"/>
                    <w:szCs w:val="18"/>
                  </w:rPr>
                </w:rPrChange>
              </w:rPr>
              <w:pPrChange w:id="2437" w:author="Author">
                <w:pPr>
                  <w:pStyle w:val="steptext"/>
                  <w:numPr>
                    <w:numId w:val="115"/>
                  </w:numPr>
                  <w:ind w:left="720" w:hanging="360"/>
                </w:pPr>
              </w:pPrChange>
            </w:pPr>
            <w:ins w:id="2438" w:author="Author">
              <w:r w:rsidRPr="004D4431">
                <w:rPr>
                  <w:rFonts w:ascii="Verdana" w:eastAsiaTheme="minorHAnsi" w:hAnsi="Verdana" w:cs="Arial"/>
                  <w:color w:val="000000" w:themeColor="text1"/>
                  <w:sz w:val="18"/>
                  <w:szCs w:val="18"/>
                </w:rPr>
                <w:t>Vlookup the ‘</w:t>
              </w:r>
              <w:r>
                <w:rPr>
                  <w:rFonts w:ascii="Verdana" w:eastAsiaTheme="minorHAnsi" w:hAnsi="Verdana" w:cs="Arial"/>
                  <w:color w:val="000000" w:themeColor="text1"/>
                  <w:sz w:val="18"/>
                  <w:szCs w:val="18"/>
                </w:rPr>
                <w:t>Name 1</w:t>
              </w:r>
              <w:r w:rsidRPr="004D4431">
                <w:rPr>
                  <w:rFonts w:ascii="Verdana" w:eastAsiaTheme="minorHAnsi" w:hAnsi="Verdana" w:cs="Arial"/>
                  <w:color w:val="000000" w:themeColor="text1"/>
                  <w:sz w:val="18"/>
                  <w:szCs w:val="18"/>
                </w:rPr>
                <w:t>’ column from CSR report into the ‘Vendor Dictionary</w:t>
              </w:r>
              <w:r>
                <w:rPr>
                  <w:rFonts w:ascii="Verdana" w:eastAsiaTheme="minorHAnsi" w:hAnsi="Verdana" w:cs="Arial"/>
                  <w:color w:val="000000" w:themeColor="text1"/>
                  <w:sz w:val="18"/>
                  <w:szCs w:val="18"/>
                </w:rPr>
                <w:t>_MASTER</w:t>
              </w:r>
              <w:r w:rsidRPr="004D4431">
                <w:rPr>
                  <w:rFonts w:ascii="Verdana" w:eastAsiaTheme="minorHAnsi" w:hAnsi="Verdana" w:cs="Arial"/>
                  <w:color w:val="000000" w:themeColor="text1"/>
                  <w:sz w:val="18"/>
                  <w:szCs w:val="18"/>
                </w:rPr>
                <w:t>’</w:t>
              </w:r>
              <w:r>
                <w:rPr>
                  <w:rFonts w:ascii="Verdana" w:eastAsiaTheme="minorHAnsi" w:hAnsi="Verdana" w:cs="Arial"/>
                  <w:color w:val="000000" w:themeColor="text1"/>
                  <w:sz w:val="18"/>
                  <w:szCs w:val="18"/>
                </w:rPr>
                <w:t xml:space="preserve"> files using column ‘Vendor Name’</w:t>
              </w:r>
              <w:r w:rsidRPr="004D4431">
                <w:rPr>
                  <w:rFonts w:ascii="Verdana" w:eastAsiaTheme="minorHAnsi" w:hAnsi="Verdana" w:cs="Arial"/>
                  <w:color w:val="000000" w:themeColor="text1"/>
                  <w:sz w:val="18"/>
                  <w:szCs w:val="18"/>
                </w:rPr>
                <w:t xml:space="preserve"> </w:t>
              </w:r>
              <w:r>
                <w:rPr>
                  <w:rFonts w:ascii="Verdana" w:eastAsiaTheme="minorHAnsi" w:hAnsi="Verdana" w:cs="Arial"/>
                  <w:color w:val="000000" w:themeColor="text1"/>
                  <w:sz w:val="18"/>
                  <w:szCs w:val="18"/>
                </w:rPr>
                <w:t>based upon iterations defined above</w:t>
              </w:r>
            </w:ins>
          </w:p>
          <w:p w14:paraId="17BE6F62" w14:textId="77777777" w:rsidR="00B65DC7" w:rsidRDefault="00B65DC7">
            <w:pPr>
              <w:pStyle w:val="ListParagraph"/>
              <w:rPr>
                <w:ins w:id="2439" w:author="Author"/>
                <w:rFonts w:ascii="Verdana" w:hAnsi="Verdana" w:cs="Arial"/>
                <w:b/>
                <w:color w:val="000000" w:themeColor="text1"/>
                <w:sz w:val="18"/>
                <w:szCs w:val="18"/>
              </w:rPr>
              <w:pPrChange w:id="2440" w:author="Author">
                <w:pPr>
                  <w:pStyle w:val="steptext"/>
                  <w:numPr>
                    <w:numId w:val="115"/>
                  </w:numPr>
                  <w:ind w:left="720" w:hanging="360"/>
                </w:pPr>
              </w:pPrChange>
            </w:pPr>
          </w:p>
          <w:p w14:paraId="081B3B4B" w14:textId="19B0AAA6" w:rsidR="00B65DC7" w:rsidRPr="009200C9" w:rsidDel="00D43B94" w:rsidRDefault="00B65DC7">
            <w:pPr>
              <w:pStyle w:val="steptext"/>
              <w:numPr>
                <w:ilvl w:val="0"/>
                <w:numId w:val="79"/>
              </w:numPr>
              <w:rPr>
                <w:ins w:id="2441" w:author="Author"/>
                <w:del w:id="2442" w:author="Author"/>
                <w:rFonts w:ascii="Verdana" w:hAnsi="Verdana" w:cs="Arial"/>
                <w:color w:val="000000" w:themeColor="text1"/>
                <w:sz w:val="18"/>
                <w:szCs w:val="18"/>
                <w:rPrChange w:id="2443" w:author="Author">
                  <w:rPr>
                    <w:ins w:id="2444" w:author="Author"/>
                    <w:del w:id="2445" w:author="Author"/>
                    <w:rFonts w:ascii="Verdana" w:hAnsi="Verdana" w:cs="Arial"/>
                    <w:b/>
                    <w:color w:val="000000" w:themeColor="text1"/>
                    <w:sz w:val="18"/>
                    <w:szCs w:val="18"/>
                  </w:rPr>
                </w:rPrChange>
              </w:rPr>
              <w:pPrChange w:id="2446" w:author="Author">
                <w:pPr>
                  <w:pStyle w:val="steptext"/>
                  <w:numPr>
                    <w:numId w:val="115"/>
                  </w:numPr>
                  <w:ind w:left="720" w:hanging="360"/>
                </w:pPr>
              </w:pPrChange>
            </w:pPr>
            <w:ins w:id="2447" w:author="Author">
              <w:r w:rsidRPr="009200C9">
                <w:rPr>
                  <w:rFonts w:ascii="Verdana" w:hAnsi="Verdana" w:cs="Arial"/>
                  <w:color w:val="000000" w:themeColor="text1"/>
                  <w:sz w:val="18"/>
                  <w:szCs w:val="18"/>
                  <w:rPrChange w:id="2448" w:author="Author">
                    <w:rPr>
                      <w:rFonts w:ascii="Verdana" w:hAnsi="Verdana" w:cs="Arial"/>
                      <w:b/>
                      <w:color w:val="000000" w:themeColor="text1"/>
                      <w:sz w:val="18"/>
                      <w:szCs w:val="18"/>
                    </w:rPr>
                  </w:rPrChange>
                </w:rPr>
                <w:lastRenderedPageBreak/>
                <w:t>Remove filters</w:t>
              </w:r>
            </w:ins>
          </w:p>
          <w:p w14:paraId="7F47803F" w14:textId="10C2F6FA" w:rsidR="00B65DC7" w:rsidRPr="00F734BD" w:rsidDel="009200C9" w:rsidRDefault="00B65DC7">
            <w:pPr>
              <w:pStyle w:val="steptext"/>
              <w:numPr>
                <w:ilvl w:val="0"/>
                <w:numId w:val="79"/>
              </w:numPr>
              <w:rPr>
                <w:del w:id="2449" w:author="Author"/>
                <w:rFonts w:ascii="Verdana" w:hAnsi="Verdana" w:cs="Arial"/>
                <w:b/>
                <w:color w:val="000000" w:themeColor="text1"/>
                <w:sz w:val="18"/>
                <w:szCs w:val="18"/>
              </w:rPr>
              <w:pPrChange w:id="2450" w:author="Author">
                <w:pPr>
                  <w:pStyle w:val="steptext"/>
                </w:pPr>
              </w:pPrChange>
            </w:pPr>
            <w:ins w:id="2451" w:author="Author">
              <w:del w:id="2452" w:author="Author">
                <w:r w:rsidRPr="00F734BD" w:rsidDel="009200C9">
                  <w:rPr>
                    <w:rFonts w:ascii="Verdana" w:hAnsi="Verdana" w:cs="Arial"/>
                    <w:b/>
                    <w:color w:val="000000" w:themeColor="text1"/>
                    <w:sz w:val="18"/>
                    <w:szCs w:val="18"/>
                  </w:rPr>
                  <w:delText>Pull in Vendor Reason based upon Vlookup of Vendor ID</w:delText>
                </w:r>
              </w:del>
            </w:ins>
          </w:p>
          <w:p w14:paraId="1583A036" w14:textId="77777777" w:rsidR="00C62BF1" w:rsidRPr="00BC40E5" w:rsidRDefault="00C62BF1">
            <w:pPr>
              <w:pStyle w:val="steptext"/>
              <w:numPr>
                <w:ilvl w:val="0"/>
                <w:numId w:val="79"/>
              </w:numPr>
              <w:rPr>
                <w:rFonts w:ascii="Verdana" w:eastAsiaTheme="minorHAnsi" w:hAnsi="Verdana" w:cs="Arial"/>
                <w:i/>
                <w:color w:val="000000" w:themeColor="text1"/>
                <w:sz w:val="18"/>
                <w:szCs w:val="18"/>
              </w:rPr>
              <w:pPrChange w:id="2453" w:author="Author">
                <w:pPr>
                  <w:pStyle w:val="steptext"/>
                </w:pPr>
              </w:pPrChange>
            </w:pPr>
          </w:p>
        </w:tc>
        <w:tc>
          <w:tcPr>
            <w:tcW w:w="1418" w:type="dxa"/>
          </w:tcPr>
          <w:p w14:paraId="75A5E6BE" w14:textId="77777777" w:rsidR="00C62BF1" w:rsidRPr="000F672E" w:rsidRDefault="00C62BF1" w:rsidP="00311DC6">
            <w:pPr>
              <w:rPr>
                <w:rFonts w:cs="Arial"/>
                <w:b/>
                <w:color w:val="000000" w:themeColor="text1"/>
                <w:sz w:val="18"/>
                <w:szCs w:val="18"/>
                <w:lang w:val="en-US"/>
              </w:rPr>
            </w:pPr>
          </w:p>
        </w:tc>
        <w:tc>
          <w:tcPr>
            <w:tcW w:w="10938" w:type="dxa"/>
          </w:tcPr>
          <w:p w14:paraId="789210E3" w14:textId="1D5A77BB" w:rsidR="00C62BF1" w:rsidRDefault="00F050B6" w:rsidP="00311DC6">
            <w:pPr>
              <w:rPr>
                <w:noProof/>
              </w:rPr>
            </w:pPr>
            <w:ins w:id="2454" w:author="Author">
              <w:r>
                <w:rPr>
                  <w:noProof/>
                  <w:lang w:val="en-US"/>
                </w:rPr>
                <w:drawing>
                  <wp:inline distT="0" distB="0" distL="0" distR="0" wp14:anchorId="32B00DCB" wp14:editId="4A1C4F9D">
                    <wp:extent cx="5579745" cy="2143125"/>
                    <wp:effectExtent l="0" t="0" r="1905"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579745" cy="2143125"/>
                            </a:xfrm>
                            <a:prstGeom prst="rect">
                              <a:avLst/>
                            </a:prstGeom>
                          </pic:spPr>
                        </pic:pic>
                      </a:graphicData>
                    </a:graphic>
                  </wp:inline>
                </w:drawing>
              </w:r>
              <w:r w:rsidR="006C0369">
                <w:rPr>
                  <w:noProof/>
                  <w:lang w:val="en-US"/>
                </w:rPr>
                <w:drawing>
                  <wp:anchor distT="0" distB="0" distL="114300" distR="114300" simplePos="0" relativeHeight="251714560" behindDoc="0" locked="0" layoutInCell="1" allowOverlap="1" wp14:anchorId="02F44202" wp14:editId="4EF2A301">
                    <wp:simplePos x="0" y="0"/>
                    <wp:positionH relativeFrom="column">
                      <wp:posOffset>0</wp:posOffset>
                    </wp:positionH>
                    <wp:positionV relativeFrom="paragraph">
                      <wp:posOffset>0</wp:posOffset>
                    </wp:positionV>
                    <wp:extent cx="2147570" cy="1943100"/>
                    <wp:effectExtent l="0" t="0" r="5080" b="0"/>
                    <wp:wrapTopAndBottom/>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147570" cy="1943100"/>
                            </a:xfrm>
                            <a:prstGeom prst="rect">
                              <a:avLst/>
                            </a:prstGeom>
                          </pic:spPr>
                        </pic:pic>
                      </a:graphicData>
                    </a:graphic>
                  </wp:anchor>
                </w:drawing>
              </w:r>
              <w:del w:id="2455" w:author="Author">
                <w:r w:rsidR="006C0369" w:rsidDel="00F050B6">
                  <w:rPr>
                    <w:noProof/>
                    <w:lang w:val="en-US"/>
                  </w:rPr>
                  <w:drawing>
                    <wp:inline distT="0" distB="0" distL="0" distR="0" wp14:anchorId="56A96EF8" wp14:editId="70394809">
                      <wp:extent cx="2562308" cy="159020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78914" cy="1600510"/>
                              </a:xfrm>
                              <a:prstGeom prst="rect">
                                <a:avLst/>
                              </a:prstGeom>
                            </pic:spPr>
                          </pic:pic>
                        </a:graphicData>
                      </a:graphic>
                    </wp:inline>
                  </w:drawing>
                </w:r>
                <w:r w:rsidR="00E072DE" w:rsidDel="006C0369">
                  <w:rPr>
                    <w:noProof/>
                    <w:lang w:val="en-US"/>
                  </w:rPr>
                  <w:drawing>
                    <wp:anchor distT="0" distB="0" distL="114300" distR="114300" simplePos="0" relativeHeight="251710464" behindDoc="0" locked="0" layoutInCell="1" allowOverlap="1" wp14:anchorId="6C64464A" wp14:editId="05E187EA">
                      <wp:simplePos x="0" y="0"/>
                      <wp:positionH relativeFrom="column">
                        <wp:posOffset>-1270</wp:posOffset>
                      </wp:positionH>
                      <wp:positionV relativeFrom="paragraph">
                        <wp:posOffset>161925</wp:posOffset>
                      </wp:positionV>
                      <wp:extent cx="1965325" cy="1824355"/>
                      <wp:effectExtent l="0" t="0" r="0" b="4445"/>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965325" cy="1824355"/>
                              </a:xfrm>
                              <a:prstGeom prst="rect">
                                <a:avLst/>
                              </a:prstGeom>
                            </pic:spPr>
                          </pic:pic>
                        </a:graphicData>
                      </a:graphic>
                      <wp14:sizeRelH relativeFrom="margin">
                        <wp14:pctWidth>0</wp14:pctWidth>
                      </wp14:sizeRelH>
                      <wp14:sizeRelV relativeFrom="margin">
                        <wp14:pctHeight>0</wp14:pctHeight>
                      </wp14:sizeRelV>
                    </wp:anchor>
                  </w:drawing>
                </w:r>
              </w:del>
            </w:ins>
          </w:p>
        </w:tc>
      </w:tr>
      <w:tr w:rsidR="009200C9" w:rsidRPr="005335B1" w14:paraId="51904F15" w14:textId="77777777" w:rsidTr="00FA4F51">
        <w:trPr>
          <w:cantSplit/>
          <w:trHeight w:val="20"/>
          <w:ins w:id="2456" w:author="Author"/>
        </w:trPr>
        <w:tc>
          <w:tcPr>
            <w:tcW w:w="1843" w:type="dxa"/>
          </w:tcPr>
          <w:p w14:paraId="24EB3414" w14:textId="752E1267" w:rsidR="009200C9" w:rsidRDefault="009200C9" w:rsidP="00311DC6">
            <w:pPr>
              <w:pStyle w:val="steptext"/>
              <w:rPr>
                <w:ins w:id="2457" w:author="Author"/>
                <w:rFonts w:ascii="Verdana" w:eastAsiaTheme="minorHAnsi" w:hAnsi="Verdana" w:cs="Arial"/>
                <w:b/>
                <w:color w:val="000000" w:themeColor="text1"/>
                <w:sz w:val="18"/>
                <w:szCs w:val="18"/>
              </w:rPr>
            </w:pPr>
            <w:ins w:id="2458" w:author="Author">
              <w:r>
                <w:rPr>
                  <w:rFonts w:ascii="Verdana" w:eastAsiaTheme="minorHAnsi" w:hAnsi="Verdana" w:cs="Arial"/>
                  <w:b/>
                  <w:color w:val="000000" w:themeColor="text1"/>
                  <w:sz w:val="18"/>
                  <w:szCs w:val="18"/>
                </w:rPr>
                <w:t>3.1.9</w:t>
              </w:r>
              <w:r w:rsidR="003C6AFF">
                <w:rPr>
                  <w:rFonts w:ascii="Verdana" w:eastAsiaTheme="minorHAnsi" w:hAnsi="Verdana" w:cs="Arial"/>
                  <w:b/>
                  <w:color w:val="000000" w:themeColor="text1"/>
                  <w:sz w:val="18"/>
                  <w:szCs w:val="18"/>
                </w:rPr>
                <w:t>4</w:t>
              </w:r>
              <w:del w:id="2459" w:author="Author">
                <w:r w:rsidDel="003C6AFF">
                  <w:rPr>
                    <w:rFonts w:ascii="Verdana" w:eastAsiaTheme="minorHAnsi" w:hAnsi="Verdana" w:cs="Arial"/>
                    <w:b/>
                    <w:color w:val="000000" w:themeColor="text1"/>
                    <w:sz w:val="18"/>
                    <w:szCs w:val="18"/>
                  </w:rPr>
                  <w:delText>3</w:delText>
                </w:r>
              </w:del>
              <w:r>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*Step applicable for all Iterations (1,2,3)</w:t>
              </w:r>
            </w:ins>
          </w:p>
        </w:tc>
        <w:tc>
          <w:tcPr>
            <w:tcW w:w="5103" w:type="dxa"/>
          </w:tcPr>
          <w:p w14:paraId="3B2E56ED" w14:textId="77777777" w:rsidR="009200C9" w:rsidRPr="00D21718" w:rsidRDefault="009200C9" w:rsidP="009200C9">
            <w:pPr>
              <w:rPr>
                <w:ins w:id="2460" w:author="Author"/>
                <w:rFonts w:ascii="Verdana" w:hAnsi="Verdana" w:cs="Arial"/>
                <w:b/>
                <w:color w:val="000000" w:themeColor="text1"/>
                <w:sz w:val="18"/>
                <w:szCs w:val="18"/>
              </w:rPr>
            </w:pPr>
            <w:ins w:id="2461" w:author="Author">
              <w:r w:rsidRPr="00D21718">
                <w:rPr>
                  <w:rFonts w:ascii="Verdana" w:hAnsi="Verdana" w:cs="Arial"/>
                  <w:b/>
                  <w:color w:val="000000" w:themeColor="text1"/>
                  <w:sz w:val="18"/>
                  <w:szCs w:val="18"/>
                </w:rPr>
                <w:t>Populate column ‘Vendor Reason’ from Global Template:</w:t>
              </w:r>
            </w:ins>
          </w:p>
          <w:p w14:paraId="7BC9A2AD" w14:textId="77777777" w:rsidR="009200C9" w:rsidRPr="00D21718" w:rsidRDefault="009200C9" w:rsidP="009200C9">
            <w:pPr>
              <w:pStyle w:val="steptext"/>
              <w:rPr>
                <w:ins w:id="2462" w:author="Author"/>
                <w:rFonts w:ascii="Verdana" w:eastAsiaTheme="minorHAnsi" w:hAnsi="Verdana" w:cs="Arial"/>
                <w:b/>
                <w:color w:val="000000" w:themeColor="text1"/>
                <w:sz w:val="18"/>
                <w:szCs w:val="18"/>
                <w:lang w:val="en-AU"/>
              </w:rPr>
            </w:pPr>
          </w:p>
          <w:p w14:paraId="0172CC39" w14:textId="7AC45D24" w:rsidR="009200C9" w:rsidDel="00941ACD" w:rsidRDefault="009200C9" w:rsidP="009200C9">
            <w:pPr>
              <w:pStyle w:val="steptext"/>
              <w:numPr>
                <w:ilvl w:val="0"/>
                <w:numId w:val="129"/>
              </w:numPr>
              <w:rPr>
                <w:ins w:id="2463" w:author="Author"/>
                <w:del w:id="2464" w:author="Author"/>
                <w:rFonts w:ascii="Verdana" w:eastAsiaTheme="minorHAnsi" w:hAnsi="Verdana" w:cs="Arial"/>
                <w:color w:val="000000" w:themeColor="text1"/>
                <w:sz w:val="18"/>
                <w:szCs w:val="18"/>
              </w:rPr>
            </w:pPr>
            <w:ins w:id="2465" w:author="Author">
              <w:del w:id="2466" w:author="Author">
                <w:r w:rsidDel="00941ACD">
                  <w:rPr>
                    <w:rFonts w:ascii="Verdana" w:eastAsiaTheme="minorHAnsi" w:hAnsi="Verdana" w:cs="Arial"/>
                    <w:color w:val="000000" w:themeColor="text1"/>
                    <w:sz w:val="18"/>
                    <w:szCs w:val="18"/>
                  </w:rPr>
                  <w:delText>Remove all filters</w:delText>
                </w:r>
              </w:del>
            </w:ins>
          </w:p>
          <w:p w14:paraId="2C116679" w14:textId="77777777" w:rsidR="009200C9" w:rsidRDefault="009200C9" w:rsidP="009200C9">
            <w:pPr>
              <w:pStyle w:val="steptext"/>
              <w:ind w:left="720"/>
              <w:rPr>
                <w:ins w:id="2467" w:author="Author"/>
                <w:rFonts w:ascii="Verdana" w:eastAsiaTheme="minorHAnsi" w:hAnsi="Verdana" w:cs="Arial"/>
                <w:color w:val="000000" w:themeColor="text1"/>
                <w:sz w:val="18"/>
                <w:szCs w:val="18"/>
              </w:rPr>
            </w:pPr>
          </w:p>
          <w:p w14:paraId="3294F98A" w14:textId="77777777" w:rsidR="009200C9" w:rsidRPr="00E32003" w:rsidRDefault="009200C9" w:rsidP="009200C9">
            <w:pPr>
              <w:pStyle w:val="steptext"/>
              <w:numPr>
                <w:ilvl w:val="0"/>
                <w:numId w:val="129"/>
              </w:numPr>
              <w:rPr>
                <w:ins w:id="2468" w:author="Author"/>
                <w:rFonts w:ascii="Verdana" w:hAnsi="Verdana" w:cs="Arial"/>
                <w:b/>
                <w:color w:val="000000" w:themeColor="text1"/>
                <w:sz w:val="18"/>
                <w:szCs w:val="18"/>
              </w:rPr>
            </w:pPr>
            <w:ins w:id="2469" w:author="Author">
              <w:r>
                <w:rPr>
                  <w:rFonts w:ascii="Verdana" w:eastAsiaTheme="minorHAnsi" w:hAnsi="Verdana" w:cs="Arial"/>
                  <w:color w:val="000000" w:themeColor="text1"/>
                  <w:sz w:val="18"/>
                  <w:szCs w:val="18"/>
                </w:rPr>
                <w:t>VLOOKUP the ‘Vendor ID</w:t>
              </w:r>
              <w:r w:rsidRPr="00C5196B">
                <w:rPr>
                  <w:rFonts w:ascii="Verdana" w:eastAsiaTheme="minorHAnsi" w:hAnsi="Verdana" w:cs="Arial"/>
                  <w:color w:val="000000" w:themeColor="text1"/>
                  <w:sz w:val="18"/>
                  <w:szCs w:val="18"/>
                </w:rPr>
                <w:t>’ column from CSR report into the ‘Vendor Dictionary</w:t>
              </w:r>
              <w:r>
                <w:rPr>
                  <w:rFonts w:ascii="Verdana" w:eastAsiaTheme="minorHAnsi" w:hAnsi="Verdana" w:cs="Arial"/>
                  <w:color w:val="000000" w:themeColor="text1"/>
                  <w:sz w:val="18"/>
                  <w:szCs w:val="18"/>
                </w:rPr>
                <w:t>_MASTER</w:t>
              </w:r>
              <w:r w:rsidRPr="00C5196B">
                <w:rPr>
                  <w:rFonts w:ascii="Verdana" w:eastAsiaTheme="minorHAnsi" w:hAnsi="Verdana" w:cs="Arial"/>
                  <w:color w:val="000000" w:themeColor="text1"/>
                  <w:sz w:val="18"/>
                  <w:szCs w:val="18"/>
                </w:rPr>
                <w:t>’ file</w:t>
              </w:r>
              <w:r>
                <w:rPr>
                  <w:rFonts w:ascii="Verdana" w:eastAsiaTheme="minorHAnsi" w:hAnsi="Verdana" w:cs="Arial"/>
                  <w:color w:val="000000" w:themeColor="text1"/>
                  <w:sz w:val="18"/>
                  <w:szCs w:val="18"/>
                </w:rPr>
                <w:t xml:space="preserve"> using column ‘VENDOR CODE’</w:t>
              </w:r>
              <w:r w:rsidRPr="00C5196B">
                <w:rPr>
                  <w:rFonts w:ascii="Verdana" w:eastAsiaTheme="minorHAnsi" w:hAnsi="Verdana" w:cs="Arial"/>
                  <w:color w:val="000000" w:themeColor="text1"/>
                  <w:sz w:val="18"/>
                  <w:szCs w:val="18"/>
                </w:rPr>
                <w:t xml:space="preserve"> in column </w:t>
              </w:r>
              <w:r>
                <w:rPr>
                  <w:rFonts w:ascii="Verdana" w:eastAsiaTheme="minorHAnsi" w:hAnsi="Verdana" w:cs="Arial"/>
                  <w:color w:val="000000" w:themeColor="text1"/>
                  <w:sz w:val="18"/>
                  <w:szCs w:val="18"/>
                </w:rPr>
                <w:t xml:space="preserve">A and pull back </w:t>
              </w:r>
              <w:r w:rsidRPr="00C5196B">
                <w:rPr>
                  <w:rFonts w:ascii="Verdana" w:eastAsiaTheme="minorHAnsi" w:hAnsi="Verdana" w:cs="Arial"/>
                  <w:color w:val="000000" w:themeColor="text1"/>
                  <w:sz w:val="18"/>
                  <w:szCs w:val="18"/>
                </w:rPr>
                <w:t>‘</w:t>
              </w:r>
              <w:r>
                <w:t xml:space="preserve"> </w:t>
              </w:r>
              <w:r w:rsidRPr="009D4C05">
                <w:rPr>
                  <w:rFonts w:ascii="Verdana" w:eastAsiaTheme="minorHAnsi" w:hAnsi="Verdana" w:cs="Arial"/>
                  <w:color w:val="000000" w:themeColor="text1"/>
                  <w:sz w:val="18"/>
                  <w:szCs w:val="18"/>
                </w:rPr>
                <w:t>Vendor Reason/Description</w:t>
              </w:r>
              <w:r>
                <w:rPr>
                  <w:rFonts w:ascii="Verdana" w:eastAsiaTheme="minorHAnsi" w:hAnsi="Verdana" w:cs="Arial"/>
                  <w:color w:val="000000" w:themeColor="text1"/>
                  <w:sz w:val="18"/>
                  <w:szCs w:val="18"/>
                </w:rPr>
                <w:t>’ and put in Vendor Reason column</w:t>
              </w:r>
            </w:ins>
          </w:p>
          <w:p w14:paraId="6E39AF17" w14:textId="77777777" w:rsidR="009200C9" w:rsidRPr="009200C9" w:rsidRDefault="009200C9" w:rsidP="00C62BF1">
            <w:pPr>
              <w:rPr>
                <w:ins w:id="2470" w:author="Author"/>
                <w:rFonts w:ascii="Verdana" w:hAnsi="Verdana" w:cs="Arial"/>
                <w:b/>
                <w:color w:val="000000" w:themeColor="text1"/>
                <w:sz w:val="18"/>
                <w:szCs w:val="18"/>
                <w:lang w:val="en-US"/>
                <w:rPrChange w:id="2471" w:author="Author">
                  <w:rPr>
                    <w:ins w:id="2472" w:author="Author"/>
                    <w:rFonts w:ascii="Verdana" w:hAnsi="Verdana" w:cs="Arial"/>
                    <w:b/>
                    <w:color w:val="000000" w:themeColor="text1"/>
                    <w:sz w:val="18"/>
                    <w:szCs w:val="18"/>
                  </w:rPr>
                </w:rPrChange>
              </w:rPr>
            </w:pPr>
          </w:p>
        </w:tc>
        <w:tc>
          <w:tcPr>
            <w:tcW w:w="1418" w:type="dxa"/>
          </w:tcPr>
          <w:p w14:paraId="35FEFEAA" w14:textId="77777777" w:rsidR="009200C9" w:rsidRPr="000F672E" w:rsidRDefault="009200C9" w:rsidP="00311DC6">
            <w:pPr>
              <w:rPr>
                <w:ins w:id="2473" w:author="Author"/>
                <w:rFonts w:cs="Arial"/>
                <w:b/>
                <w:color w:val="000000" w:themeColor="text1"/>
                <w:sz w:val="18"/>
                <w:szCs w:val="18"/>
                <w:lang w:val="en-US"/>
              </w:rPr>
            </w:pPr>
          </w:p>
        </w:tc>
        <w:tc>
          <w:tcPr>
            <w:tcW w:w="10938" w:type="dxa"/>
          </w:tcPr>
          <w:p w14:paraId="127C9C99" w14:textId="75879A7D" w:rsidR="009200C9" w:rsidRDefault="008D5839" w:rsidP="00311DC6">
            <w:pPr>
              <w:rPr>
                <w:ins w:id="2474" w:author="Author"/>
                <w:noProof/>
              </w:rPr>
            </w:pPr>
            <w:ins w:id="2475" w:author="Author">
              <w:r>
                <w:rPr>
                  <w:noProof/>
                  <w:lang w:val="en-US"/>
                </w:rPr>
                <w:drawing>
                  <wp:anchor distT="0" distB="0" distL="114300" distR="114300" simplePos="0" relativeHeight="251716608" behindDoc="0" locked="0" layoutInCell="1" allowOverlap="1" wp14:anchorId="432DF6CF" wp14:editId="0B598EC0">
                    <wp:simplePos x="0" y="0"/>
                    <wp:positionH relativeFrom="column">
                      <wp:posOffset>84860</wp:posOffset>
                    </wp:positionH>
                    <wp:positionV relativeFrom="paragraph">
                      <wp:posOffset>0</wp:posOffset>
                    </wp:positionV>
                    <wp:extent cx="2238375" cy="2337858"/>
                    <wp:effectExtent l="0" t="0" r="0" b="5715"/>
                    <wp:wrapThrough wrapText="bothSides">
                      <wp:wrapPolygon edited="0">
                        <wp:start x="0" y="0"/>
                        <wp:lineTo x="0" y="21477"/>
                        <wp:lineTo x="21324" y="21477"/>
                        <wp:lineTo x="21324" y="0"/>
                        <wp:lineTo x="0" y="0"/>
                      </wp:wrapPolygon>
                    </wp:wrapThrough>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238375" cy="2337858"/>
                            </a:xfrm>
                            <a:prstGeom prst="rect">
                              <a:avLst/>
                            </a:prstGeom>
                          </pic:spPr>
                        </pic:pic>
                      </a:graphicData>
                    </a:graphic>
                  </wp:anchor>
                </w:drawing>
              </w:r>
              <w:del w:id="2476" w:author="Author">
                <w:r w:rsidDel="00F050B6">
                  <w:rPr>
                    <w:noProof/>
                    <w:lang w:val="en-US"/>
                  </w:rPr>
                  <w:drawing>
                    <wp:inline distT="0" distB="0" distL="0" distR="0" wp14:anchorId="682D649C" wp14:editId="2B2384F4">
                      <wp:extent cx="2342793" cy="2228850"/>
                      <wp:effectExtent l="0" t="0" r="63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77621" cy="2261984"/>
                              </a:xfrm>
                              <a:prstGeom prst="rect">
                                <a:avLst/>
                              </a:prstGeom>
                            </pic:spPr>
                          </pic:pic>
                        </a:graphicData>
                      </a:graphic>
                    </wp:inline>
                  </w:drawing>
                </w:r>
              </w:del>
              <w:r w:rsidR="00F050B6">
                <w:rPr>
                  <w:noProof/>
                  <w:lang w:val="en-US"/>
                </w:rPr>
                <w:drawing>
                  <wp:inline distT="0" distB="0" distL="0" distR="0" wp14:anchorId="6E3E9675" wp14:editId="095EE929">
                    <wp:extent cx="2755634" cy="2337435"/>
                    <wp:effectExtent l="0" t="0" r="6985" b="571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79006" cy="2357260"/>
                            </a:xfrm>
                            <a:prstGeom prst="rect">
                              <a:avLst/>
                            </a:prstGeom>
                          </pic:spPr>
                        </pic:pic>
                      </a:graphicData>
                    </a:graphic>
                  </wp:inline>
                </w:drawing>
              </w:r>
            </w:ins>
          </w:p>
        </w:tc>
      </w:tr>
      <w:tr w:rsidR="00C62BF1" w:rsidRPr="005335B1" w14:paraId="53841EC0" w14:textId="77777777" w:rsidTr="00FA4F51">
        <w:trPr>
          <w:cantSplit/>
          <w:trHeight w:val="20"/>
        </w:trPr>
        <w:tc>
          <w:tcPr>
            <w:tcW w:w="1843" w:type="dxa"/>
          </w:tcPr>
          <w:p w14:paraId="67936762" w14:textId="0384F5F4" w:rsidR="00C036A7" w:rsidRDefault="008C5B5B" w:rsidP="00311DC6">
            <w:pPr>
              <w:pStyle w:val="steptext"/>
              <w:rPr>
                <w:rFonts w:ascii="Verdana" w:eastAsiaTheme="minorHAnsi" w:hAnsi="Verdana" w:cs="Arial"/>
                <w:b/>
                <w:i/>
                <w:color w:val="000000" w:themeColor="text1"/>
                <w:sz w:val="18"/>
                <w:szCs w:val="18"/>
              </w:rPr>
            </w:pPr>
            <w:r>
              <w:rPr>
                <w:rFonts w:ascii="Verdana" w:eastAsiaTheme="minorHAnsi" w:hAnsi="Verdana" w:cs="Arial"/>
                <w:b/>
                <w:color w:val="000000" w:themeColor="text1"/>
                <w:sz w:val="18"/>
                <w:szCs w:val="18"/>
              </w:rPr>
              <w:lastRenderedPageBreak/>
              <w:t>3.1.9</w:t>
            </w:r>
            <w:ins w:id="2477" w:author="Author">
              <w:r w:rsidR="003C6AFF">
                <w:rPr>
                  <w:rFonts w:ascii="Verdana" w:eastAsiaTheme="minorHAnsi" w:hAnsi="Verdana" w:cs="Arial"/>
                  <w:b/>
                  <w:color w:val="000000" w:themeColor="text1"/>
                  <w:sz w:val="18"/>
                  <w:szCs w:val="18"/>
                </w:rPr>
                <w:t>5</w:t>
              </w:r>
              <w:del w:id="2478" w:author="Author">
                <w:r w:rsidR="009200C9" w:rsidDel="003C6AFF">
                  <w:rPr>
                    <w:rFonts w:ascii="Verdana" w:eastAsiaTheme="minorHAnsi" w:hAnsi="Verdana" w:cs="Arial"/>
                    <w:b/>
                    <w:color w:val="000000" w:themeColor="text1"/>
                    <w:sz w:val="18"/>
                    <w:szCs w:val="18"/>
                  </w:rPr>
                  <w:delText>4</w:delText>
                </w:r>
              </w:del>
            </w:ins>
            <w:del w:id="2479" w:author="Author">
              <w:r w:rsidDel="009200C9">
                <w:rPr>
                  <w:rFonts w:ascii="Verdana" w:eastAsiaTheme="minorHAnsi" w:hAnsi="Verdana" w:cs="Arial"/>
                  <w:b/>
                  <w:color w:val="000000" w:themeColor="text1"/>
                  <w:sz w:val="18"/>
                  <w:szCs w:val="18"/>
                </w:rPr>
                <w:delText>3</w:delText>
              </w:r>
            </w:del>
            <w:r w:rsidR="00C62BF1">
              <w:rPr>
                <w:rFonts w:ascii="Verdana" w:eastAsiaTheme="minorHAnsi" w:hAnsi="Verdana" w:cs="Arial"/>
                <w:b/>
                <w:color w:val="000000" w:themeColor="text1"/>
                <w:sz w:val="18"/>
                <w:szCs w:val="18"/>
              </w:rPr>
              <w:t xml:space="preserve"> </w:t>
            </w:r>
            <w:r w:rsidR="00C62BF1" w:rsidRPr="00293F54">
              <w:rPr>
                <w:rFonts w:ascii="Verdana" w:eastAsiaTheme="minorHAnsi" w:hAnsi="Verdana" w:cs="Arial"/>
                <w:color w:val="000000" w:themeColor="text1"/>
                <w:sz w:val="18"/>
                <w:szCs w:val="18"/>
              </w:rPr>
              <w:t xml:space="preserve">Preparation of </w:t>
            </w:r>
            <w:r w:rsidR="00C62BF1">
              <w:rPr>
                <w:rFonts w:ascii="Verdana" w:eastAsiaTheme="minorHAnsi" w:hAnsi="Verdana" w:cs="Arial"/>
                <w:color w:val="000000" w:themeColor="text1"/>
                <w:sz w:val="18"/>
                <w:szCs w:val="18"/>
              </w:rPr>
              <w:t xml:space="preserve">ICON </w:t>
            </w:r>
            <w:r w:rsidR="00C62BF1" w:rsidRPr="00293F54">
              <w:rPr>
                <w:rFonts w:ascii="Verdana" w:eastAsiaTheme="minorHAnsi" w:hAnsi="Verdana" w:cs="Arial"/>
                <w:color w:val="000000" w:themeColor="text1"/>
                <w:sz w:val="18"/>
                <w:szCs w:val="18"/>
              </w:rPr>
              <w:t>CSR report</w:t>
            </w:r>
            <w:r w:rsidR="00C62BF1">
              <w:rPr>
                <w:rFonts w:ascii="Verdana" w:eastAsiaTheme="minorHAnsi" w:hAnsi="Verdana" w:cs="Arial"/>
                <w:color w:val="000000" w:themeColor="text1"/>
                <w:sz w:val="18"/>
                <w:szCs w:val="18"/>
              </w:rPr>
              <w:t xml:space="preserve">. </w:t>
            </w:r>
            <w:r w:rsidR="00C62BF1">
              <w:rPr>
                <w:rFonts w:ascii="Verdana" w:eastAsiaTheme="minorHAnsi" w:hAnsi="Verdana" w:cs="Arial"/>
                <w:b/>
                <w:i/>
                <w:color w:val="000000" w:themeColor="text1"/>
                <w:sz w:val="18"/>
                <w:szCs w:val="18"/>
              </w:rPr>
              <w:t>*</w:t>
            </w:r>
            <w:r w:rsidR="00C036A7">
              <w:rPr>
                <w:rFonts w:ascii="Verdana" w:eastAsiaTheme="minorHAnsi" w:hAnsi="Verdana" w:cs="Arial"/>
                <w:b/>
                <w:i/>
                <w:color w:val="000000" w:themeColor="text1"/>
                <w:sz w:val="18"/>
                <w:szCs w:val="18"/>
              </w:rPr>
              <w:t>Steps</w:t>
            </w:r>
            <w:r w:rsidR="001B3D37">
              <w:rPr>
                <w:rFonts w:ascii="Verdana" w:eastAsiaTheme="minorHAnsi" w:hAnsi="Verdana" w:cs="Arial"/>
                <w:b/>
                <w:i/>
                <w:color w:val="000000" w:themeColor="text1"/>
                <w:sz w:val="18"/>
                <w:szCs w:val="18"/>
              </w:rPr>
              <w:t xml:space="preserve"> 1 to 3</w:t>
            </w:r>
            <w:r w:rsidR="00C036A7">
              <w:rPr>
                <w:rFonts w:ascii="Verdana" w:eastAsiaTheme="minorHAnsi" w:hAnsi="Verdana" w:cs="Arial"/>
                <w:b/>
                <w:i/>
                <w:color w:val="000000" w:themeColor="text1"/>
                <w:sz w:val="18"/>
                <w:szCs w:val="18"/>
              </w:rPr>
              <w:t xml:space="preserve"> are applicable for Iteration 2 only</w:t>
            </w:r>
          </w:p>
          <w:p w14:paraId="1CF1F9C3" w14:textId="77777777" w:rsidR="00C62BF1" w:rsidRDefault="001B3D37" w:rsidP="00311DC6">
            <w:pPr>
              <w:pStyle w:val="steptext"/>
              <w:rPr>
                <w:rFonts w:ascii="Verdana" w:eastAsiaTheme="minorHAnsi" w:hAnsi="Verdana" w:cs="Arial"/>
                <w:b/>
                <w:color w:val="000000" w:themeColor="text1"/>
                <w:sz w:val="18"/>
                <w:szCs w:val="18"/>
              </w:rPr>
            </w:pPr>
            <w:r>
              <w:rPr>
                <w:rFonts w:ascii="Verdana" w:eastAsiaTheme="minorHAnsi" w:hAnsi="Verdana" w:cs="Arial"/>
                <w:b/>
                <w:i/>
                <w:color w:val="000000" w:themeColor="text1"/>
                <w:sz w:val="18"/>
                <w:szCs w:val="18"/>
              </w:rPr>
              <w:t>*</w:t>
            </w:r>
            <w:r w:rsidR="00C62BF1">
              <w:rPr>
                <w:rFonts w:ascii="Verdana" w:eastAsiaTheme="minorHAnsi" w:hAnsi="Verdana" w:cs="Arial"/>
                <w:b/>
                <w:i/>
                <w:color w:val="000000" w:themeColor="text1"/>
                <w:sz w:val="18"/>
                <w:szCs w:val="18"/>
              </w:rPr>
              <w:t>Step</w:t>
            </w:r>
            <w:r w:rsidR="00C036A7">
              <w:rPr>
                <w:rFonts w:ascii="Verdana" w:eastAsiaTheme="minorHAnsi" w:hAnsi="Verdana" w:cs="Arial"/>
                <w:b/>
                <w:i/>
                <w:color w:val="000000" w:themeColor="text1"/>
                <w:sz w:val="18"/>
                <w:szCs w:val="18"/>
              </w:rPr>
              <w:t>s</w:t>
            </w:r>
            <w:r>
              <w:rPr>
                <w:rFonts w:ascii="Verdana" w:eastAsiaTheme="minorHAnsi" w:hAnsi="Verdana" w:cs="Arial"/>
                <w:b/>
                <w:i/>
                <w:color w:val="000000" w:themeColor="text1"/>
                <w:sz w:val="18"/>
                <w:szCs w:val="18"/>
              </w:rPr>
              <w:t xml:space="preserve"> 4 to 24 </w:t>
            </w:r>
            <w:r w:rsidR="00C036A7">
              <w:rPr>
                <w:rFonts w:ascii="Verdana" w:eastAsiaTheme="minorHAnsi" w:hAnsi="Verdana" w:cs="Arial"/>
                <w:b/>
                <w:i/>
                <w:color w:val="000000" w:themeColor="text1"/>
                <w:sz w:val="18"/>
                <w:szCs w:val="18"/>
              </w:rPr>
              <w:t xml:space="preserve"> are</w:t>
            </w:r>
            <w:r w:rsidR="00C62BF1">
              <w:rPr>
                <w:rFonts w:ascii="Verdana" w:eastAsiaTheme="minorHAnsi" w:hAnsi="Verdana" w:cs="Arial"/>
                <w:b/>
                <w:i/>
                <w:color w:val="000000" w:themeColor="text1"/>
                <w:sz w:val="18"/>
                <w:szCs w:val="18"/>
              </w:rPr>
              <w:t xml:space="preserve"> applicable for all Iterations (1,2,3)</w:t>
            </w:r>
          </w:p>
        </w:tc>
        <w:tc>
          <w:tcPr>
            <w:tcW w:w="5103" w:type="dxa"/>
          </w:tcPr>
          <w:p w14:paraId="0A077B8B" w14:textId="77777777" w:rsidR="00C036A7" w:rsidRPr="00D21718" w:rsidRDefault="00C036A7" w:rsidP="00C036A7">
            <w:pPr>
              <w:rPr>
                <w:rFonts w:ascii="Verdana" w:hAnsi="Verdana" w:cs="Arial"/>
                <w:b/>
                <w:color w:val="000000" w:themeColor="text1"/>
                <w:sz w:val="18"/>
                <w:szCs w:val="18"/>
              </w:rPr>
            </w:pPr>
            <w:r w:rsidRPr="00D21718">
              <w:rPr>
                <w:rFonts w:ascii="Verdana" w:hAnsi="Verdana" w:cs="Arial"/>
                <w:b/>
                <w:color w:val="000000" w:themeColor="text1"/>
                <w:sz w:val="18"/>
                <w:szCs w:val="18"/>
              </w:rPr>
              <w:t>Populate column ‘</w:t>
            </w:r>
            <w:r>
              <w:rPr>
                <w:rFonts w:ascii="Verdana" w:hAnsi="Verdana" w:cs="Arial"/>
                <w:b/>
                <w:color w:val="000000" w:themeColor="text1"/>
                <w:sz w:val="18"/>
                <w:szCs w:val="18"/>
              </w:rPr>
              <w:t>Bot</w:t>
            </w:r>
            <w:r w:rsidRPr="00D21718">
              <w:rPr>
                <w:rFonts w:ascii="Verdana" w:hAnsi="Verdana" w:cs="Arial"/>
                <w:b/>
                <w:color w:val="000000" w:themeColor="text1"/>
                <w:sz w:val="18"/>
                <w:szCs w:val="18"/>
              </w:rPr>
              <w:t xml:space="preserve"> Reportability</w:t>
            </w:r>
            <w:r>
              <w:rPr>
                <w:rFonts w:ascii="Verdana" w:hAnsi="Verdana" w:cs="Arial"/>
                <w:b/>
                <w:color w:val="000000" w:themeColor="text1"/>
                <w:sz w:val="18"/>
                <w:szCs w:val="18"/>
              </w:rPr>
              <w:t xml:space="preserve"> Determination</w:t>
            </w:r>
            <w:r w:rsidRPr="00D21718">
              <w:rPr>
                <w:rFonts w:ascii="Verdana" w:hAnsi="Verdana" w:cs="Arial"/>
                <w:b/>
                <w:color w:val="000000" w:themeColor="text1"/>
                <w:sz w:val="18"/>
                <w:szCs w:val="18"/>
              </w:rPr>
              <w:t>’ from Global Template:</w:t>
            </w:r>
          </w:p>
          <w:p w14:paraId="5C1B44D5" w14:textId="77777777" w:rsidR="00F314F8" w:rsidRDefault="00F314F8" w:rsidP="00F314F8">
            <w:pPr>
              <w:pStyle w:val="steptext"/>
              <w:rPr>
                <w:rFonts w:ascii="Verdana" w:eastAsiaTheme="minorHAnsi" w:hAnsi="Verdana" w:cs="Arial"/>
                <w:color w:val="000000" w:themeColor="text1"/>
                <w:sz w:val="18"/>
                <w:szCs w:val="18"/>
              </w:rPr>
            </w:pPr>
          </w:p>
          <w:p w14:paraId="1D2C8835" w14:textId="77777777" w:rsidR="00F314F8" w:rsidRDefault="00F314F8" w:rsidP="00F314F8">
            <w:pPr>
              <w:pStyle w:val="steptext"/>
              <w:rPr>
                <w:rFonts w:ascii="Verdana" w:eastAsiaTheme="minorHAnsi" w:hAnsi="Verdana" w:cs="Arial"/>
                <w:color w:val="000000" w:themeColor="text1"/>
                <w:sz w:val="18"/>
                <w:szCs w:val="18"/>
              </w:rPr>
            </w:pPr>
          </w:p>
          <w:p w14:paraId="50721126" w14:textId="2FCE821B" w:rsidR="00F54F13" w:rsidRPr="001B3D37" w:rsidRDefault="00F54F13" w:rsidP="00F314F8">
            <w:pPr>
              <w:pStyle w:val="steptext"/>
              <w:numPr>
                <w:ilvl w:val="0"/>
                <w:numId w:val="102"/>
              </w:numPr>
              <w:rPr>
                <w:rFonts w:ascii="Verdana" w:eastAsiaTheme="minorHAnsi" w:hAnsi="Verdana" w:cs="Arial"/>
                <w:color w:val="2E74B5" w:themeColor="accent1" w:themeShade="BF"/>
                <w:sz w:val="18"/>
                <w:szCs w:val="18"/>
              </w:rPr>
            </w:pPr>
            <w:r w:rsidRPr="001B3D37">
              <w:rPr>
                <w:rFonts w:ascii="Verdana" w:eastAsiaTheme="minorHAnsi" w:hAnsi="Verdana" w:cs="Arial"/>
                <w:color w:val="2E74B5" w:themeColor="accent1" w:themeShade="BF"/>
                <w:sz w:val="18"/>
                <w:szCs w:val="18"/>
              </w:rPr>
              <w:t>Go to Global Template column ‘Loaded in ASPEN?’ and filter on ‘</w:t>
            </w:r>
            <w:ins w:id="2480" w:author="Author">
              <w:r w:rsidR="00B65DC7">
                <w:rPr>
                  <w:rFonts w:ascii="Verdana" w:eastAsiaTheme="minorHAnsi" w:hAnsi="Verdana" w:cs="Arial"/>
                  <w:color w:val="2E74B5" w:themeColor="accent1" w:themeShade="BF"/>
                  <w:sz w:val="18"/>
                  <w:szCs w:val="18"/>
                </w:rPr>
                <w:t>R or IT</w:t>
              </w:r>
            </w:ins>
            <w:del w:id="2481" w:author="Author">
              <w:r w:rsidRPr="001B3D37" w:rsidDel="00B65DC7">
                <w:rPr>
                  <w:rFonts w:ascii="Verdana" w:eastAsiaTheme="minorHAnsi" w:hAnsi="Verdana" w:cs="Arial"/>
                  <w:color w:val="2E74B5" w:themeColor="accent1" w:themeShade="BF"/>
                  <w:sz w:val="18"/>
                  <w:szCs w:val="18"/>
                </w:rPr>
                <w:delText>Yes</w:delText>
              </w:r>
            </w:del>
            <w:r w:rsidRPr="001B3D37">
              <w:rPr>
                <w:rFonts w:ascii="Verdana" w:eastAsiaTheme="minorHAnsi" w:hAnsi="Verdana" w:cs="Arial"/>
                <w:color w:val="2E74B5" w:themeColor="accent1" w:themeShade="BF"/>
                <w:sz w:val="18"/>
                <w:szCs w:val="18"/>
              </w:rPr>
              <w:t>’</w:t>
            </w:r>
          </w:p>
          <w:p w14:paraId="4308CBFA" w14:textId="77777777" w:rsidR="00F54F13" w:rsidRPr="001B3D37" w:rsidRDefault="00F54F13" w:rsidP="00F54F13">
            <w:pPr>
              <w:pStyle w:val="steptext"/>
              <w:ind w:left="720"/>
              <w:rPr>
                <w:rFonts w:ascii="Verdana" w:eastAsiaTheme="minorHAnsi" w:hAnsi="Verdana" w:cs="Arial"/>
                <w:color w:val="2E74B5" w:themeColor="accent1" w:themeShade="BF"/>
                <w:sz w:val="18"/>
                <w:szCs w:val="18"/>
              </w:rPr>
            </w:pPr>
          </w:p>
          <w:p w14:paraId="4386023F" w14:textId="77777777" w:rsidR="00F54F13" w:rsidRPr="001B3D37" w:rsidRDefault="00F54F13" w:rsidP="00F54F13">
            <w:pPr>
              <w:pStyle w:val="steptext"/>
              <w:numPr>
                <w:ilvl w:val="0"/>
                <w:numId w:val="102"/>
              </w:numPr>
              <w:rPr>
                <w:rFonts w:ascii="Verdana" w:eastAsiaTheme="minorHAnsi" w:hAnsi="Verdana" w:cs="Arial"/>
                <w:color w:val="2E74B5" w:themeColor="accent1" w:themeShade="BF"/>
                <w:sz w:val="18"/>
                <w:szCs w:val="18"/>
              </w:rPr>
            </w:pPr>
            <w:r w:rsidRPr="001B3D37">
              <w:rPr>
                <w:rFonts w:ascii="Verdana" w:eastAsiaTheme="minorHAnsi" w:hAnsi="Verdana" w:cs="Arial"/>
                <w:color w:val="2E74B5" w:themeColor="accent1" w:themeShade="BF"/>
                <w:sz w:val="18"/>
                <w:szCs w:val="18"/>
              </w:rPr>
              <w:t>Then go to column ‘BOT Reportability Determination’ and fill in ‘NR – Found in ASPEN’ for the filtered values</w:t>
            </w:r>
          </w:p>
          <w:p w14:paraId="07110F38" w14:textId="77777777" w:rsidR="00F54F13" w:rsidRPr="001B3D37" w:rsidRDefault="00F54F13" w:rsidP="00F54F13">
            <w:pPr>
              <w:pStyle w:val="steptext"/>
              <w:rPr>
                <w:rFonts w:ascii="Verdana" w:eastAsiaTheme="minorHAnsi" w:hAnsi="Verdana" w:cs="Arial"/>
                <w:color w:val="2E74B5" w:themeColor="accent1" w:themeShade="BF"/>
                <w:sz w:val="18"/>
                <w:szCs w:val="18"/>
              </w:rPr>
            </w:pPr>
          </w:p>
          <w:p w14:paraId="34819323" w14:textId="77777777" w:rsidR="00F54F13" w:rsidRPr="001B3D37" w:rsidRDefault="00F54F13" w:rsidP="00F54F13">
            <w:pPr>
              <w:pStyle w:val="steptext"/>
              <w:numPr>
                <w:ilvl w:val="0"/>
                <w:numId w:val="102"/>
              </w:numPr>
              <w:rPr>
                <w:rFonts w:ascii="Verdana" w:eastAsiaTheme="minorHAnsi" w:hAnsi="Verdana" w:cs="Arial"/>
                <w:color w:val="2E74B5" w:themeColor="accent1" w:themeShade="BF"/>
                <w:sz w:val="18"/>
                <w:szCs w:val="18"/>
              </w:rPr>
            </w:pPr>
            <w:r w:rsidRPr="001B3D37">
              <w:rPr>
                <w:rFonts w:ascii="Verdana" w:eastAsiaTheme="minorHAnsi" w:hAnsi="Verdana" w:cs="Arial"/>
                <w:color w:val="2E74B5" w:themeColor="accent1" w:themeShade="BF"/>
                <w:sz w:val="18"/>
                <w:szCs w:val="18"/>
              </w:rPr>
              <w:t>Remove the filters</w:t>
            </w:r>
          </w:p>
          <w:p w14:paraId="69F67D9A" w14:textId="77777777" w:rsidR="00F54F13" w:rsidRPr="00515D53" w:rsidRDefault="00F54F13" w:rsidP="001B3D37">
            <w:pPr>
              <w:pStyle w:val="steptext"/>
              <w:rPr>
                <w:rFonts w:ascii="Verdana" w:eastAsiaTheme="minorHAnsi" w:hAnsi="Verdana" w:cs="Arial"/>
                <w:color w:val="000000" w:themeColor="text1"/>
                <w:sz w:val="18"/>
                <w:szCs w:val="18"/>
              </w:rPr>
            </w:pPr>
          </w:p>
          <w:p w14:paraId="303D7F9F"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‘SWE - Ref contains Tax ?’ and filter on ‘Yes’</w:t>
            </w:r>
          </w:p>
          <w:p w14:paraId="4255C835" w14:textId="77777777" w:rsidR="00F54F13" w:rsidRPr="00515D53" w:rsidRDefault="00F54F13" w:rsidP="00F54F13">
            <w:pPr>
              <w:pStyle w:val="steptext"/>
              <w:rPr>
                <w:rFonts w:ascii="Verdana" w:eastAsiaTheme="minorHAnsi" w:hAnsi="Verdana" w:cs="Arial"/>
                <w:color w:val="000000" w:themeColor="text1"/>
                <w:sz w:val="18"/>
                <w:szCs w:val="18"/>
              </w:rPr>
            </w:pPr>
          </w:p>
          <w:p w14:paraId="6FEE8419"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lang w:val="en-AU"/>
              </w:rPr>
              <w:t xml:space="preserve">Then go to column </w:t>
            </w:r>
            <w:r w:rsidRPr="00515D53">
              <w:rPr>
                <w:rFonts w:ascii="Verdana" w:eastAsiaTheme="minorHAnsi" w:hAnsi="Verdana" w:cs="Arial"/>
                <w:color w:val="000000" w:themeColor="text1"/>
                <w:sz w:val="18"/>
                <w:szCs w:val="18"/>
              </w:rPr>
              <w:t>‘BOT Reportability Determination’ and fill in ‘NR – Tax’ for the filtered values but only for the blank cells</w:t>
            </w:r>
          </w:p>
          <w:p w14:paraId="2C4EB409" w14:textId="77777777" w:rsidR="00F54F13" w:rsidRPr="00515D53" w:rsidRDefault="00F54F13" w:rsidP="00F54F13">
            <w:pPr>
              <w:pStyle w:val="steptext"/>
              <w:rPr>
                <w:rFonts w:ascii="Verdana" w:eastAsiaTheme="minorHAnsi" w:hAnsi="Verdana" w:cs="Arial"/>
                <w:color w:val="000000" w:themeColor="text1"/>
                <w:sz w:val="18"/>
                <w:szCs w:val="18"/>
              </w:rPr>
            </w:pPr>
          </w:p>
          <w:p w14:paraId="625D87F9" w14:textId="77777777" w:rsidR="00F54F13" w:rsidRPr="00515D5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the filters</w:t>
            </w:r>
          </w:p>
          <w:p w14:paraId="393638F8" w14:textId="77777777" w:rsidR="00F54F13" w:rsidRPr="00515D53" w:rsidRDefault="00F54F13" w:rsidP="00F54F13">
            <w:pPr>
              <w:pStyle w:val="steptext"/>
              <w:ind w:left="720"/>
              <w:rPr>
                <w:rFonts w:ascii="Verdana" w:eastAsiaTheme="minorHAnsi" w:hAnsi="Verdana" w:cs="Arial"/>
                <w:color w:val="000000" w:themeColor="text1"/>
                <w:sz w:val="18"/>
                <w:szCs w:val="18"/>
              </w:rPr>
            </w:pPr>
          </w:p>
          <w:p w14:paraId="70344FF1"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‘PO Excluded due to Type’ and filter on ‘Yes’</w:t>
            </w:r>
          </w:p>
          <w:p w14:paraId="21EBC631" w14:textId="77777777" w:rsidR="00F54F13" w:rsidRPr="00515D53" w:rsidRDefault="00F54F13" w:rsidP="00F54F13">
            <w:pPr>
              <w:pStyle w:val="steptext"/>
              <w:rPr>
                <w:rFonts w:ascii="Verdana" w:eastAsiaTheme="minorHAnsi" w:hAnsi="Verdana" w:cs="Arial"/>
                <w:color w:val="000000" w:themeColor="text1"/>
                <w:sz w:val="18"/>
                <w:szCs w:val="18"/>
              </w:rPr>
            </w:pPr>
          </w:p>
          <w:p w14:paraId="6D1F002B"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lang w:val="en-AU"/>
              </w:rPr>
              <w:t xml:space="preserve">Then go to column </w:t>
            </w:r>
            <w:r w:rsidRPr="00515D53">
              <w:rPr>
                <w:rFonts w:ascii="Verdana" w:eastAsiaTheme="minorHAnsi" w:hAnsi="Verdana" w:cs="Arial"/>
                <w:color w:val="000000" w:themeColor="text1"/>
                <w:sz w:val="18"/>
                <w:szCs w:val="18"/>
              </w:rPr>
              <w:t>‘BOT Reportability Determination’ and fill in ‘NR – PO Type’ for the filtered values but only for the blank cells</w:t>
            </w:r>
          </w:p>
          <w:p w14:paraId="59565E91" w14:textId="77777777" w:rsidR="00F54F13" w:rsidRPr="00515D53" w:rsidRDefault="00F54F13" w:rsidP="00F54F13">
            <w:pPr>
              <w:pStyle w:val="steptext"/>
              <w:ind w:left="720"/>
              <w:rPr>
                <w:rFonts w:ascii="Verdana" w:eastAsiaTheme="minorHAnsi" w:hAnsi="Verdana" w:cs="Arial"/>
                <w:color w:val="000000" w:themeColor="text1"/>
                <w:sz w:val="18"/>
                <w:szCs w:val="18"/>
              </w:rPr>
            </w:pPr>
          </w:p>
          <w:p w14:paraId="6176BEB6"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237F2463" w14:textId="77777777" w:rsidR="00F54F13" w:rsidRPr="00515D53" w:rsidRDefault="00F54F13" w:rsidP="00F54F13">
            <w:pPr>
              <w:pStyle w:val="steptext"/>
              <w:rPr>
                <w:rFonts w:ascii="Verdana" w:eastAsiaTheme="minorHAnsi" w:hAnsi="Verdana" w:cs="Arial"/>
                <w:color w:val="000000" w:themeColor="text1"/>
                <w:sz w:val="18"/>
                <w:szCs w:val="18"/>
              </w:rPr>
            </w:pPr>
          </w:p>
          <w:p w14:paraId="5FA39C64"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‘PO Reportability’ and filter on ‘Yes’</w:t>
            </w:r>
          </w:p>
          <w:p w14:paraId="22B38B89" w14:textId="77777777" w:rsidR="00F54F13" w:rsidRPr="00515D53" w:rsidRDefault="00F54F13" w:rsidP="00F54F13">
            <w:pPr>
              <w:pStyle w:val="steptext"/>
              <w:rPr>
                <w:rFonts w:ascii="Verdana" w:eastAsiaTheme="minorHAnsi" w:hAnsi="Verdana" w:cs="Arial"/>
                <w:color w:val="000000" w:themeColor="text1"/>
                <w:sz w:val="18"/>
                <w:szCs w:val="18"/>
              </w:rPr>
            </w:pPr>
          </w:p>
          <w:p w14:paraId="5CFCCD20" w14:textId="50B4660A"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 xml:space="preserve">Then go to column </w:t>
            </w:r>
            <w:del w:id="2482" w:author="Author">
              <w:r w:rsidRPr="00515D53" w:rsidDel="00150FDE">
                <w:rPr>
                  <w:rFonts w:ascii="Verdana" w:eastAsiaTheme="minorHAnsi" w:hAnsi="Verdana" w:cs="Arial"/>
                  <w:color w:val="000000" w:themeColor="text1"/>
                  <w:sz w:val="18"/>
                  <w:szCs w:val="18"/>
                  <w:lang w:val="en-AU"/>
                </w:rPr>
                <w:delText xml:space="preserve">column </w:delText>
              </w:r>
            </w:del>
            <w:r w:rsidRPr="00515D53">
              <w:rPr>
                <w:rFonts w:ascii="Verdana" w:eastAsiaTheme="minorHAnsi" w:hAnsi="Verdana" w:cs="Arial"/>
                <w:color w:val="000000" w:themeColor="text1"/>
                <w:sz w:val="18"/>
                <w:szCs w:val="18"/>
              </w:rPr>
              <w:t>‘BOT Reportability Determination’ and fill in ‘R – PO Dictionary’ for the filtered values but only for the blank cells</w:t>
            </w:r>
          </w:p>
          <w:p w14:paraId="695633F7" w14:textId="77777777" w:rsidR="00F54F13" w:rsidRDefault="00F54F13" w:rsidP="00F54F13">
            <w:pPr>
              <w:pStyle w:val="steptext"/>
              <w:ind w:left="720"/>
              <w:rPr>
                <w:rFonts w:ascii="Verdana" w:eastAsiaTheme="minorHAnsi" w:hAnsi="Verdana" w:cs="Arial"/>
                <w:color w:val="000000" w:themeColor="text1"/>
                <w:sz w:val="18"/>
                <w:szCs w:val="18"/>
              </w:rPr>
            </w:pPr>
          </w:p>
          <w:p w14:paraId="2B1487CA" w14:textId="77777777" w:rsidR="00F54F13" w:rsidRPr="00515D5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4DAA09ED" w14:textId="77777777" w:rsidR="00F54F13" w:rsidRPr="00515D53" w:rsidRDefault="00F54F13" w:rsidP="00F54F13">
            <w:pPr>
              <w:pStyle w:val="steptext"/>
              <w:ind w:left="720"/>
              <w:rPr>
                <w:rFonts w:ascii="Verdana" w:eastAsiaTheme="minorHAnsi" w:hAnsi="Verdana" w:cs="Arial"/>
                <w:color w:val="000000" w:themeColor="text1"/>
                <w:sz w:val="18"/>
                <w:szCs w:val="18"/>
              </w:rPr>
            </w:pPr>
          </w:p>
          <w:p w14:paraId="0F4BB61F"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‘PO Reportability’ and filter on ‘No’</w:t>
            </w:r>
          </w:p>
          <w:p w14:paraId="669681C0" w14:textId="77777777" w:rsidR="00F54F13" w:rsidRDefault="00F54F13" w:rsidP="00F54F13">
            <w:pPr>
              <w:pStyle w:val="ListParagraph"/>
              <w:rPr>
                <w:rFonts w:ascii="Verdana" w:hAnsi="Verdana" w:cs="Arial"/>
                <w:color w:val="000000" w:themeColor="text1"/>
                <w:sz w:val="18"/>
                <w:szCs w:val="18"/>
              </w:rPr>
            </w:pPr>
          </w:p>
          <w:p w14:paraId="36FC8F52"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Then go to column ‘BOT Reportability Determination’ and fill in ‘NR – PO Dictionary’ for the blank cells only</w:t>
            </w:r>
          </w:p>
          <w:p w14:paraId="12131E33" w14:textId="77777777" w:rsidR="00F54F13" w:rsidRPr="00515D53" w:rsidRDefault="00F54F13" w:rsidP="00F54F13">
            <w:pPr>
              <w:pStyle w:val="steptext"/>
              <w:rPr>
                <w:rFonts w:ascii="Verdana" w:eastAsiaTheme="minorHAnsi" w:hAnsi="Verdana" w:cs="Arial"/>
                <w:color w:val="000000" w:themeColor="text1"/>
                <w:sz w:val="18"/>
                <w:szCs w:val="18"/>
              </w:rPr>
            </w:pPr>
          </w:p>
          <w:p w14:paraId="027A431A" w14:textId="77777777" w:rsidR="00F54F13" w:rsidRPr="00515D5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276CF53E" w14:textId="77777777" w:rsidR="00F54F13" w:rsidRPr="00515D53" w:rsidRDefault="00F54F13" w:rsidP="00F54F13">
            <w:pPr>
              <w:pStyle w:val="steptext"/>
              <w:ind w:left="720"/>
              <w:rPr>
                <w:rFonts w:ascii="Verdana" w:eastAsiaTheme="minorHAnsi" w:hAnsi="Verdana" w:cs="Arial"/>
                <w:color w:val="000000" w:themeColor="text1"/>
                <w:sz w:val="18"/>
                <w:szCs w:val="18"/>
              </w:rPr>
            </w:pPr>
          </w:p>
          <w:p w14:paraId="1A09193B"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 xml:space="preserve"> Go to column ‘GL Reportability’ and filter on ‘No’</w:t>
            </w:r>
          </w:p>
          <w:p w14:paraId="6A199E69" w14:textId="77777777" w:rsidR="00F54F13" w:rsidRDefault="00F54F13" w:rsidP="00F54F13">
            <w:pPr>
              <w:pStyle w:val="ListParagraph"/>
              <w:rPr>
                <w:rFonts w:ascii="Verdana" w:hAnsi="Verdana" w:cs="Arial"/>
                <w:color w:val="000000" w:themeColor="text1"/>
                <w:sz w:val="18"/>
                <w:szCs w:val="18"/>
              </w:rPr>
            </w:pPr>
          </w:p>
          <w:p w14:paraId="73DF01E6"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Then go to column ‘BOT Reportability Determination’ and fill in ‘NR – GL’ for the filtered values but only for the blank cells</w:t>
            </w:r>
          </w:p>
          <w:p w14:paraId="4D58DA00" w14:textId="77777777" w:rsidR="00F54F13" w:rsidRDefault="00F54F13" w:rsidP="00F54F13">
            <w:pPr>
              <w:pStyle w:val="ListParagraph"/>
              <w:rPr>
                <w:rFonts w:ascii="Verdana" w:hAnsi="Verdana" w:cs="Arial"/>
                <w:color w:val="000000" w:themeColor="text1"/>
                <w:sz w:val="18"/>
                <w:szCs w:val="18"/>
              </w:rPr>
            </w:pPr>
          </w:p>
          <w:p w14:paraId="64B01F2B" w14:textId="77777777" w:rsidR="00F54F13" w:rsidRPr="00515D5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53A8A769" w14:textId="77777777" w:rsidR="00F54F13" w:rsidRPr="00515D53" w:rsidRDefault="00F54F13" w:rsidP="00F54F13">
            <w:pPr>
              <w:pStyle w:val="steptext"/>
              <w:ind w:left="720"/>
              <w:rPr>
                <w:rFonts w:ascii="Verdana" w:eastAsiaTheme="minorHAnsi" w:hAnsi="Verdana" w:cs="Arial"/>
                <w:color w:val="000000" w:themeColor="text1"/>
                <w:sz w:val="18"/>
                <w:szCs w:val="18"/>
              </w:rPr>
            </w:pPr>
          </w:p>
          <w:p w14:paraId="082B4B7A" w14:textId="37A33919" w:rsidR="00F54F13" w:rsidRPr="00515D5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 xml:space="preserve">Go to column ‘GL Reportability’ and filter on ‘YES </w:t>
            </w:r>
            <w:ins w:id="2483" w:author="Author">
              <w:r w:rsidR="001B6365">
                <w:rPr>
                  <w:rFonts w:ascii="Verdana" w:eastAsiaTheme="minorHAnsi" w:hAnsi="Verdana" w:cs="Arial"/>
                  <w:color w:val="000000" w:themeColor="text1"/>
                  <w:sz w:val="18"/>
                  <w:szCs w:val="18"/>
                </w:rPr>
                <w:t xml:space="preserve">and </w:t>
              </w:r>
            </w:ins>
            <w:del w:id="2484" w:author="Author">
              <w:r w:rsidRPr="00515D53" w:rsidDel="001B6365">
                <w:rPr>
                  <w:rFonts w:ascii="Verdana" w:eastAsiaTheme="minorHAnsi" w:hAnsi="Verdana" w:cs="Arial"/>
                  <w:color w:val="000000" w:themeColor="text1"/>
                  <w:sz w:val="18"/>
                  <w:szCs w:val="18"/>
                </w:rPr>
                <w:delText>or blank (</w:delText>
              </w:r>
            </w:del>
            <w:r w:rsidRPr="00515D53">
              <w:rPr>
                <w:rFonts w:ascii="Verdana" w:eastAsiaTheme="minorHAnsi" w:hAnsi="Verdana" w:cs="Arial"/>
                <w:color w:val="000000" w:themeColor="text1"/>
                <w:sz w:val="18"/>
                <w:szCs w:val="18"/>
              </w:rPr>
              <w:t>#N/A</w:t>
            </w:r>
            <w:del w:id="2485" w:author="Author">
              <w:r w:rsidRPr="00515D53" w:rsidDel="001B6365">
                <w:rPr>
                  <w:rFonts w:ascii="Verdana" w:eastAsiaTheme="minorHAnsi" w:hAnsi="Verdana" w:cs="Arial"/>
                  <w:color w:val="000000" w:themeColor="text1"/>
                  <w:sz w:val="18"/>
                  <w:szCs w:val="18"/>
                </w:rPr>
                <w:delText>)’</w:delText>
              </w:r>
            </w:del>
            <w:ins w:id="2486" w:author="Author">
              <w:r w:rsidR="001B6365">
                <w:rPr>
                  <w:rFonts w:ascii="Verdana" w:eastAsiaTheme="minorHAnsi" w:hAnsi="Verdana" w:cs="Arial"/>
                  <w:color w:val="000000" w:themeColor="text1"/>
                  <w:sz w:val="18"/>
                  <w:szCs w:val="18"/>
                </w:rPr>
                <w:t xml:space="preserve"> – </w:t>
              </w:r>
              <w:r w:rsidR="001B6365" w:rsidRPr="003D5BE3">
                <w:rPr>
                  <w:rFonts w:ascii="Verdana" w:eastAsiaTheme="minorHAnsi" w:hAnsi="Verdana" w:cs="Arial"/>
                  <w:color w:val="FF0000"/>
                  <w:sz w:val="18"/>
                  <w:szCs w:val="18"/>
                  <w:rPrChange w:id="2487" w:author="Author">
                    <w:rPr>
                      <w:rFonts w:ascii="Verdana" w:eastAsiaTheme="minorHAnsi" w:hAnsi="Verdana" w:cs="Arial"/>
                      <w:color w:val="000000" w:themeColor="text1"/>
                      <w:sz w:val="18"/>
                      <w:szCs w:val="18"/>
                    </w:rPr>
                  </w:rPrChange>
                </w:rPr>
                <w:t>updated in 09.07.2019</w:t>
              </w:r>
            </w:ins>
          </w:p>
          <w:p w14:paraId="7FFB431C" w14:textId="77777777" w:rsidR="00F54F13" w:rsidRPr="00515D53" w:rsidRDefault="00F54F13" w:rsidP="00F54F13">
            <w:pPr>
              <w:pStyle w:val="ListParagraph"/>
              <w:rPr>
                <w:rFonts w:ascii="Verdana" w:hAnsi="Verdana" w:cs="Arial"/>
                <w:color w:val="000000" w:themeColor="text1"/>
                <w:sz w:val="18"/>
                <w:szCs w:val="18"/>
              </w:rPr>
            </w:pPr>
          </w:p>
          <w:p w14:paraId="654A876D" w14:textId="7F21A5C1"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lang w:val="en-AU"/>
              </w:rPr>
              <w:t>Go to column ‘Vendor Reportability’ and filter on ‘</w:t>
            </w:r>
            <w:r w:rsidRPr="00515D53">
              <w:rPr>
                <w:rFonts w:ascii="Verdana" w:eastAsiaTheme="minorHAnsi" w:hAnsi="Verdana" w:cs="Arial"/>
                <w:color w:val="000000" w:themeColor="text1"/>
                <w:sz w:val="18"/>
                <w:szCs w:val="18"/>
              </w:rPr>
              <w:t xml:space="preserve">YES </w:t>
            </w:r>
            <w:ins w:id="2488" w:author="Author">
              <w:r w:rsidR="001B6365">
                <w:rPr>
                  <w:rFonts w:ascii="Verdana" w:eastAsiaTheme="minorHAnsi" w:hAnsi="Verdana" w:cs="Arial"/>
                  <w:color w:val="000000" w:themeColor="text1"/>
                  <w:sz w:val="18"/>
                  <w:szCs w:val="18"/>
                </w:rPr>
                <w:t xml:space="preserve">and </w:t>
              </w:r>
            </w:ins>
            <w:del w:id="2489" w:author="Author">
              <w:r w:rsidRPr="00515D53" w:rsidDel="001B6365">
                <w:rPr>
                  <w:rFonts w:ascii="Verdana" w:eastAsiaTheme="minorHAnsi" w:hAnsi="Verdana" w:cs="Arial"/>
                  <w:color w:val="000000" w:themeColor="text1"/>
                  <w:sz w:val="18"/>
                  <w:szCs w:val="18"/>
                </w:rPr>
                <w:delText>or blank (</w:delText>
              </w:r>
            </w:del>
            <w:r w:rsidRPr="00515D53">
              <w:rPr>
                <w:rFonts w:ascii="Verdana" w:eastAsiaTheme="minorHAnsi" w:hAnsi="Verdana" w:cs="Arial"/>
                <w:color w:val="000000" w:themeColor="text1"/>
                <w:sz w:val="18"/>
                <w:szCs w:val="18"/>
              </w:rPr>
              <w:t>#N/A</w:t>
            </w:r>
            <w:ins w:id="2490" w:author="Author">
              <w:r w:rsidR="001B6365">
                <w:rPr>
                  <w:rFonts w:ascii="Verdana" w:eastAsiaTheme="minorHAnsi" w:hAnsi="Verdana" w:cs="Arial"/>
                  <w:color w:val="000000" w:themeColor="text1"/>
                  <w:sz w:val="18"/>
                  <w:szCs w:val="18"/>
                </w:rPr>
                <w:t xml:space="preserve"> – </w:t>
              </w:r>
              <w:r w:rsidR="001B6365" w:rsidRPr="007501CD">
                <w:rPr>
                  <w:rFonts w:ascii="Verdana" w:eastAsiaTheme="minorHAnsi" w:hAnsi="Verdana" w:cs="Arial"/>
                  <w:color w:val="FF0000"/>
                  <w:sz w:val="18"/>
                  <w:szCs w:val="18"/>
                </w:rPr>
                <w:t>updated in 09.07.2019</w:t>
              </w:r>
            </w:ins>
            <w:del w:id="2491" w:author="Author">
              <w:r w:rsidRPr="00515D53" w:rsidDel="001B6365">
                <w:rPr>
                  <w:rFonts w:ascii="Verdana" w:eastAsiaTheme="minorHAnsi" w:hAnsi="Verdana" w:cs="Arial"/>
                  <w:color w:val="000000" w:themeColor="text1"/>
                  <w:sz w:val="18"/>
                  <w:szCs w:val="18"/>
                </w:rPr>
                <w:delText>’</w:delText>
              </w:r>
              <w:r w:rsidR="001B3D37" w:rsidDel="001B6365">
                <w:rPr>
                  <w:rFonts w:ascii="Verdana" w:eastAsiaTheme="minorHAnsi" w:hAnsi="Verdana" w:cs="Arial"/>
                  <w:color w:val="000000" w:themeColor="text1"/>
                  <w:sz w:val="18"/>
                  <w:szCs w:val="18"/>
                </w:rPr>
                <w:delText>)</w:delText>
              </w:r>
            </w:del>
          </w:p>
          <w:p w14:paraId="773A3CFB" w14:textId="77777777" w:rsidR="001B3D37" w:rsidRPr="00515D53" w:rsidRDefault="001B3D37" w:rsidP="001B3D37">
            <w:pPr>
              <w:pStyle w:val="steptext"/>
              <w:rPr>
                <w:rFonts w:ascii="Verdana" w:eastAsiaTheme="minorHAnsi" w:hAnsi="Verdana" w:cs="Arial"/>
                <w:color w:val="000000" w:themeColor="text1"/>
                <w:sz w:val="18"/>
                <w:szCs w:val="18"/>
              </w:rPr>
            </w:pPr>
          </w:p>
          <w:p w14:paraId="104267F7"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Then go to column ‘BOT Reportability Determination’ and fill in ‘R - Vendor &amp; GL’ for the filtered values but only for the blank cells</w:t>
            </w:r>
          </w:p>
          <w:p w14:paraId="5E9B2F18" w14:textId="77777777" w:rsidR="00F54F13" w:rsidRDefault="00F54F13" w:rsidP="00F54F13">
            <w:pPr>
              <w:pStyle w:val="steptext"/>
              <w:ind w:left="720"/>
              <w:rPr>
                <w:rFonts w:ascii="Verdana" w:eastAsiaTheme="minorHAnsi" w:hAnsi="Verdana" w:cs="Arial"/>
                <w:color w:val="000000" w:themeColor="text1"/>
                <w:sz w:val="18"/>
                <w:szCs w:val="18"/>
              </w:rPr>
            </w:pPr>
          </w:p>
          <w:p w14:paraId="026A86B0"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Remove all filters</w:t>
            </w:r>
          </w:p>
          <w:p w14:paraId="4BBDAEAE" w14:textId="77777777" w:rsidR="00F54F13" w:rsidRDefault="00F54F13" w:rsidP="00F54F13">
            <w:pPr>
              <w:pStyle w:val="ListParagraph"/>
              <w:rPr>
                <w:rFonts w:ascii="Verdana" w:hAnsi="Verdana" w:cs="Arial"/>
                <w:color w:val="000000" w:themeColor="text1"/>
                <w:sz w:val="18"/>
                <w:szCs w:val="18"/>
              </w:rPr>
            </w:pPr>
          </w:p>
          <w:p w14:paraId="46E33183" w14:textId="77777777" w:rsidR="00F54F13" w:rsidRPr="00515D53" w:rsidRDefault="00F54F13" w:rsidP="00F54F13">
            <w:pPr>
              <w:pStyle w:val="steptext"/>
              <w:ind w:left="720"/>
              <w:rPr>
                <w:rFonts w:ascii="Verdana" w:eastAsiaTheme="minorHAnsi" w:hAnsi="Verdana" w:cs="Arial"/>
                <w:color w:val="000000" w:themeColor="text1"/>
                <w:sz w:val="18"/>
                <w:szCs w:val="18"/>
              </w:rPr>
            </w:pPr>
          </w:p>
          <w:p w14:paraId="14EF5971" w14:textId="77777777" w:rsidR="00F54F13" w:rsidRDefault="00F54F13" w:rsidP="00F54F13">
            <w:pPr>
              <w:pStyle w:val="steptext"/>
              <w:numPr>
                <w:ilvl w:val="0"/>
                <w:numId w:val="102"/>
              </w:numPr>
              <w:rPr>
                <w:rFonts w:ascii="Verdana" w:eastAsiaTheme="minorHAnsi" w:hAnsi="Verdana" w:cs="Arial"/>
                <w:color w:val="000000" w:themeColor="text1"/>
                <w:sz w:val="18"/>
                <w:szCs w:val="18"/>
              </w:rPr>
            </w:pPr>
            <w:r w:rsidRPr="00515D53">
              <w:rPr>
                <w:rFonts w:ascii="Verdana" w:eastAsiaTheme="minorHAnsi" w:hAnsi="Verdana" w:cs="Arial"/>
                <w:color w:val="000000" w:themeColor="text1"/>
                <w:sz w:val="18"/>
                <w:szCs w:val="18"/>
              </w:rPr>
              <w:t>Go to column ‘Vendor Reportability’ and filter on ‘No or ‘Non-HCO Third Party’</w:t>
            </w:r>
          </w:p>
          <w:p w14:paraId="3D46F847" w14:textId="77777777" w:rsidR="00F54F13" w:rsidRPr="00515D53" w:rsidRDefault="00F54F13" w:rsidP="00F54F13">
            <w:pPr>
              <w:pStyle w:val="steptext"/>
              <w:ind w:left="720"/>
              <w:rPr>
                <w:rFonts w:ascii="Verdana" w:eastAsiaTheme="minorHAnsi" w:hAnsi="Verdana" w:cs="Arial"/>
                <w:color w:val="000000" w:themeColor="text1"/>
                <w:sz w:val="18"/>
                <w:szCs w:val="18"/>
              </w:rPr>
            </w:pPr>
          </w:p>
          <w:p w14:paraId="58091475" w14:textId="77777777" w:rsidR="00C62BF1" w:rsidRPr="003B34AD" w:rsidRDefault="00F54F13" w:rsidP="001B3D37">
            <w:pPr>
              <w:pStyle w:val="ListParagraph"/>
              <w:numPr>
                <w:ilvl w:val="0"/>
                <w:numId w:val="102"/>
              </w:numPr>
              <w:rPr>
                <w:ins w:id="2492" w:author="Author"/>
                <w:rFonts w:ascii="Verdana" w:hAnsi="Verdana" w:cs="Arial"/>
                <w:b/>
                <w:color w:val="000000" w:themeColor="text1"/>
                <w:sz w:val="18"/>
                <w:szCs w:val="18"/>
                <w:rPrChange w:id="2493" w:author="Author">
                  <w:rPr>
                    <w:ins w:id="2494" w:author="Author"/>
                    <w:rFonts w:ascii="Verdana" w:hAnsi="Verdana" w:cs="Arial"/>
                    <w:color w:val="000000" w:themeColor="text1"/>
                    <w:sz w:val="18"/>
                    <w:szCs w:val="18"/>
                  </w:rPr>
                </w:rPrChange>
              </w:rPr>
            </w:pPr>
            <w:r w:rsidRPr="001B3D37">
              <w:rPr>
                <w:rFonts w:ascii="Verdana" w:hAnsi="Verdana" w:cs="Arial"/>
                <w:color w:val="000000" w:themeColor="text1"/>
                <w:sz w:val="18"/>
                <w:szCs w:val="18"/>
              </w:rPr>
              <w:t>Then go to column ‘BOT Reportability Determination’ and fill in ‘NR – Vendor’ for the filtered values but only for the blank cells</w:t>
            </w:r>
          </w:p>
          <w:p w14:paraId="6F62A045" w14:textId="77777777" w:rsidR="00387A31" w:rsidRPr="003B34AD" w:rsidRDefault="00387A31">
            <w:pPr>
              <w:pStyle w:val="ListParagraph"/>
              <w:rPr>
                <w:ins w:id="2495" w:author="Author"/>
                <w:rFonts w:ascii="Verdana" w:hAnsi="Verdana" w:cs="Arial"/>
                <w:b/>
                <w:color w:val="000000" w:themeColor="text1"/>
                <w:sz w:val="18"/>
                <w:szCs w:val="18"/>
                <w:rPrChange w:id="2496" w:author="Author">
                  <w:rPr>
                    <w:ins w:id="2497" w:author="Author"/>
                  </w:rPr>
                </w:rPrChange>
              </w:rPr>
              <w:pPrChange w:id="2498" w:author="Author">
                <w:pPr>
                  <w:pStyle w:val="ListParagraph"/>
                  <w:numPr>
                    <w:numId w:val="102"/>
                  </w:numPr>
                  <w:ind w:hanging="360"/>
                </w:pPr>
              </w:pPrChange>
            </w:pPr>
          </w:p>
          <w:p w14:paraId="66AF866B" w14:textId="16C44C29" w:rsidR="00387A31" w:rsidRPr="003B34AD" w:rsidRDefault="00387A31" w:rsidP="001B3D37">
            <w:pPr>
              <w:pStyle w:val="ListParagraph"/>
              <w:numPr>
                <w:ilvl w:val="0"/>
                <w:numId w:val="102"/>
              </w:numPr>
              <w:rPr>
                <w:rFonts w:ascii="Verdana" w:hAnsi="Verdana" w:cs="Arial"/>
                <w:color w:val="000000" w:themeColor="text1"/>
                <w:sz w:val="18"/>
                <w:szCs w:val="18"/>
                <w:rPrChange w:id="2499" w:author="Author">
                  <w:rPr>
                    <w:rFonts w:ascii="Verdana" w:hAnsi="Verdana" w:cs="Arial"/>
                    <w:b/>
                    <w:color w:val="000000" w:themeColor="text1"/>
                    <w:sz w:val="18"/>
                    <w:szCs w:val="18"/>
                  </w:rPr>
                </w:rPrChange>
              </w:rPr>
            </w:pPr>
            <w:ins w:id="2500" w:author="Author">
              <w:r w:rsidRPr="003B34AD">
                <w:rPr>
                  <w:rFonts w:ascii="Verdana" w:hAnsi="Verdana" w:cs="Arial"/>
                  <w:color w:val="000000" w:themeColor="text1"/>
                  <w:sz w:val="18"/>
                  <w:szCs w:val="18"/>
                  <w:rPrChange w:id="2501" w:author="Author">
                    <w:rPr>
                      <w:rFonts w:ascii="Verdana" w:hAnsi="Verdana" w:cs="Arial"/>
                      <w:b/>
                      <w:color w:val="000000" w:themeColor="text1"/>
                      <w:sz w:val="18"/>
                      <w:szCs w:val="18"/>
                    </w:rPr>
                  </w:rPrChange>
                </w:rPr>
                <w:lastRenderedPageBreak/>
                <w:t>Remove all filters</w:t>
              </w:r>
            </w:ins>
          </w:p>
        </w:tc>
        <w:tc>
          <w:tcPr>
            <w:tcW w:w="1418" w:type="dxa"/>
          </w:tcPr>
          <w:p w14:paraId="76C4B3C6" w14:textId="77777777" w:rsidR="00C62BF1" w:rsidRPr="000F672E" w:rsidRDefault="00C62BF1" w:rsidP="00311DC6">
            <w:pPr>
              <w:rPr>
                <w:rFonts w:cs="Arial"/>
                <w:b/>
                <w:color w:val="000000" w:themeColor="text1"/>
                <w:sz w:val="18"/>
                <w:szCs w:val="18"/>
                <w:lang w:val="en-US"/>
              </w:rPr>
            </w:pPr>
          </w:p>
        </w:tc>
        <w:tc>
          <w:tcPr>
            <w:tcW w:w="10938" w:type="dxa"/>
          </w:tcPr>
          <w:p w14:paraId="7331AB43" w14:textId="77777777" w:rsidR="00C62BF1" w:rsidRDefault="00C62BF1" w:rsidP="00311DC6">
            <w:pPr>
              <w:rPr>
                <w:noProof/>
              </w:rPr>
            </w:pPr>
          </w:p>
        </w:tc>
      </w:tr>
      <w:tr w:rsidR="008C5B5B" w:rsidRPr="005335B1" w14:paraId="0714D1F9" w14:textId="77777777" w:rsidTr="00FA4F51">
        <w:trPr>
          <w:cantSplit/>
          <w:trHeight w:val="20"/>
        </w:trPr>
        <w:tc>
          <w:tcPr>
            <w:tcW w:w="1843" w:type="dxa"/>
          </w:tcPr>
          <w:p w14:paraId="0E9C9DDE" w14:textId="1EDC40EC" w:rsidR="008C5B5B" w:rsidRDefault="008C5B5B"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3.1.9</w:t>
            </w:r>
            <w:ins w:id="2502" w:author="Author">
              <w:r w:rsidR="003C6AFF">
                <w:rPr>
                  <w:rFonts w:ascii="Verdana" w:eastAsiaTheme="minorHAnsi" w:hAnsi="Verdana" w:cs="Arial"/>
                  <w:b/>
                  <w:color w:val="000000" w:themeColor="text1"/>
                  <w:sz w:val="18"/>
                  <w:szCs w:val="18"/>
                </w:rPr>
                <w:t>6</w:t>
              </w:r>
              <w:del w:id="2503" w:author="Author">
                <w:r w:rsidR="009200C9" w:rsidDel="003C6AFF">
                  <w:rPr>
                    <w:rFonts w:ascii="Verdana" w:eastAsiaTheme="minorHAnsi" w:hAnsi="Verdana" w:cs="Arial"/>
                    <w:b/>
                    <w:color w:val="000000" w:themeColor="text1"/>
                    <w:sz w:val="18"/>
                    <w:szCs w:val="18"/>
                  </w:rPr>
                  <w:delText>5</w:delText>
                </w:r>
              </w:del>
            </w:ins>
            <w:del w:id="2504" w:author="Author">
              <w:r w:rsidDel="009200C9">
                <w:rPr>
                  <w:rFonts w:ascii="Verdana" w:eastAsiaTheme="minorHAnsi" w:hAnsi="Verdana" w:cs="Arial"/>
                  <w:b/>
                  <w:color w:val="000000" w:themeColor="text1"/>
                  <w:sz w:val="18"/>
                  <w:szCs w:val="18"/>
                </w:rPr>
                <w:delText>4</w:delText>
              </w:r>
            </w:del>
            <w:r>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*Step applicable for all Iterations (1,2,3)</w:t>
            </w:r>
          </w:p>
        </w:tc>
        <w:tc>
          <w:tcPr>
            <w:tcW w:w="5103" w:type="dxa"/>
          </w:tcPr>
          <w:p w14:paraId="296119A1" w14:textId="77777777" w:rsidR="0046170D" w:rsidRPr="00AA7B18" w:rsidRDefault="0046170D" w:rsidP="0046170D">
            <w:pPr>
              <w:pStyle w:val="steptext"/>
              <w:rPr>
                <w:rFonts w:ascii="Verdana" w:eastAsiaTheme="minorHAnsi" w:hAnsi="Verdana" w:cs="Arial"/>
                <w:b/>
                <w:color w:val="000000" w:themeColor="text1"/>
                <w:sz w:val="18"/>
                <w:szCs w:val="18"/>
              </w:rPr>
            </w:pPr>
            <w:r w:rsidRPr="00AA7B18">
              <w:rPr>
                <w:rFonts w:ascii="Verdana" w:eastAsiaTheme="minorHAnsi" w:hAnsi="Verdana" w:cs="Arial"/>
                <w:b/>
                <w:color w:val="000000" w:themeColor="text1"/>
                <w:sz w:val="18"/>
                <w:szCs w:val="18"/>
              </w:rPr>
              <w:t>Populate column ‘ASSIGNMENT’ from Global Template:</w:t>
            </w:r>
          </w:p>
          <w:p w14:paraId="0D20F003" w14:textId="77777777" w:rsidR="0046170D" w:rsidRDefault="0046170D" w:rsidP="0046170D">
            <w:pPr>
              <w:pStyle w:val="steptext"/>
              <w:rPr>
                <w:rFonts w:ascii="Verdana" w:eastAsiaTheme="minorHAnsi" w:hAnsi="Verdana" w:cs="Arial"/>
                <w:i/>
                <w:color w:val="000000" w:themeColor="text1"/>
                <w:sz w:val="18"/>
                <w:szCs w:val="18"/>
              </w:rPr>
            </w:pPr>
          </w:p>
          <w:p w14:paraId="43A4513F" w14:textId="77777777" w:rsidR="0046170D" w:rsidRPr="00127B90" w:rsidRDefault="0046170D" w:rsidP="0046170D">
            <w:pPr>
              <w:pStyle w:val="steptext"/>
              <w:numPr>
                <w:ilvl w:val="0"/>
                <w:numId w:val="103"/>
              </w:numPr>
              <w:rPr>
                <w:rFonts w:ascii="Verdana" w:eastAsiaTheme="minorHAnsi" w:hAnsi="Verdana" w:cs="Arial"/>
                <w:color w:val="000000" w:themeColor="text1"/>
                <w:sz w:val="18"/>
                <w:szCs w:val="18"/>
              </w:rPr>
            </w:pPr>
            <w:r w:rsidRPr="00127B90">
              <w:rPr>
                <w:rFonts w:ascii="Verdana" w:eastAsiaTheme="minorHAnsi" w:hAnsi="Verdana" w:cs="Arial"/>
                <w:color w:val="000000" w:themeColor="text1"/>
                <w:sz w:val="18"/>
                <w:szCs w:val="18"/>
              </w:rPr>
              <w:t>Go to column ‘BOT Reportability Determination’ an filter on the fields containing R (reportable)</w:t>
            </w:r>
          </w:p>
          <w:p w14:paraId="11CDB388" w14:textId="77777777" w:rsidR="0046170D" w:rsidRPr="00127B90" w:rsidRDefault="0046170D" w:rsidP="0046170D">
            <w:pPr>
              <w:pStyle w:val="steptext"/>
              <w:ind w:left="720"/>
              <w:rPr>
                <w:rFonts w:ascii="Verdana" w:eastAsiaTheme="minorHAnsi" w:hAnsi="Verdana" w:cs="Arial"/>
                <w:color w:val="000000" w:themeColor="text1"/>
                <w:sz w:val="18"/>
                <w:szCs w:val="18"/>
              </w:rPr>
            </w:pPr>
          </w:p>
          <w:p w14:paraId="1B6D337D" w14:textId="77777777" w:rsidR="0046170D" w:rsidRPr="00127B90" w:rsidRDefault="0046170D" w:rsidP="0046170D">
            <w:pPr>
              <w:pStyle w:val="steptext"/>
              <w:numPr>
                <w:ilvl w:val="0"/>
                <w:numId w:val="103"/>
              </w:numPr>
              <w:rPr>
                <w:rFonts w:ascii="Verdana" w:eastAsiaTheme="minorHAnsi" w:hAnsi="Verdana" w:cs="Arial"/>
                <w:color w:val="000000" w:themeColor="text1"/>
                <w:sz w:val="18"/>
                <w:szCs w:val="18"/>
              </w:rPr>
            </w:pPr>
            <w:r w:rsidRPr="00127B90">
              <w:rPr>
                <w:rFonts w:ascii="Verdana" w:eastAsiaTheme="minorHAnsi" w:hAnsi="Verdana" w:cs="Arial"/>
                <w:color w:val="000000" w:themeColor="text1"/>
                <w:sz w:val="18"/>
                <w:szCs w:val="18"/>
              </w:rPr>
              <w:t>Fill in ‘Assign’ for the filtered values in column ‘ASSIGNMENT’</w:t>
            </w:r>
          </w:p>
          <w:p w14:paraId="475CF609" w14:textId="77777777" w:rsidR="0046170D" w:rsidRPr="00127B90" w:rsidRDefault="0046170D" w:rsidP="0046170D">
            <w:pPr>
              <w:pStyle w:val="ListParagraph"/>
              <w:rPr>
                <w:rFonts w:ascii="Verdana" w:hAnsi="Verdana" w:cs="Arial"/>
                <w:color w:val="000000" w:themeColor="text1"/>
                <w:sz w:val="18"/>
                <w:szCs w:val="18"/>
              </w:rPr>
            </w:pPr>
          </w:p>
          <w:p w14:paraId="545796E1" w14:textId="20190124" w:rsidR="0046170D" w:rsidRDefault="0046170D" w:rsidP="0046170D">
            <w:pPr>
              <w:pStyle w:val="steptext"/>
              <w:numPr>
                <w:ilvl w:val="0"/>
                <w:numId w:val="103"/>
              </w:numPr>
              <w:rPr>
                <w:ins w:id="2505" w:author="Author"/>
                <w:rFonts w:ascii="Verdana" w:eastAsiaTheme="minorHAnsi" w:hAnsi="Verdana" w:cs="Arial"/>
                <w:color w:val="000000" w:themeColor="text1"/>
                <w:sz w:val="18"/>
                <w:szCs w:val="18"/>
              </w:rPr>
            </w:pPr>
            <w:r w:rsidRPr="00127B90">
              <w:rPr>
                <w:rFonts w:ascii="Verdana" w:eastAsiaTheme="minorHAnsi" w:hAnsi="Verdana" w:cs="Arial"/>
                <w:color w:val="000000" w:themeColor="text1"/>
                <w:sz w:val="18"/>
                <w:szCs w:val="18"/>
              </w:rPr>
              <w:t>Remove all filters</w:t>
            </w:r>
          </w:p>
          <w:p w14:paraId="09CE8CD0" w14:textId="77777777" w:rsidR="009E2FA3" w:rsidRDefault="009E2FA3">
            <w:pPr>
              <w:pStyle w:val="ListParagraph"/>
              <w:rPr>
                <w:ins w:id="2506" w:author="Author"/>
                <w:rFonts w:ascii="Verdana" w:hAnsi="Verdana" w:cs="Arial"/>
                <w:color w:val="000000" w:themeColor="text1"/>
                <w:sz w:val="18"/>
                <w:szCs w:val="18"/>
              </w:rPr>
              <w:pPrChange w:id="2507" w:author="Author">
                <w:pPr>
                  <w:pStyle w:val="steptext"/>
                  <w:numPr>
                    <w:numId w:val="103"/>
                  </w:numPr>
                  <w:ind w:left="720" w:hanging="360"/>
                </w:pPr>
              </w:pPrChange>
            </w:pPr>
          </w:p>
          <w:p w14:paraId="7A4D7D58" w14:textId="1A563475" w:rsidR="009E2FA3" w:rsidRPr="00127B90" w:rsidRDefault="009E2FA3" w:rsidP="0046170D">
            <w:pPr>
              <w:pStyle w:val="steptext"/>
              <w:numPr>
                <w:ilvl w:val="0"/>
                <w:numId w:val="103"/>
              </w:numPr>
              <w:rPr>
                <w:rFonts w:ascii="Verdana" w:eastAsiaTheme="minorHAnsi" w:hAnsi="Verdana" w:cs="Arial"/>
                <w:color w:val="000000" w:themeColor="text1"/>
                <w:sz w:val="18"/>
                <w:szCs w:val="18"/>
              </w:rPr>
            </w:pPr>
            <w:ins w:id="2508" w:author="Author">
              <w:r>
                <w:rPr>
                  <w:rFonts w:ascii="Verdana" w:eastAsiaTheme="minorHAnsi" w:hAnsi="Verdana" w:cs="Arial"/>
                  <w:color w:val="000000" w:themeColor="text1"/>
                  <w:sz w:val="18"/>
                  <w:szCs w:val="18"/>
                </w:rPr>
                <w:t>Filter on the ‘Assign’ rows to complete the next steps</w:t>
              </w:r>
            </w:ins>
          </w:p>
          <w:p w14:paraId="3F4406E3" w14:textId="77777777" w:rsidR="008C5B5B" w:rsidRPr="00D21718" w:rsidRDefault="008C5B5B" w:rsidP="00C036A7">
            <w:pPr>
              <w:rPr>
                <w:rFonts w:ascii="Verdana" w:hAnsi="Verdana" w:cs="Arial"/>
                <w:b/>
                <w:color w:val="000000" w:themeColor="text1"/>
                <w:sz w:val="18"/>
                <w:szCs w:val="18"/>
              </w:rPr>
            </w:pPr>
          </w:p>
        </w:tc>
        <w:tc>
          <w:tcPr>
            <w:tcW w:w="1418" w:type="dxa"/>
          </w:tcPr>
          <w:p w14:paraId="2FC90171" w14:textId="77777777" w:rsidR="008C5B5B" w:rsidRPr="000F672E" w:rsidRDefault="008C5B5B" w:rsidP="00311DC6">
            <w:pPr>
              <w:rPr>
                <w:rFonts w:cs="Arial"/>
                <w:b/>
                <w:color w:val="000000" w:themeColor="text1"/>
                <w:sz w:val="18"/>
                <w:szCs w:val="18"/>
                <w:lang w:val="en-US"/>
              </w:rPr>
            </w:pPr>
          </w:p>
        </w:tc>
        <w:tc>
          <w:tcPr>
            <w:tcW w:w="10938" w:type="dxa"/>
          </w:tcPr>
          <w:p w14:paraId="4D4910C2" w14:textId="75C7559B" w:rsidR="008C5B5B" w:rsidRDefault="00D872F2" w:rsidP="00311DC6">
            <w:pPr>
              <w:rPr>
                <w:noProof/>
              </w:rPr>
            </w:pPr>
            <w:ins w:id="2509" w:author="Author">
              <w:r>
                <w:rPr>
                  <w:noProof/>
                  <w:lang w:val="en-US"/>
                </w:rPr>
                <w:drawing>
                  <wp:inline distT="0" distB="0" distL="0" distR="0" wp14:anchorId="7B2C0B06" wp14:editId="63AFDEC9">
                    <wp:extent cx="2486025" cy="2750496"/>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96709" cy="2762316"/>
                            </a:xfrm>
                            <a:prstGeom prst="rect">
                              <a:avLst/>
                            </a:prstGeom>
                          </pic:spPr>
                        </pic:pic>
                      </a:graphicData>
                    </a:graphic>
                  </wp:inline>
                </w:drawing>
              </w:r>
            </w:ins>
          </w:p>
        </w:tc>
      </w:tr>
      <w:tr w:rsidR="001B3D37" w:rsidRPr="005335B1" w14:paraId="27F80967" w14:textId="77777777" w:rsidTr="00FA4F51">
        <w:trPr>
          <w:cantSplit/>
          <w:trHeight w:val="20"/>
        </w:trPr>
        <w:tc>
          <w:tcPr>
            <w:tcW w:w="1843" w:type="dxa"/>
          </w:tcPr>
          <w:p w14:paraId="44C7FBB9" w14:textId="02B368D1" w:rsidR="001B3D37" w:rsidRDefault="0046170D"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t>3.1.9</w:t>
            </w:r>
            <w:ins w:id="2510" w:author="Author">
              <w:r w:rsidR="003C6AFF">
                <w:rPr>
                  <w:rFonts w:ascii="Verdana" w:eastAsiaTheme="minorHAnsi" w:hAnsi="Verdana" w:cs="Arial"/>
                  <w:b/>
                  <w:color w:val="000000" w:themeColor="text1"/>
                  <w:sz w:val="18"/>
                  <w:szCs w:val="18"/>
                </w:rPr>
                <w:t>7</w:t>
              </w:r>
              <w:del w:id="2511" w:author="Author">
                <w:r w:rsidR="009200C9" w:rsidDel="003C6AFF">
                  <w:rPr>
                    <w:rFonts w:ascii="Verdana" w:eastAsiaTheme="minorHAnsi" w:hAnsi="Verdana" w:cs="Arial"/>
                    <w:b/>
                    <w:color w:val="000000" w:themeColor="text1"/>
                    <w:sz w:val="18"/>
                    <w:szCs w:val="18"/>
                  </w:rPr>
                  <w:delText>6</w:delText>
                </w:r>
              </w:del>
            </w:ins>
            <w:del w:id="2512" w:author="Author">
              <w:r w:rsidDel="009200C9">
                <w:rPr>
                  <w:rFonts w:ascii="Verdana" w:eastAsiaTheme="minorHAnsi" w:hAnsi="Verdana" w:cs="Arial"/>
                  <w:b/>
                  <w:color w:val="000000" w:themeColor="text1"/>
                  <w:sz w:val="18"/>
                  <w:szCs w:val="18"/>
                </w:rPr>
                <w:delText>5</w:delText>
              </w:r>
            </w:del>
            <w:r>
              <w:rPr>
                <w:rFonts w:ascii="Verdana" w:eastAsiaTheme="minorHAnsi" w:hAnsi="Verdana" w:cs="Arial"/>
                <w:b/>
                <w:color w:val="000000" w:themeColor="text1"/>
                <w:sz w:val="18"/>
                <w:szCs w:val="18"/>
              </w:rPr>
              <w:t xml:space="preserve"> </w:t>
            </w:r>
            <w:r w:rsidRPr="00293F54">
              <w:rPr>
                <w:rFonts w:ascii="Verdana" w:eastAsiaTheme="minorHAnsi" w:hAnsi="Verdana" w:cs="Arial"/>
                <w:color w:val="000000" w:themeColor="text1"/>
                <w:sz w:val="18"/>
                <w:szCs w:val="18"/>
              </w:rPr>
              <w:t xml:space="preserve">Preparation of </w:t>
            </w:r>
            <w:r>
              <w:rPr>
                <w:rFonts w:ascii="Verdana" w:eastAsiaTheme="minorHAnsi" w:hAnsi="Verdana" w:cs="Arial"/>
                <w:color w:val="000000" w:themeColor="text1"/>
                <w:sz w:val="18"/>
                <w:szCs w:val="18"/>
              </w:rPr>
              <w:t xml:space="preserve">ICON </w:t>
            </w:r>
            <w:r w:rsidRPr="00293F54">
              <w:rPr>
                <w:rFonts w:ascii="Verdana" w:eastAsiaTheme="minorHAnsi" w:hAnsi="Verdana" w:cs="Arial"/>
                <w:color w:val="000000" w:themeColor="text1"/>
                <w:sz w:val="18"/>
                <w:szCs w:val="18"/>
              </w:rPr>
              <w:t>CSR report</w:t>
            </w:r>
            <w:r>
              <w:rPr>
                <w:rFonts w:ascii="Verdana" w:eastAsiaTheme="minorHAnsi" w:hAnsi="Verdana" w:cs="Arial"/>
                <w:color w:val="000000" w:themeColor="text1"/>
                <w:sz w:val="18"/>
                <w:szCs w:val="18"/>
              </w:rPr>
              <w:t>.</w:t>
            </w:r>
            <w:r w:rsidR="00866DAB">
              <w:rPr>
                <w:rFonts w:ascii="Verdana" w:eastAsiaTheme="minorHAnsi" w:hAnsi="Verdana" w:cs="Arial"/>
                <w:color w:val="000000" w:themeColor="text1"/>
                <w:sz w:val="18"/>
                <w:szCs w:val="18"/>
              </w:rPr>
              <w:t xml:space="preserve"> Follow the same steps as for </w:t>
            </w:r>
            <w:del w:id="2513" w:author="Author">
              <w:r w:rsidR="00866DAB" w:rsidDel="00531326">
                <w:rPr>
                  <w:rFonts w:ascii="Verdana" w:eastAsiaTheme="minorHAnsi" w:hAnsi="Verdana" w:cs="Arial"/>
                  <w:color w:val="000000" w:themeColor="text1"/>
                  <w:sz w:val="18"/>
                  <w:szCs w:val="18"/>
                </w:rPr>
                <w:delText xml:space="preserve">NAM </w:delText>
              </w:r>
            </w:del>
            <w:ins w:id="2514" w:author="Author">
              <w:r w:rsidR="00531326">
                <w:rPr>
                  <w:rFonts w:ascii="Verdana" w:eastAsiaTheme="minorHAnsi" w:hAnsi="Verdana" w:cs="Arial"/>
                  <w:color w:val="000000" w:themeColor="text1"/>
                  <w:sz w:val="18"/>
                  <w:szCs w:val="18"/>
                </w:rPr>
                <w:t xml:space="preserve">SWE </w:t>
              </w:r>
            </w:ins>
            <w:r w:rsidR="00866DAB">
              <w:rPr>
                <w:rFonts w:ascii="Verdana" w:eastAsiaTheme="minorHAnsi" w:hAnsi="Verdana" w:cs="Arial"/>
                <w:color w:val="000000" w:themeColor="text1"/>
                <w:sz w:val="18"/>
                <w:szCs w:val="18"/>
              </w:rPr>
              <w:t>CSR reports.</w:t>
            </w:r>
            <w:r>
              <w:rPr>
                <w:rFonts w:ascii="Verdana" w:eastAsiaTheme="minorHAnsi" w:hAnsi="Verdana" w:cs="Arial"/>
                <w:color w:val="000000" w:themeColor="text1"/>
                <w:sz w:val="18"/>
                <w:szCs w:val="18"/>
              </w:rPr>
              <w:t xml:space="preserve"> </w:t>
            </w:r>
            <w:r>
              <w:rPr>
                <w:rFonts w:ascii="Verdana" w:eastAsiaTheme="minorHAnsi" w:hAnsi="Verdana" w:cs="Arial"/>
                <w:b/>
                <w:i/>
                <w:color w:val="000000" w:themeColor="text1"/>
                <w:sz w:val="18"/>
                <w:szCs w:val="18"/>
              </w:rPr>
              <w:t xml:space="preserve">*Step </w:t>
            </w:r>
            <w:del w:id="2515" w:author="Author">
              <w:r w:rsidDel="008B540E">
                <w:rPr>
                  <w:rFonts w:ascii="Verdana" w:eastAsiaTheme="minorHAnsi" w:hAnsi="Verdana" w:cs="Arial"/>
                  <w:b/>
                  <w:i/>
                  <w:color w:val="000000" w:themeColor="text1"/>
                  <w:sz w:val="18"/>
                  <w:szCs w:val="18"/>
                </w:rPr>
                <w:delText>applicable for all Iterations (1,2,3)</w:delText>
              </w:r>
            </w:del>
            <w:ins w:id="2516" w:author="Author">
              <w:r w:rsidR="008B540E">
                <w:rPr>
                  <w:rFonts w:ascii="Verdana" w:eastAsiaTheme="minorHAnsi" w:hAnsi="Verdana" w:cs="Arial"/>
                  <w:b/>
                  <w:i/>
                  <w:color w:val="000000" w:themeColor="text1"/>
                  <w:sz w:val="18"/>
                  <w:szCs w:val="18"/>
                </w:rPr>
                <w:t>applicability is described in the referred section</w:t>
              </w:r>
              <w:r w:rsidR="001758DE">
                <w:rPr>
                  <w:rFonts w:ascii="Verdana" w:eastAsiaTheme="minorHAnsi" w:hAnsi="Verdana" w:cs="Arial"/>
                  <w:b/>
                  <w:i/>
                  <w:color w:val="000000" w:themeColor="text1"/>
                  <w:sz w:val="18"/>
                  <w:szCs w:val="18"/>
                </w:rPr>
                <w:t xml:space="preserve"> (</w:t>
              </w:r>
              <w:r w:rsidR="001758DE">
                <w:rPr>
                  <w:rFonts w:ascii="Verdana" w:hAnsi="Verdana" w:cs="Arial"/>
                  <w:b/>
                  <w:color w:val="000000" w:themeColor="text1"/>
                  <w:sz w:val="18"/>
                  <w:szCs w:val="18"/>
                </w:rPr>
                <w:t>3.1.67 to 3.1.83)</w:t>
              </w:r>
            </w:ins>
          </w:p>
        </w:tc>
        <w:tc>
          <w:tcPr>
            <w:tcW w:w="5103" w:type="dxa"/>
          </w:tcPr>
          <w:p w14:paraId="4710BFDF" w14:textId="5FB08BAB" w:rsidR="001B3D37" w:rsidRDefault="00866DAB" w:rsidP="00C036A7">
            <w:pPr>
              <w:rPr>
                <w:rFonts w:ascii="Verdana" w:hAnsi="Verdana" w:cs="Arial"/>
                <w:b/>
                <w:color w:val="000000" w:themeColor="text1"/>
                <w:sz w:val="18"/>
                <w:szCs w:val="18"/>
              </w:rPr>
            </w:pPr>
            <w:r>
              <w:rPr>
                <w:rFonts w:ascii="Verdana" w:hAnsi="Verdana" w:cs="Arial"/>
                <w:b/>
                <w:color w:val="000000" w:themeColor="text1"/>
                <w:sz w:val="18"/>
                <w:szCs w:val="18"/>
              </w:rPr>
              <w:t xml:space="preserve">Robot will follow the same steps as for </w:t>
            </w:r>
            <w:del w:id="2517" w:author="Author">
              <w:r w:rsidDel="00531326">
                <w:rPr>
                  <w:rFonts w:ascii="Verdana" w:hAnsi="Verdana" w:cs="Arial"/>
                  <w:b/>
                  <w:color w:val="000000" w:themeColor="text1"/>
                  <w:sz w:val="18"/>
                  <w:szCs w:val="18"/>
                </w:rPr>
                <w:delText xml:space="preserve">NAM </w:delText>
              </w:r>
            </w:del>
            <w:ins w:id="2518" w:author="Author">
              <w:r w:rsidR="00531326">
                <w:rPr>
                  <w:rFonts w:ascii="Verdana" w:hAnsi="Verdana" w:cs="Arial"/>
                  <w:b/>
                  <w:color w:val="000000" w:themeColor="text1"/>
                  <w:sz w:val="18"/>
                  <w:szCs w:val="18"/>
                </w:rPr>
                <w:t xml:space="preserve">SWE </w:t>
              </w:r>
            </w:ins>
            <w:r>
              <w:rPr>
                <w:rFonts w:ascii="Verdana" w:hAnsi="Verdana" w:cs="Arial"/>
                <w:b/>
                <w:color w:val="000000" w:themeColor="text1"/>
                <w:sz w:val="18"/>
                <w:szCs w:val="18"/>
              </w:rPr>
              <w:t>CSR data preparation starting with step 3.1.</w:t>
            </w:r>
            <w:del w:id="2519" w:author="Author">
              <w:r w:rsidDel="00531326">
                <w:rPr>
                  <w:rFonts w:ascii="Verdana" w:hAnsi="Verdana" w:cs="Arial"/>
                  <w:b/>
                  <w:color w:val="000000" w:themeColor="text1"/>
                  <w:sz w:val="18"/>
                  <w:szCs w:val="18"/>
                </w:rPr>
                <w:delText>33</w:delText>
              </w:r>
            </w:del>
            <w:ins w:id="2520" w:author="Author">
              <w:r w:rsidR="00531326">
                <w:rPr>
                  <w:rFonts w:ascii="Verdana" w:hAnsi="Verdana" w:cs="Arial"/>
                  <w:b/>
                  <w:color w:val="000000" w:themeColor="text1"/>
                  <w:sz w:val="18"/>
                  <w:szCs w:val="18"/>
                </w:rPr>
                <w:t>67</w:t>
              </w:r>
            </w:ins>
            <w:r>
              <w:rPr>
                <w:rFonts w:ascii="Verdana" w:hAnsi="Verdana" w:cs="Arial"/>
                <w:b/>
                <w:color w:val="000000" w:themeColor="text1"/>
                <w:sz w:val="18"/>
                <w:szCs w:val="18"/>
              </w:rPr>
              <w:t xml:space="preserve"> to 3.1.</w:t>
            </w:r>
            <w:ins w:id="2521" w:author="Author">
              <w:r w:rsidR="00531326">
                <w:rPr>
                  <w:rFonts w:ascii="Verdana" w:hAnsi="Verdana" w:cs="Arial"/>
                  <w:b/>
                  <w:color w:val="000000" w:themeColor="text1"/>
                  <w:sz w:val="18"/>
                  <w:szCs w:val="18"/>
                </w:rPr>
                <w:t>83</w:t>
              </w:r>
            </w:ins>
            <w:del w:id="2522" w:author="Author">
              <w:r w:rsidDel="00531326">
                <w:rPr>
                  <w:rFonts w:ascii="Verdana" w:hAnsi="Verdana" w:cs="Arial"/>
                  <w:b/>
                  <w:color w:val="000000" w:themeColor="text1"/>
                  <w:sz w:val="18"/>
                  <w:szCs w:val="18"/>
                </w:rPr>
                <w:delText>50</w:delText>
              </w:r>
            </w:del>
            <w:r w:rsidR="004B36DD">
              <w:rPr>
                <w:rFonts w:ascii="Verdana" w:hAnsi="Verdana" w:cs="Arial"/>
                <w:b/>
                <w:color w:val="000000" w:themeColor="text1"/>
                <w:sz w:val="18"/>
                <w:szCs w:val="18"/>
              </w:rPr>
              <w:t xml:space="preserve"> which includes:</w:t>
            </w:r>
          </w:p>
          <w:p w14:paraId="689DBBC8" w14:textId="77777777" w:rsidR="004B36DD" w:rsidRDefault="004B36DD" w:rsidP="00C036A7">
            <w:pPr>
              <w:rPr>
                <w:rFonts w:ascii="Verdana" w:hAnsi="Verdana" w:cs="Arial"/>
                <w:b/>
                <w:color w:val="000000" w:themeColor="text1"/>
                <w:sz w:val="18"/>
                <w:szCs w:val="18"/>
              </w:rPr>
            </w:pPr>
          </w:p>
          <w:p w14:paraId="0639C578" w14:textId="5454DC29" w:rsidR="004B36DD" w:rsidRPr="004B36DD" w:rsidRDefault="004B36DD" w:rsidP="004B36DD">
            <w:pPr>
              <w:pStyle w:val="ListParagraph"/>
              <w:numPr>
                <w:ilvl w:val="0"/>
                <w:numId w:val="106"/>
              </w:numPr>
              <w:rPr>
                <w:rFonts w:ascii="Verdana" w:hAnsi="Verdana" w:cs="Arial"/>
                <w:color w:val="000000" w:themeColor="text1"/>
                <w:sz w:val="18"/>
                <w:szCs w:val="18"/>
              </w:rPr>
            </w:pPr>
            <w:r w:rsidRPr="004B36DD">
              <w:rPr>
                <w:rFonts w:ascii="Verdana" w:hAnsi="Verdana" w:cs="Arial"/>
                <w:color w:val="000000" w:themeColor="text1"/>
                <w:sz w:val="18"/>
                <w:szCs w:val="18"/>
              </w:rPr>
              <w:t>Copy paste the data from CSR report under the template</w:t>
            </w:r>
            <w:ins w:id="2523" w:author="Author">
              <w:r w:rsidR="009E2FA3">
                <w:rPr>
                  <w:rFonts w:ascii="Verdana" w:hAnsi="Verdana" w:cs="Arial"/>
                  <w:color w:val="000000" w:themeColor="text1"/>
                  <w:sz w:val="18"/>
                  <w:szCs w:val="18"/>
                </w:rPr>
                <w:t xml:space="preserve"> for the blank rows only but keeping the ‘Assign’ filer</w:t>
              </w:r>
            </w:ins>
          </w:p>
          <w:p w14:paraId="71594FF4" w14:textId="3639776D" w:rsidR="004B36DD" w:rsidRPr="004B36DD" w:rsidRDefault="004B36DD" w:rsidP="004B36DD">
            <w:pPr>
              <w:pStyle w:val="ListParagraph"/>
              <w:numPr>
                <w:ilvl w:val="0"/>
                <w:numId w:val="106"/>
              </w:numPr>
              <w:rPr>
                <w:rFonts w:ascii="Verdana" w:hAnsi="Verdana" w:cs="Arial"/>
                <w:color w:val="000000" w:themeColor="text1"/>
                <w:sz w:val="18"/>
                <w:szCs w:val="18"/>
              </w:rPr>
            </w:pPr>
            <w:r w:rsidRPr="004B36DD">
              <w:rPr>
                <w:rFonts w:ascii="Verdana" w:hAnsi="Verdana" w:cs="Arial"/>
                <w:color w:val="000000" w:themeColor="text1"/>
                <w:sz w:val="18"/>
                <w:szCs w:val="18"/>
              </w:rPr>
              <w:t>Vlookup data in the mapping documents/tables</w:t>
            </w:r>
            <w:ins w:id="2524" w:author="Author">
              <w:r w:rsidR="009E2FA3">
                <w:rPr>
                  <w:rFonts w:ascii="Verdana" w:hAnsi="Verdana" w:cs="Arial"/>
                  <w:color w:val="000000" w:themeColor="text1"/>
                  <w:sz w:val="18"/>
                  <w:szCs w:val="18"/>
                </w:rPr>
                <w:t xml:space="preserve"> in the Sh</w:t>
              </w:r>
              <w:r w:rsidR="00A703F6">
                <w:rPr>
                  <w:rFonts w:ascii="Verdana" w:hAnsi="Verdana" w:cs="Arial"/>
                  <w:color w:val="000000" w:themeColor="text1"/>
                  <w:sz w:val="18"/>
                  <w:szCs w:val="18"/>
                </w:rPr>
                <w:t>a</w:t>
              </w:r>
              <w:r w:rsidR="009E2FA3">
                <w:rPr>
                  <w:rFonts w:ascii="Verdana" w:hAnsi="Verdana" w:cs="Arial"/>
                  <w:color w:val="000000" w:themeColor="text1"/>
                  <w:sz w:val="18"/>
                  <w:szCs w:val="18"/>
                </w:rPr>
                <w:t>red Network Path</w:t>
              </w:r>
            </w:ins>
          </w:p>
          <w:p w14:paraId="06A4519C" w14:textId="77777777" w:rsidR="004B36DD" w:rsidRPr="00300E98" w:rsidRDefault="004B36DD" w:rsidP="004B36DD">
            <w:pPr>
              <w:pStyle w:val="ListParagraph"/>
              <w:numPr>
                <w:ilvl w:val="0"/>
                <w:numId w:val="106"/>
              </w:numPr>
              <w:rPr>
                <w:ins w:id="2525" w:author="Author"/>
                <w:rFonts w:ascii="Verdana" w:hAnsi="Verdana" w:cs="Arial"/>
                <w:b/>
                <w:color w:val="000000" w:themeColor="text1"/>
                <w:sz w:val="18"/>
                <w:szCs w:val="18"/>
                <w:rPrChange w:id="2526" w:author="Author">
                  <w:rPr>
                    <w:ins w:id="2527" w:author="Author"/>
                    <w:rFonts w:ascii="Verdana" w:hAnsi="Verdana" w:cs="Arial"/>
                    <w:color w:val="000000" w:themeColor="text1"/>
                    <w:sz w:val="18"/>
                    <w:szCs w:val="18"/>
                  </w:rPr>
                </w:rPrChange>
              </w:rPr>
            </w:pPr>
            <w:r w:rsidRPr="004B36DD">
              <w:rPr>
                <w:rFonts w:ascii="Verdana" w:hAnsi="Verdana" w:cs="Arial"/>
                <w:color w:val="000000" w:themeColor="text1"/>
                <w:sz w:val="18"/>
                <w:szCs w:val="18"/>
              </w:rPr>
              <w:t>Create Dropdown lists</w:t>
            </w:r>
          </w:p>
          <w:p w14:paraId="0A5D28CC" w14:textId="0F8612FB" w:rsidR="00177397" w:rsidRPr="004B36DD" w:rsidRDefault="00177397" w:rsidP="004B36DD">
            <w:pPr>
              <w:pStyle w:val="ListParagraph"/>
              <w:numPr>
                <w:ilvl w:val="0"/>
                <w:numId w:val="106"/>
              </w:numPr>
              <w:rPr>
                <w:rFonts w:ascii="Verdana" w:hAnsi="Verdana" w:cs="Arial"/>
                <w:b/>
                <w:color w:val="000000" w:themeColor="text1"/>
                <w:sz w:val="18"/>
                <w:szCs w:val="18"/>
              </w:rPr>
            </w:pPr>
            <w:ins w:id="2528" w:author="Author">
              <w:r>
                <w:rPr>
                  <w:rFonts w:ascii="Verdana" w:hAnsi="Verdana" w:cs="Arial"/>
                  <w:color w:val="000000" w:themeColor="text1"/>
                  <w:sz w:val="18"/>
                  <w:szCs w:val="18"/>
                </w:rPr>
                <w:t>Convert data to text</w:t>
              </w:r>
            </w:ins>
          </w:p>
        </w:tc>
        <w:tc>
          <w:tcPr>
            <w:tcW w:w="1418" w:type="dxa"/>
          </w:tcPr>
          <w:p w14:paraId="32F2D5FA" w14:textId="77777777" w:rsidR="001B3D37" w:rsidRPr="000F672E" w:rsidRDefault="001B3D37" w:rsidP="00311DC6">
            <w:pPr>
              <w:rPr>
                <w:rFonts w:cs="Arial"/>
                <w:b/>
                <w:color w:val="000000" w:themeColor="text1"/>
                <w:sz w:val="18"/>
                <w:szCs w:val="18"/>
                <w:lang w:val="en-US"/>
              </w:rPr>
            </w:pPr>
          </w:p>
        </w:tc>
        <w:tc>
          <w:tcPr>
            <w:tcW w:w="10938" w:type="dxa"/>
          </w:tcPr>
          <w:p w14:paraId="2907B6AE" w14:textId="77777777" w:rsidR="001B3D37" w:rsidRDefault="001B3D37" w:rsidP="00311DC6">
            <w:pPr>
              <w:rPr>
                <w:noProof/>
              </w:rPr>
            </w:pPr>
          </w:p>
        </w:tc>
      </w:tr>
      <w:tr w:rsidR="00866DAB" w:rsidRPr="005335B1" w14:paraId="7B3B3107" w14:textId="77777777" w:rsidTr="00FA4F51">
        <w:trPr>
          <w:cantSplit/>
          <w:trHeight w:val="20"/>
        </w:trPr>
        <w:tc>
          <w:tcPr>
            <w:tcW w:w="1843" w:type="dxa"/>
          </w:tcPr>
          <w:p w14:paraId="718D863D" w14:textId="37C8CD8D" w:rsidR="00866DAB" w:rsidRDefault="00866DAB" w:rsidP="00311DC6">
            <w:pPr>
              <w:pStyle w:val="steptext"/>
              <w:rPr>
                <w:rFonts w:ascii="Verdana" w:eastAsiaTheme="minorHAnsi" w:hAnsi="Verdana" w:cs="Arial"/>
                <w:b/>
                <w:color w:val="000000" w:themeColor="text1"/>
                <w:sz w:val="18"/>
                <w:szCs w:val="18"/>
              </w:rPr>
            </w:pPr>
            <w:r>
              <w:rPr>
                <w:rFonts w:ascii="Verdana" w:eastAsiaTheme="minorHAnsi" w:hAnsi="Verdana" w:cs="Arial"/>
                <w:b/>
                <w:color w:val="000000" w:themeColor="text1"/>
                <w:sz w:val="18"/>
                <w:szCs w:val="18"/>
              </w:rPr>
              <w:lastRenderedPageBreak/>
              <w:t>3.1.9</w:t>
            </w:r>
            <w:ins w:id="2529" w:author="Author">
              <w:r w:rsidR="003C6AFF">
                <w:rPr>
                  <w:rFonts w:ascii="Verdana" w:eastAsiaTheme="minorHAnsi" w:hAnsi="Verdana" w:cs="Arial"/>
                  <w:b/>
                  <w:color w:val="000000" w:themeColor="text1"/>
                  <w:sz w:val="18"/>
                  <w:szCs w:val="18"/>
                </w:rPr>
                <w:t>8</w:t>
              </w:r>
              <w:del w:id="2530" w:author="Author">
                <w:r w:rsidR="009200C9" w:rsidDel="003C6AFF">
                  <w:rPr>
                    <w:rFonts w:ascii="Verdana" w:eastAsiaTheme="minorHAnsi" w:hAnsi="Verdana" w:cs="Arial"/>
                    <w:b/>
                    <w:color w:val="000000" w:themeColor="text1"/>
                    <w:sz w:val="18"/>
                    <w:szCs w:val="18"/>
                  </w:rPr>
                  <w:delText>7</w:delText>
                </w:r>
              </w:del>
            </w:ins>
            <w:del w:id="2531" w:author="Author">
              <w:r w:rsidDel="009200C9">
                <w:rPr>
                  <w:rFonts w:ascii="Verdana" w:eastAsiaTheme="minorHAnsi" w:hAnsi="Verdana" w:cs="Arial"/>
                  <w:b/>
                  <w:color w:val="000000" w:themeColor="text1"/>
                  <w:sz w:val="18"/>
                  <w:szCs w:val="18"/>
                </w:rPr>
                <w:delText>4</w:delText>
              </w:r>
            </w:del>
            <w:r>
              <w:rPr>
                <w:rFonts w:ascii="Verdana" w:eastAsiaTheme="minorHAnsi" w:hAnsi="Verdana" w:cs="Arial"/>
                <w:b/>
                <w:color w:val="000000" w:themeColor="text1"/>
                <w:sz w:val="18"/>
                <w:szCs w:val="18"/>
              </w:rPr>
              <w:t xml:space="preserve"> </w:t>
            </w:r>
            <w:r>
              <w:rPr>
                <w:rFonts w:ascii="Verdana" w:eastAsiaTheme="minorHAnsi" w:hAnsi="Verdana" w:cs="Arial"/>
                <w:color w:val="000000" w:themeColor="text1"/>
                <w:sz w:val="18"/>
                <w:szCs w:val="18"/>
              </w:rPr>
              <w:t xml:space="preserve">Save and upload </w:t>
            </w:r>
            <w:r w:rsidR="00FE15EA">
              <w:rPr>
                <w:rFonts w:ascii="Verdana" w:eastAsiaTheme="minorHAnsi" w:hAnsi="Verdana" w:cs="Arial"/>
                <w:color w:val="000000" w:themeColor="text1"/>
                <w:sz w:val="18"/>
                <w:szCs w:val="18"/>
              </w:rPr>
              <w:t xml:space="preserve">ICON </w:t>
            </w:r>
            <w:r>
              <w:rPr>
                <w:rFonts w:ascii="Verdana" w:eastAsiaTheme="minorHAnsi" w:hAnsi="Verdana" w:cs="Arial"/>
                <w:color w:val="000000" w:themeColor="text1"/>
                <w:sz w:val="18"/>
                <w:szCs w:val="18"/>
              </w:rPr>
              <w:t xml:space="preserve">files to the Shared Path location. </w:t>
            </w:r>
            <w:r>
              <w:rPr>
                <w:rFonts w:ascii="Verdana" w:eastAsiaTheme="minorHAnsi" w:hAnsi="Verdana" w:cs="Arial"/>
                <w:b/>
                <w:i/>
                <w:color w:val="000000" w:themeColor="text1"/>
                <w:sz w:val="18"/>
                <w:szCs w:val="18"/>
              </w:rPr>
              <w:t>*Step applicable for all Iterations (1,2,3)</w:t>
            </w:r>
          </w:p>
        </w:tc>
        <w:tc>
          <w:tcPr>
            <w:tcW w:w="5103" w:type="dxa"/>
          </w:tcPr>
          <w:p w14:paraId="5D63B97C" w14:textId="20C97F7A" w:rsidR="00866DAB" w:rsidRPr="004F14DB" w:rsidRDefault="00866DAB" w:rsidP="00F96C05">
            <w:pPr>
              <w:pStyle w:val="steptext"/>
              <w:numPr>
                <w:ilvl w:val="0"/>
                <w:numId w:val="105"/>
              </w:numPr>
              <w:rPr>
                <w:rFonts w:ascii="Verdana" w:hAnsi="Verdana" w:cs="Arial"/>
                <w:i/>
                <w:color w:val="000000" w:themeColor="text1"/>
                <w:sz w:val="18"/>
                <w:szCs w:val="18"/>
                <w:lang w:val="en-GB"/>
              </w:rPr>
            </w:pPr>
            <w:ins w:id="2532" w:author="Author">
              <w:r w:rsidRPr="008C2EC1">
                <w:rPr>
                  <w:rFonts w:ascii="Verdana" w:eastAsiaTheme="minorHAnsi" w:hAnsi="Verdana" w:cs="Arial"/>
                  <w:i/>
                  <w:color w:val="000000" w:themeColor="text1"/>
                  <w:sz w:val="18"/>
                  <w:szCs w:val="18"/>
                  <w:lang w:val="en-GB"/>
                </w:rPr>
                <w:t>Save file as</w:t>
              </w:r>
            </w:ins>
            <w:r>
              <w:rPr>
                <w:rFonts w:ascii="Verdana" w:eastAsiaTheme="minorHAnsi" w:hAnsi="Verdana" w:cs="Arial"/>
                <w:i/>
                <w:color w:val="000000" w:themeColor="text1"/>
                <w:sz w:val="18"/>
                <w:szCs w:val="18"/>
                <w:lang w:val="en-GB"/>
              </w:rPr>
              <w:t xml:space="preserve"> </w:t>
            </w:r>
            <w:r w:rsidRPr="008C2EC1">
              <w:rPr>
                <w:rFonts w:ascii="Verdana" w:eastAsiaTheme="minorHAnsi" w:hAnsi="Verdana" w:cs="Arial"/>
                <w:i/>
                <w:color w:val="000000" w:themeColor="text1"/>
                <w:sz w:val="18"/>
                <w:szCs w:val="18"/>
                <w:lang w:val="en-GB"/>
              </w:rPr>
              <w:t>‘</w:t>
            </w:r>
            <w:r>
              <w:rPr>
                <w:rFonts w:ascii="Verdana" w:hAnsi="Verdana" w:cs="Arial"/>
                <w:i/>
                <w:color w:val="000000" w:themeColor="text1"/>
                <w:sz w:val="18"/>
                <w:szCs w:val="18"/>
              </w:rPr>
              <w:t>ICON</w:t>
            </w:r>
            <w:r w:rsidRPr="008C2EC1">
              <w:rPr>
                <w:rFonts w:ascii="Verdana" w:hAnsi="Verdana" w:cs="Arial"/>
                <w:i/>
                <w:color w:val="000000" w:themeColor="text1"/>
                <w:sz w:val="18"/>
                <w:szCs w:val="18"/>
              </w:rPr>
              <w:t>_</w:t>
            </w:r>
            <w:del w:id="2533" w:author="Author">
              <w:r w:rsidRPr="008C2EC1" w:rsidDel="00531326">
                <w:rPr>
                  <w:rFonts w:ascii="Verdana" w:hAnsi="Verdana" w:cs="Arial"/>
                  <w:i/>
                  <w:color w:val="000000" w:themeColor="text1"/>
                  <w:sz w:val="18"/>
                  <w:szCs w:val="18"/>
                </w:rPr>
                <w:delText>NAM</w:delText>
              </w:r>
            </w:del>
            <w:ins w:id="2534" w:author="Author">
              <w:r w:rsidR="00531326">
                <w:rPr>
                  <w:rFonts w:ascii="Verdana" w:hAnsi="Verdana" w:cs="Arial"/>
                  <w:i/>
                  <w:color w:val="000000" w:themeColor="text1"/>
                  <w:sz w:val="18"/>
                  <w:szCs w:val="18"/>
                </w:rPr>
                <w:t>AMERICAS</w:t>
              </w:r>
            </w:ins>
            <w:r w:rsidRPr="008C2EC1">
              <w:rPr>
                <w:rFonts w:ascii="Verdana" w:hAnsi="Verdana" w:cs="Arial"/>
                <w:i/>
                <w:color w:val="000000" w:themeColor="text1"/>
                <w:sz w:val="18"/>
                <w:szCs w:val="18"/>
              </w:rPr>
              <w:t>_Month_Year_CSR_Assignments</w:t>
            </w:r>
            <w:r>
              <w:rPr>
                <w:rFonts w:ascii="Verdana" w:hAnsi="Verdana" w:cs="Arial"/>
                <w:i/>
                <w:color w:val="000000" w:themeColor="text1"/>
                <w:sz w:val="18"/>
                <w:szCs w:val="18"/>
              </w:rPr>
              <w:t xml:space="preserve">’ and upload it to AMERICAS shared path folder using link </w:t>
            </w:r>
            <w:ins w:id="2535" w:author="Author">
              <w:r w:rsidR="00F96C05">
                <w:fldChar w:fldCharType="begin"/>
              </w:r>
              <w:r w:rsidR="00F96C05">
                <w:instrText xml:space="preserve"> HYPERLINK "\\\\seskcifssvm01\\GPT_RPA\\InvoiceValidation\\Process\\AMERICAS\\Input Folder" </w:instrText>
              </w:r>
              <w:r w:rsidR="00F96C05">
                <w:fldChar w:fldCharType="separate"/>
              </w:r>
              <w:r w:rsidR="00F96C05" w:rsidRPr="00F96C05">
                <w:rPr>
                  <w:rStyle w:val="Hyperlink"/>
                </w:rPr>
                <w:t>\\seskcifssvm01\GPT_RPA\InvoiceValidation\Process\AMERICAS\Input Folder</w:t>
              </w:r>
              <w:r w:rsidR="00F96C05">
                <w:fldChar w:fldCharType="end"/>
              </w:r>
            </w:ins>
            <w:del w:id="2536" w:author="Author">
              <w:r w:rsidR="00F96C05" w:rsidDel="00F96C05">
                <w:fldChar w:fldCharType="begin"/>
              </w:r>
              <w:r w:rsidR="00F96C05" w:rsidDel="00F96C05">
                <w:delInstrText xml:space="preserve"> HYPERLINK "file:///\\\\seskcifssvm01\\EUGG_RPA\\HUB\\InvoiceValidation\\Process\\AMERICAS\\Input%20Folder%20" </w:delInstrText>
              </w:r>
              <w:r w:rsidR="00F96C05" w:rsidDel="00F96C05">
                <w:fldChar w:fldCharType="separate"/>
              </w:r>
              <w:r w:rsidRPr="00C21C06" w:rsidDel="00F96C05">
                <w:rPr>
                  <w:rStyle w:val="Hyperlink"/>
                  <w:rFonts w:ascii="Verdana" w:hAnsi="Verdana" w:cs="Arial"/>
                  <w:i/>
                  <w:sz w:val="18"/>
                  <w:szCs w:val="18"/>
                </w:rPr>
                <w:delText>\\seskcifssvm01\EUGG_RPA\HUB\InvoiceValidation\Process\AMERICAS\Input Folder</w:delText>
              </w:r>
              <w:r w:rsidR="00F96C05" w:rsidDel="00F96C05">
                <w:rPr>
                  <w:rStyle w:val="Hyperlink"/>
                  <w:rFonts w:ascii="Verdana" w:hAnsi="Verdana" w:cs="Arial"/>
                  <w:i/>
                  <w:sz w:val="18"/>
                  <w:szCs w:val="18"/>
                </w:rPr>
                <w:fldChar w:fldCharType="end"/>
              </w:r>
              <w:r w:rsidDel="00F96C05">
                <w:rPr>
                  <w:rFonts w:ascii="Verdana" w:hAnsi="Verdana" w:cs="Arial"/>
                  <w:i/>
                  <w:color w:val="000000" w:themeColor="text1"/>
                  <w:sz w:val="18"/>
                  <w:szCs w:val="18"/>
                </w:rPr>
                <w:delText xml:space="preserve"> </w:delText>
              </w:r>
            </w:del>
          </w:p>
          <w:p w14:paraId="55CFB678" w14:textId="77777777" w:rsidR="00866DAB" w:rsidRPr="0097748C" w:rsidRDefault="00866DAB" w:rsidP="00866DAB">
            <w:pPr>
              <w:pStyle w:val="steptext"/>
              <w:ind w:left="720"/>
              <w:rPr>
                <w:rFonts w:ascii="Verdana" w:hAnsi="Verdana" w:cs="Arial"/>
                <w:i/>
                <w:color w:val="000000" w:themeColor="text1"/>
                <w:sz w:val="18"/>
                <w:szCs w:val="18"/>
                <w:lang w:val="en-GB"/>
              </w:rPr>
            </w:pPr>
          </w:p>
          <w:p w14:paraId="3E4B9EEC" w14:textId="256538F2" w:rsidR="00F96C05" w:rsidRDefault="00866DAB">
            <w:pPr>
              <w:pStyle w:val="steptext"/>
              <w:numPr>
                <w:ilvl w:val="0"/>
                <w:numId w:val="105"/>
              </w:numPr>
              <w:rPr>
                <w:ins w:id="2537" w:author="Author"/>
              </w:rPr>
              <w:pPrChange w:id="2538" w:author="Author">
                <w:pPr>
                  <w:pStyle w:val="steptext"/>
                </w:pPr>
              </w:pPrChange>
            </w:pPr>
            <w:r>
              <w:rPr>
                <w:rFonts w:ascii="Verdana" w:eastAsiaTheme="minorHAnsi" w:hAnsi="Verdana" w:cs="Arial"/>
                <w:i/>
                <w:color w:val="000000" w:themeColor="text1"/>
                <w:sz w:val="18"/>
                <w:szCs w:val="18"/>
                <w:lang w:val="en-GB"/>
              </w:rPr>
              <w:t>Save files as ‘</w:t>
            </w:r>
            <w:r>
              <w:rPr>
                <w:rFonts w:ascii="Verdana" w:hAnsi="Verdana" w:cs="Arial"/>
                <w:i/>
                <w:color w:val="000000" w:themeColor="text1"/>
                <w:sz w:val="18"/>
                <w:szCs w:val="18"/>
              </w:rPr>
              <w:t>ICON</w:t>
            </w:r>
            <w:r w:rsidRPr="0097748C">
              <w:rPr>
                <w:rFonts w:ascii="Verdana" w:hAnsi="Verdana" w:cs="Arial"/>
                <w:i/>
                <w:color w:val="000000" w:themeColor="text1"/>
                <w:sz w:val="18"/>
                <w:szCs w:val="18"/>
              </w:rPr>
              <w:t>_E</w:t>
            </w:r>
            <w:ins w:id="2539" w:author="Author">
              <w:r w:rsidR="00A4198A">
                <w:rPr>
                  <w:rFonts w:ascii="Verdana" w:hAnsi="Verdana" w:cs="Arial"/>
                  <w:i/>
                  <w:color w:val="000000" w:themeColor="text1"/>
                  <w:sz w:val="18"/>
                  <w:szCs w:val="18"/>
                </w:rPr>
                <w:t>UROPE</w:t>
              </w:r>
            </w:ins>
            <w:del w:id="2540" w:author="Author">
              <w:r w:rsidRPr="0097748C" w:rsidDel="00A4198A">
                <w:rPr>
                  <w:rFonts w:ascii="Verdana" w:hAnsi="Verdana" w:cs="Arial"/>
                  <w:i/>
                  <w:color w:val="000000" w:themeColor="text1"/>
                  <w:sz w:val="18"/>
                  <w:szCs w:val="18"/>
                </w:rPr>
                <w:delText>MEA</w:delText>
              </w:r>
            </w:del>
            <w:r w:rsidRPr="0097748C">
              <w:rPr>
                <w:rFonts w:ascii="Verdana" w:hAnsi="Verdana" w:cs="Arial"/>
                <w:i/>
                <w:color w:val="000000" w:themeColor="text1"/>
                <w:sz w:val="18"/>
                <w:szCs w:val="18"/>
              </w:rPr>
              <w:t>_Month_Year_CSR_Assignments and upload it to EMEA shared path folder using link</w:t>
            </w:r>
            <w:r>
              <w:rPr>
                <w:rFonts w:ascii="Verdana" w:hAnsi="Verdana" w:cs="Arial"/>
                <w:i/>
                <w:color w:val="000000" w:themeColor="text1"/>
                <w:sz w:val="18"/>
                <w:szCs w:val="18"/>
              </w:rPr>
              <w:t xml:space="preserve"> </w:t>
            </w:r>
            <w:ins w:id="2541" w:author="Author">
              <w:r w:rsidR="00F96C05">
                <w:fldChar w:fldCharType="begin"/>
              </w:r>
              <w:r w:rsidR="00F96C05">
                <w:instrText xml:space="preserve"> HYPERLINK "\\\\seskcifssvm01\\GPT_RPA\\InvoiceValidation\\Process\\EMEA\\Input Folder" </w:instrText>
              </w:r>
              <w:r w:rsidR="00F96C05">
                <w:fldChar w:fldCharType="separate"/>
              </w:r>
              <w:r w:rsidR="00F96C05" w:rsidRPr="00F96C05">
                <w:rPr>
                  <w:rStyle w:val="Hyperlink"/>
                </w:rPr>
                <w:t>\\seskcifssvm01\GPT_RPA\InvoiceValidation\Process\EMEA\Input Folder</w:t>
              </w:r>
              <w:r w:rsidR="00F96C05">
                <w:fldChar w:fldCharType="end"/>
              </w:r>
            </w:ins>
          </w:p>
          <w:p w14:paraId="761C8D63" w14:textId="77777777" w:rsidR="00F96C05" w:rsidRDefault="00F96C05">
            <w:pPr>
              <w:pStyle w:val="ListParagraph"/>
              <w:rPr>
                <w:ins w:id="2542" w:author="Author"/>
              </w:rPr>
              <w:pPrChange w:id="2543" w:author="Author">
                <w:pPr>
                  <w:pStyle w:val="steptext"/>
                  <w:numPr>
                    <w:numId w:val="105"/>
                  </w:numPr>
                  <w:ind w:left="720" w:hanging="360"/>
                </w:pPr>
              </w:pPrChange>
            </w:pPr>
          </w:p>
          <w:p w14:paraId="1C97ED11" w14:textId="78CF2858" w:rsidR="00866DAB" w:rsidRPr="00C21C06" w:rsidDel="00F96C05" w:rsidRDefault="00F96C05">
            <w:pPr>
              <w:pStyle w:val="steptext"/>
              <w:ind w:left="720"/>
              <w:rPr>
                <w:del w:id="2544" w:author="Author"/>
                <w:rFonts w:ascii="Verdana" w:hAnsi="Verdana" w:cs="Arial"/>
                <w:i/>
                <w:color w:val="000000" w:themeColor="text1"/>
                <w:sz w:val="18"/>
                <w:szCs w:val="18"/>
                <w:lang w:val="en-GB"/>
              </w:rPr>
              <w:pPrChange w:id="2545" w:author="Author">
                <w:pPr>
                  <w:pStyle w:val="steptext"/>
                  <w:numPr>
                    <w:numId w:val="105"/>
                  </w:numPr>
                  <w:ind w:left="720" w:hanging="360"/>
                </w:pPr>
              </w:pPrChange>
            </w:pPr>
            <w:del w:id="2546" w:author="Author">
              <w:r w:rsidDel="00F96C05">
                <w:fldChar w:fldCharType="begin"/>
              </w:r>
              <w:r w:rsidDel="00F96C05">
                <w:delInstrText xml:space="preserve"> HYPERLINK "file:///\\\\seskcifssvm01\\EUGG_RPA\\HUB\\InvoiceValidation\\Process\\EMEA\\Input%20Folder%20" </w:delInstrText>
              </w:r>
              <w:r w:rsidDel="00F96C05">
                <w:fldChar w:fldCharType="separate"/>
              </w:r>
              <w:r w:rsidR="00866DAB" w:rsidRPr="00C21C06" w:rsidDel="00F96C05">
                <w:rPr>
                  <w:rStyle w:val="Hyperlink"/>
                  <w:rFonts w:ascii="Verdana" w:hAnsi="Verdana" w:cs="Arial"/>
                  <w:i/>
                  <w:sz w:val="18"/>
                  <w:szCs w:val="18"/>
                </w:rPr>
                <w:delText>\\seskcifssvm01\EUGG_RPA\HUB\InvoiceValidation\Process\EMEA\Input Folder</w:delText>
              </w:r>
              <w:r w:rsidDel="00F96C05">
                <w:rPr>
                  <w:rStyle w:val="Hyperlink"/>
                  <w:rFonts w:ascii="Verdana" w:hAnsi="Verdana" w:cs="Arial"/>
                  <w:i/>
                  <w:sz w:val="18"/>
                  <w:szCs w:val="18"/>
                </w:rPr>
                <w:fldChar w:fldCharType="end"/>
              </w:r>
              <w:r w:rsidR="00866DAB" w:rsidDel="00F96C05">
                <w:rPr>
                  <w:rFonts w:ascii="Verdana" w:hAnsi="Verdana" w:cs="Arial"/>
                  <w:i/>
                  <w:color w:val="000000" w:themeColor="text1"/>
                  <w:sz w:val="18"/>
                  <w:szCs w:val="18"/>
                </w:rPr>
                <w:delText xml:space="preserve"> </w:delText>
              </w:r>
            </w:del>
          </w:p>
          <w:p w14:paraId="0B6E65FE" w14:textId="77777777" w:rsidR="00866DAB" w:rsidRPr="0097748C" w:rsidRDefault="00866DAB">
            <w:pPr>
              <w:pStyle w:val="steptext"/>
              <w:ind w:left="720"/>
              <w:rPr>
                <w:rFonts w:ascii="Verdana" w:hAnsi="Verdana" w:cs="Arial"/>
                <w:i/>
                <w:color w:val="000000" w:themeColor="text1"/>
                <w:sz w:val="18"/>
                <w:szCs w:val="18"/>
                <w:lang w:val="en-GB"/>
              </w:rPr>
              <w:pPrChange w:id="2547" w:author="Author">
                <w:pPr>
                  <w:pStyle w:val="steptext"/>
                </w:pPr>
              </w:pPrChange>
            </w:pPr>
          </w:p>
          <w:p w14:paraId="254B7952" w14:textId="593BB3F0" w:rsidR="00866DAB" w:rsidRPr="0097748C" w:rsidRDefault="00866DAB" w:rsidP="00F96C05">
            <w:pPr>
              <w:pStyle w:val="steptext"/>
              <w:numPr>
                <w:ilvl w:val="0"/>
                <w:numId w:val="105"/>
              </w:numPr>
              <w:rPr>
                <w:rFonts w:ascii="Verdana" w:hAnsi="Verdana" w:cs="Arial"/>
                <w:i/>
                <w:color w:val="000000" w:themeColor="text1"/>
                <w:sz w:val="18"/>
                <w:szCs w:val="18"/>
                <w:lang w:val="en-GB"/>
              </w:rPr>
            </w:pPr>
            <w:r>
              <w:rPr>
                <w:rFonts w:ascii="Verdana" w:hAnsi="Verdana" w:cs="Arial"/>
                <w:i/>
                <w:color w:val="000000" w:themeColor="text1"/>
                <w:sz w:val="18"/>
                <w:szCs w:val="18"/>
                <w:lang w:val="en-GB"/>
              </w:rPr>
              <w:t xml:space="preserve">Save file as </w:t>
            </w:r>
            <w:r>
              <w:rPr>
                <w:rFonts w:ascii="Verdana" w:hAnsi="Verdana" w:cs="Arial"/>
                <w:i/>
                <w:color w:val="000000" w:themeColor="text1"/>
                <w:sz w:val="18"/>
                <w:szCs w:val="18"/>
              </w:rPr>
              <w:t>ICON</w:t>
            </w:r>
            <w:r w:rsidRPr="0097748C">
              <w:rPr>
                <w:rFonts w:ascii="Verdana" w:hAnsi="Verdana" w:cs="Arial"/>
                <w:i/>
                <w:color w:val="000000" w:themeColor="text1"/>
                <w:sz w:val="18"/>
                <w:szCs w:val="18"/>
              </w:rPr>
              <w:t>_</w:t>
            </w:r>
            <w:ins w:id="2548" w:author="Author">
              <w:r w:rsidR="00A4198A">
                <w:rPr>
                  <w:rFonts w:ascii="Verdana" w:hAnsi="Verdana" w:cs="Arial"/>
                  <w:i/>
                  <w:color w:val="000000" w:themeColor="text1"/>
                  <w:sz w:val="18"/>
                  <w:szCs w:val="18"/>
                </w:rPr>
                <w:t>ROW</w:t>
              </w:r>
            </w:ins>
            <w:del w:id="2549" w:author="Author">
              <w:r w:rsidRPr="0097748C" w:rsidDel="00A4198A">
                <w:rPr>
                  <w:rFonts w:ascii="Verdana" w:hAnsi="Verdana" w:cs="Arial"/>
                  <w:i/>
                  <w:color w:val="000000" w:themeColor="text1"/>
                  <w:sz w:val="18"/>
                  <w:szCs w:val="18"/>
                </w:rPr>
                <w:delText>ASIAPAC</w:delText>
              </w:r>
            </w:del>
            <w:r w:rsidRPr="0097748C">
              <w:rPr>
                <w:rFonts w:ascii="Verdana" w:hAnsi="Verdana" w:cs="Arial"/>
                <w:i/>
                <w:color w:val="000000" w:themeColor="text1"/>
                <w:sz w:val="18"/>
                <w:szCs w:val="18"/>
              </w:rPr>
              <w:t>_Month_Year_CSR_Assignments</w:t>
            </w:r>
            <w:r>
              <w:rPr>
                <w:rFonts w:ascii="Verdana" w:hAnsi="Verdana" w:cs="Arial"/>
                <w:i/>
                <w:color w:val="000000" w:themeColor="text1"/>
                <w:sz w:val="18"/>
                <w:szCs w:val="18"/>
              </w:rPr>
              <w:t xml:space="preserve"> </w:t>
            </w:r>
            <w:r w:rsidRPr="0097748C">
              <w:rPr>
                <w:rFonts w:ascii="Verdana" w:hAnsi="Verdana" w:cs="Arial"/>
                <w:i/>
                <w:color w:val="000000" w:themeColor="text1"/>
                <w:sz w:val="18"/>
                <w:szCs w:val="18"/>
              </w:rPr>
              <w:t xml:space="preserve">and upload it to </w:t>
            </w:r>
            <w:r>
              <w:rPr>
                <w:rFonts w:ascii="Verdana" w:hAnsi="Verdana" w:cs="Arial"/>
                <w:i/>
                <w:color w:val="000000" w:themeColor="text1"/>
                <w:sz w:val="18"/>
                <w:szCs w:val="18"/>
              </w:rPr>
              <w:t>ASIAPAC</w:t>
            </w:r>
            <w:r w:rsidRPr="0097748C">
              <w:rPr>
                <w:rFonts w:ascii="Verdana" w:hAnsi="Verdana" w:cs="Arial"/>
                <w:i/>
                <w:color w:val="000000" w:themeColor="text1"/>
                <w:sz w:val="18"/>
                <w:szCs w:val="18"/>
              </w:rPr>
              <w:t xml:space="preserve"> shared path folder using link</w:t>
            </w:r>
            <w:r>
              <w:rPr>
                <w:rFonts w:ascii="Verdana" w:hAnsi="Verdana" w:cs="Arial"/>
                <w:i/>
                <w:color w:val="000000" w:themeColor="text1"/>
                <w:sz w:val="18"/>
                <w:szCs w:val="18"/>
              </w:rPr>
              <w:t xml:space="preserve"> </w:t>
            </w:r>
            <w:ins w:id="2550" w:author="Author">
              <w:r w:rsidR="00F96C05">
                <w:fldChar w:fldCharType="begin"/>
              </w:r>
              <w:r w:rsidR="00F96C05">
                <w:instrText xml:space="preserve"> HYPERLINK "\\\\seskcifssvm01\\GPT_RPA\\InvoiceValidation\\Process\\ASIAPAC\\Input Folder" </w:instrText>
              </w:r>
              <w:r w:rsidR="00F96C05">
                <w:fldChar w:fldCharType="separate"/>
              </w:r>
              <w:r w:rsidR="00F96C05" w:rsidRPr="00F96C05">
                <w:rPr>
                  <w:rStyle w:val="Hyperlink"/>
                </w:rPr>
                <w:t>\\seskcifssvm01\GPT_RPA\InvoiceValidation\Process\ASIAPAC\Input Folder</w:t>
              </w:r>
              <w:r w:rsidR="00F96C05">
                <w:fldChar w:fldCharType="end"/>
              </w:r>
            </w:ins>
            <w:del w:id="2551" w:author="Author">
              <w:r w:rsidR="00F96C05" w:rsidDel="00F96C05">
                <w:fldChar w:fldCharType="begin"/>
              </w:r>
              <w:r w:rsidR="00F96C05" w:rsidDel="00F96C05">
                <w:delInstrText xml:space="preserve"> HYPERLINK "file</w:delInstrText>
              </w:r>
              <w:r w:rsidR="00F96C05" w:rsidRPr="006E0DA7" w:rsidDel="00F96C05">
                <w:rPr>
                  <w:rFonts w:ascii="Verdana" w:hAnsi="Verdana" w:cs="Arial"/>
                  <w:i/>
                  <w:color w:val="000000" w:themeColor="text1"/>
                  <w:sz w:val="18"/>
                  <w:szCs w:val="18"/>
                  <w:lang w:val="en-GB"/>
                  <w:rPrChange w:id="2552" w:author="Author">
                    <w:rPr/>
                  </w:rPrChange>
                </w:rPr>
                <w:delInstrText>:</w:delInstrText>
              </w:r>
              <w:r w:rsidR="00F96C05" w:rsidDel="00F96C05">
                <w:delInstrText xml:space="preserve">//\\\\seskcifssvm01\\EUGG_RPA\\HUB\\InvoiceValidation\\Process\\ASIAPAC\\Input%20Folder" </w:delInstrText>
              </w:r>
              <w:r w:rsidR="00F96C05" w:rsidDel="00F96C05">
                <w:fldChar w:fldCharType="separate"/>
              </w:r>
              <w:r w:rsidRPr="00C21C06" w:rsidDel="00F96C05">
                <w:rPr>
                  <w:rStyle w:val="Hyperlink"/>
                  <w:rFonts w:ascii="Verdana" w:hAnsi="Verdana" w:cs="Arial"/>
                  <w:i/>
                  <w:sz w:val="18"/>
                  <w:szCs w:val="18"/>
                </w:rPr>
                <w:delText>\\seskcifssvm01\EUGG_RPA\HUB\InvoiceValidation\Process\ASIAPAC\Input Folder</w:delText>
              </w:r>
              <w:r w:rsidR="00F96C05" w:rsidDel="00F96C05">
                <w:rPr>
                  <w:rStyle w:val="Hyperlink"/>
                  <w:rFonts w:ascii="Verdana" w:hAnsi="Verdana" w:cs="Arial"/>
                  <w:i/>
                  <w:sz w:val="18"/>
                  <w:szCs w:val="18"/>
                </w:rPr>
                <w:fldChar w:fldCharType="end"/>
              </w:r>
            </w:del>
          </w:p>
          <w:p w14:paraId="5B7A1388" w14:textId="77777777" w:rsidR="00866DAB" w:rsidRPr="00866DAB" w:rsidRDefault="00866DAB" w:rsidP="00C036A7">
            <w:pPr>
              <w:rPr>
                <w:rFonts w:ascii="Verdana" w:hAnsi="Verdana" w:cs="Arial"/>
                <w:b/>
                <w:color w:val="000000" w:themeColor="text1"/>
                <w:sz w:val="18"/>
                <w:szCs w:val="18"/>
                <w:lang w:val="en-GB"/>
              </w:rPr>
            </w:pPr>
          </w:p>
        </w:tc>
        <w:tc>
          <w:tcPr>
            <w:tcW w:w="1418" w:type="dxa"/>
          </w:tcPr>
          <w:p w14:paraId="754C32F4" w14:textId="77777777" w:rsidR="00866DAB" w:rsidRPr="000F672E" w:rsidRDefault="00866DAB" w:rsidP="00311DC6">
            <w:pPr>
              <w:rPr>
                <w:rFonts w:cs="Arial"/>
                <w:b/>
                <w:color w:val="000000" w:themeColor="text1"/>
                <w:sz w:val="18"/>
                <w:szCs w:val="18"/>
                <w:lang w:val="en-US"/>
              </w:rPr>
            </w:pPr>
          </w:p>
        </w:tc>
        <w:tc>
          <w:tcPr>
            <w:tcW w:w="10938" w:type="dxa"/>
          </w:tcPr>
          <w:p w14:paraId="074B9FB9" w14:textId="0F793DAF" w:rsidR="00866DAB" w:rsidRDefault="00333CE1" w:rsidP="00311DC6">
            <w:pPr>
              <w:rPr>
                <w:noProof/>
              </w:rPr>
            </w:pPr>
            <w:ins w:id="2553" w:author="Author">
              <w:r>
                <w:rPr>
                  <w:noProof/>
                  <w:lang w:val="en-US"/>
                </w:rPr>
                <w:drawing>
                  <wp:anchor distT="0" distB="0" distL="114300" distR="114300" simplePos="0" relativeHeight="251718656" behindDoc="0" locked="0" layoutInCell="1" allowOverlap="1" wp14:anchorId="495EDE46" wp14:editId="519DE37B">
                    <wp:simplePos x="0" y="0"/>
                    <wp:positionH relativeFrom="column">
                      <wp:posOffset>-1270</wp:posOffset>
                    </wp:positionH>
                    <wp:positionV relativeFrom="page">
                      <wp:posOffset>0</wp:posOffset>
                    </wp:positionV>
                    <wp:extent cx="4038600" cy="1866900"/>
                    <wp:effectExtent l="0" t="0" r="0" b="0"/>
                    <wp:wrapTopAndBottom/>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4038600" cy="1866900"/>
                            </a:xfrm>
                            <a:prstGeom prst="rect">
                              <a:avLst/>
                            </a:prstGeom>
                          </pic:spPr>
                        </pic:pic>
                      </a:graphicData>
                    </a:graphic>
                    <wp14:sizeRelH relativeFrom="margin">
                      <wp14:pctWidth>0</wp14:pctWidth>
                    </wp14:sizeRelH>
                  </wp:anchor>
                </w:drawing>
              </w:r>
              <w:r>
                <w:rPr>
                  <w:noProof/>
                  <w:lang w:val="en-US"/>
                </w:rPr>
                <w:drawing>
                  <wp:inline distT="0" distB="0" distL="0" distR="0" wp14:anchorId="02D8295A" wp14:editId="0341E3E9">
                    <wp:extent cx="4029075" cy="245745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029075" cy="2457450"/>
                            </a:xfrm>
                            <a:prstGeom prst="rect">
                              <a:avLst/>
                            </a:prstGeom>
                          </pic:spPr>
                        </pic:pic>
                      </a:graphicData>
                    </a:graphic>
                  </wp:inline>
                </w:drawing>
              </w:r>
            </w:ins>
          </w:p>
        </w:tc>
      </w:tr>
    </w:tbl>
    <w:p w14:paraId="28D4DBEC" w14:textId="77777777" w:rsidR="000676B3" w:rsidRPr="00C1118A" w:rsidRDefault="000676B3" w:rsidP="000676B3">
      <w:pPr>
        <w:pStyle w:val="Heading2"/>
      </w:pPr>
      <w:bookmarkStart w:id="2554" w:name="_Toc17306889"/>
      <w:r>
        <w:t>3.2 Exception Handling</w:t>
      </w:r>
      <w:bookmarkEnd w:id="2554"/>
      <w:r w:rsidRPr="00C1118A">
        <w:t xml:space="preserve"> </w:t>
      </w:r>
    </w:p>
    <w:p w14:paraId="0905A250" w14:textId="77777777" w:rsidR="000676B3" w:rsidRDefault="000676B3" w:rsidP="000676B3">
      <w:pPr>
        <w:rPr>
          <w:lang w:val="en-US"/>
        </w:rPr>
      </w:pPr>
    </w:p>
    <w:tbl>
      <w:tblPr>
        <w:tblStyle w:val="TableGrid"/>
        <w:tblW w:w="14312" w:type="dxa"/>
        <w:tblLook w:val="04A0" w:firstRow="1" w:lastRow="0" w:firstColumn="1" w:lastColumn="0" w:noHBand="0" w:noVBand="1"/>
      </w:tblPr>
      <w:tblGrid>
        <w:gridCol w:w="675"/>
        <w:gridCol w:w="3842"/>
        <w:gridCol w:w="4602"/>
        <w:gridCol w:w="5193"/>
      </w:tblGrid>
      <w:tr w:rsidR="000676B3" w:rsidRPr="005335B1" w14:paraId="5F1C4060" w14:textId="77777777" w:rsidTr="001311F4">
        <w:trPr>
          <w:cantSplit/>
          <w:trHeight w:val="20"/>
          <w:tblHeader/>
        </w:trPr>
        <w:tc>
          <w:tcPr>
            <w:tcW w:w="693" w:type="dxa"/>
            <w:shd w:val="clear" w:color="auto" w:fill="000000" w:themeFill="text1"/>
          </w:tcPr>
          <w:p w14:paraId="383085AB" w14:textId="77777777" w:rsidR="000676B3" w:rsidRPr="005335B1" w:rsidRDefault="000676B3" w:rsidP="001311F4">
            <w:pPr>
              <w:rPr>
                <w:rFonts w:cs="Arial"/>
                <w:b/>
                <w:color w:val="FFFFFF" w:themeColor="background1"/>
                <w:sz w:val="18"/>
                <w:szCs w:val="18"/>
                <w:lang w:val="en-US"/>
              </w:rPr>
            </w:pPr>
            <w:r>
              <w:rPr>
                <w:rFonts w:cs="Arial"/>
                <w:b/>
                <w:color w:val="FFFFFF" w:themeColor="background1"/>
                <w:sz w:val="18"/>
                <w:szCs w:val="18"/>
                <w:lang w:val="en-US"/>
              </w:rPr>
              <w:lastRenderedPageBreak/>
              <w:t>#</w:t>
            </w:r>
          </w:p>
        </w:tc>
        <w:tc>
          <w:tcPr>
            <w:tcW w:w="4311" w:type="dxa"/>
            <w:shd w:val="clear" w:color="auto" w:fill="000000" w:themeFill="text1"/>
          </w:tcPr>
          <w:p w14:paraId="3884CA36" w14:textId="77777777" w:rsidR="000676B3" w:rsidRPr="005335B1" w:rsidRDefault="000676B3" w:rsidP="001311F4">
            <w:pPr>
              <w:rPr>
                <w:rFonts w:cs="Arial"/>
                <w:b/>
                <w:color w:val="FFFFFF" w:themeColor="background1"/>
                <w:sz w:val="18"/>
                <w:szCs w:val="18"/>
                <w:lang w:val="en-US"/>
              </w:rPr>
            </w:pPr>
            <w:r w:rsidRPr="005335B1">
              <w:rPr>
                <w:rFonts w:cs="Arial"/>
                <w:b/>
                <w:color w:val="FFFFFF" w:themeColor="background1"/>
                <w:sz w:val="18"/>
                <w:szCs w:val="18"/>
                <w:lang w:val="en-US"/>
              </w:rPr>
              <w:t xml:space="preserve">Process Description </w:t>
            </w:r>
          </w:p>
        </w:tc>
        <w:tc>
          <w:tcPr>
            <w:tcW w:w="2836" w:type="dxa"/>
            <w:shd w:val="clear" w:color="auto" w:fill="000000" w:themeFill="text1"/>
          </w:tcPr>
          <w:p w14:paraId="594E5255" w14:textId="77777777" w:rsidR="000676B3" w:rsidRPr="005335B1" w:rsidRDefault="000676B3" w:rsidP="001311F4">
            <w:pPr>
              <w:rPr>
                <w:rFonts w:cs="Arial"/>
                <w:b/>
                <w:color w:val="FFFFFF" w:themeColor="background1"/>
                <w:sz w:val="18"/>
                <w:szCs w:val="18"/>
                <w:lang w:val="en-US"/>
              </w:rPr>
            </w:pPr>
            <w:r w:rsidRPr="005335B1">
              <w:rPr>
                <w:rFonts w:cs="Arial"/>
                <w:b/>
                <w:color w:val="FFFFFF" w:themeColor="background1"/>
                <w:sz w:val="18"/>
                <w:szCs w:val="18"/>
                <w:lang w:val="en-US"/>
              </w:rPr>
              <w:t xml:space="preserve">Business rule / exceptions </w:t>
            </w:r>
          </w:p>
        </w:tc>
        <w:tc>
          <w:tcPr>
            <w:tcW w:w="6472" w:type="dxa"/>
            <w:shd w:val="clear" w:color="auto" w:fill="000000" w:themeFill="text1"/>
          </w:tcPr>
          <w:p w14:paraId="2CB9631E" w14:textId="77777777" w:rsidR="000676B3" w:rsidRPr="005335B1" w:rsidRDefault="000676B3" w:rsidP="001311F4">
            <w:pPr>
              <w:rPr>
                <w:rFonts w:cs="Arial"/>
                <w:b/>
                <w:color w:val="FFFFFF" w:themeColor="background1"/>
                <w:sz w:val="18"/>
                <w:szCs w:val="18"/>
                <w:lang w:val="en-US"/>
              </w:rPr>
            </w:pPr>
            <w:r w:rsidRPr="005335B1">
              <w:rPr>
                <w:rFonts w:cs="Arial"/>
                <w:b/>
                <w:color w:val="FFFFFF" w:themeColor="background1"/>
                <w:sz w:val="18"/>
                <w:szCs w:val="18"/>
                <w:lang w:val="en-US"/>
              </w:rPr>
              <w:t>Screenshot</w:t>
            </w:r>
            <w:r>
              <w:rPr>
                <w:rFonts w:cs="Arial"/>
                <w:b/>
                <w:color w:val="FFFFFF" w:themeColor="background1"/>
                <w:sz w:val="18"/>
                <w:szCs w:val="18"/>
                <w:lang w:val="en-US"/>
              </w:rPr>
              <w:t xml:space="preserve"> of Step</w:t>
            </w:r>
          </w:p>
        </w:tc>
      </w:tr>
      <w:tr w:rsidR="000676B3" w:rsidRPr="005335B1" w14:paraId="6AB2FF28" w14:textId="77777777" w:rsidTr="001311F4">
        <w:trPr>
          <w:cantSplit/>
          <w:trHeight w:val="20"/>
        </w:trPr>
        <w:tc>
          <w:tcPr>
            <w:tcW w:w="693" w:type="dxa"/>
          </w:tcPr>
          <w:p w14:paraId="59DE91D8" w14:textId="5523E8A9" w:rsidR="000676B3" w:rsidRPr="005335B1" w:rsidRDefault="00380C6C" w:rsidP="001311F4">
            <w:pPr>
              <w:rPr>
                <w:rFonts w:cs="Arial"/>
                <w:i/>
                <w:sz w:val="18"/>
                <w:szCs w:val="18"/>
                <w:lang w:val="en-US"/>
              </w:rPr>
            </w:pPr>
            <w:ins w:id="2555" w:author="Author">
              <w:r>
                <w:rPr>
                  <w:rFonts w:cs="Arial"/>
                  <w:i/>
                  <w:sz w:val="18"/>
                  <w:szCs w:val="18"/>
                  <w:lang w:val="en-US"/>
                </w:rPr>
                <w:t>3.2.1</w:t>
              </w:r>
            </w:ins>
          </w:p>
        </w:tc>
        <w:tc>
          <w:tcPr>
            <w:tcW w:w="4311" w:type="dxa"/>
          </w:tcPr>
          <w:p w14:paraId="4A8DE5AF" w14:textId="2D0FE3D4" w:rsidR="000676B3" w:rsidRPr="005335B1" w:rsidRDefault="00380C6C" w:rsidP="001311F4">
            <w:pPr>
              <w:pStyle w:val="steptext"/>
              <w:rPr>
                <w:rFonts w:ascii="Arial" w:eastAsiaTheme="minorHAnsi" w:hAnsi="Arial" w:cs="Arial"/>
                <w:i/>
                <w:color w:val="000000" w:themeColor="text1"/>
                <w:sz w:val="18"/>
                <w:szCs w:val="18"/>
              </w:rPr>
            </w:pPr>
            <w:ins w:id="2556" w:author="Author">
              <w:r>
                <w:rPr>
                  <w:rFonts w:ascii="Arial" w:eastAsiaTheme="minorHAnsi" w:hAnsi="Arial" w:cs="Arial"/>
                  <w:i/>
                  <w:color w:val="000000" w:themeColor="text1"/>
                  <w:sz w:val="18"/>
                  <w:szCs w:val="18"/>
                </w:rPr>
                <w:t>When not all input files are available in the Sh</w:t>
              </w:r>
              <w:r w:rsidR="00784FB2">
                <w:rPr>
                  <w:rFonts w:ascii="Arial" w:eastAsiaTheme="minorHAnsi" w:hAnsi="Arial" w:cs="Arial"/>
                  <w:i/>
                  <w:color w:val="000000" w:themeColor="text1"/>
                  <w:sz w:val="18"/>
                  <w:szCs w:val="18"/>
                </w:rPr>
                <w:t>a</w:t>
              </w:r>
              <w:r>
                <w:rPr>
                  <w:rFonts w:ascii="Arial" w:eastAsiaTheme="minorHAnsi" w:hAnsi="Arial" w:cs="Arial"/>
                  <w:i/>
                  <w:color w:val="000000" w:themeColor="text1"/>
                  <w:sz w:val="18"/>
                  <w:szCs w:val="18"/>
                </w:rPr>
                <w:t>red Network Path</w:t>
              </w:r>
            </w:ins>
          </w:p>
        </w:tc>
        <w:tc>
          <w:tcPr>
            <w:tcW w:w="2836" w:type="dxa"/>
          </w:tcPr>
          <w:p w14:paraId="1C0B03CE" w14:textId="77777777" w:rsidR="00380C6C" w:rsidRPr="000F672E" w:rsidRDefault="00380C6C" w:rsidP="00380C6C">
            <w:pPr>
              <w:rPr>
                <w:ins w:id="2557" w:author="Author"/>
                <w:rFonts w:cs="Arial"/>
                <w:color w:val="000000" w:themeColor="text1"/>
                <w:sz w:val="18"/>
                <w:szCs w:val="18"/>
                <w:lang w:val="en-US"/>
              </w:rPr>
            </w:pPr>
            <w:ins w:id="2558" w:author="Author">
              <w:r w:rsidRPr="000F672E">
                <w:rPr>
                  <w:rFonts w:cs="Arial"/>
                  <w:b/>
                  <w:color w:val="000000" w:themeColor="text1"/>
                  <w:sz w:val="18"/>
                  <w:szCs w:val="18"/>
                  <w:lang w:val="en-US"/>
                </w:rPr>
                <w:t>IF:</w:t>
              </w:r>
              <w:r w:rsidRPr="000F672E">
                <w:rPr>
                  <w:rFonts w:cs="Arial"/>
                  <w:color w:val="000000" w:themeColor="text1"/>
                  <w:sz w:val="18"/>
                  <w:szCs w:val="18"/>
                  <w:lang w:val="en-US"/>
                </w:rPr>
                <w:t xml:space="preserve"> Files are not available on the shared path </w:t>
              </w:r>
              <w:r>
                <w:rPr>
                  <w:rFonts w:cs="Arial"/>
                  <w:color w:val="000000" w:themeColor="text1"/>
                  <w:sz w:val="18"/>
                  <w:szCs w:val="18"/>
                  <w:lang w:val="en-US"/>
                </w:rPr>
                <w:t>for the previous month</w:t>
              </w:r>
            </w:ins>
          </w:p>
          <w:p w14:paraId="6D9DBE37" w14:textId="2046E1F3" w:rsidR="00380C6C" w:rsidRDefault="00380C6C" w:rsidP="00380C6C">
            <w:pPr>
              <w:rPr>
                <w:ins w:id="2559" w:author="Author"/>
                <w:rFonts w:cs="Arial"/>
                <w:color w:val="000000" w:themeColor="text1"/>
                <w:sz w:val="18"/>
                <w:szCs w:val="18"/>
                <w:lang w:val="en-US"/>
              </w:rPr>
            </w:pPr>
            <w:ins w:id="2560" w:author="Author">
              <w:r w:rsidRPr="000F672E">
                <w:rPr>
                  <w:rFonts w:cs="Arial"/>
                  <w:b/>
                  <w:color w:val="000000" w:themeColor="text1"/>
                  <w:sz w:val="18"/>
                  <w:szCs w:val="18"/>
                  <w:lang w:val="en-US"/>
                </w:rPr>
                <w:t>THEN:</w:t>
              </w:r>
              <w:r w:rsidRPr="000F672E">
                <w:rPr>
                  <w:rFonts w:cs="Arial"/>
                  <w:color w:val="000000" w:themeColor="text1"/>
                  <w:sz w:val="18"/>
                  <w:szCs w:val="18"/>
                  <w:lang w:val="en-US"/>
                </w:rPr>
                <w:t xml:space="preserve"> </w:t>
              </w:r>
              <w:r>
                <w:rPr>
                  <w:rFonts w:cs="Arial"/>
                  <w:color w:val="000000" w:themeColor="text1"/>
                  <w:sz w:val="18"/>
                  <w:szCs w:val="18"/>
                  <w:lang w:val="en-US"/>
                </w:rPr>
                <w:t>Robot will stop the process and send an e</w:t>
              </w:r>
              <w:r w:rsidRPr="000F672E">
                <w:rPr>
                  <w:rFonts w:cs="Arial"/>
                  <w:color w:val="000000" w:themeColor="text1"/>
                  <w:sz w:val="18"/>
                  <w:szCs w:val="18"/>
                  <w:lang w:val="en-US"/>
                </w:rPr>
                <w:t xml:space="preserve">mail notification </w:t>
              </w:r>
              <w:r w:rsidR="007650DA">
                <w:rPr>
                  <w:rFonts w:cs="Arial"/>
                  <w:color w:val="000000" w:themeColor="text1"/>
                  <w:sz w:val="18"/>
                  <w:szCs w:val="18"/>
                  <w:lang w:val="en-US"/>
                </w:rPr>
                <w:t xml:space="preserve">to </w:t>
              </w:r>
              <w:r w:rsidR="008114B9">
                <w:rPr>
                  <w:rFonts w:ascii="Verdana" w:eastAsia="Times New Roman" w:hAnsi="Verdana"/>
                  <w:color w:val="000000"/>
                  <w:sz w:val="18"/>
                  <w:szCs w:val="18"/>
                </w:rPr>
                <w:fldChar w:fldCharType="begin"/>
              </w:r>
              <w:r w:rsidR="008114B9">
                <w:rPr>
                  <w:rFonts w:ascii="Verdana" w:eastAsia="Times New Roman" w:hAnsi="Verdana"/>
                  <w:color w:val="000000"/>
                  <w:sz w:val="18"/>
                  <w:szCs w:val="18"/>
                </w:rPr>
                <w:instrText xml:space="preserve"> HYPERLINK "mailto:</w:instrText>
              </w:r>
              <w:r w:rsidR="008114B9" w:rsidRPr="008114B9">
                <w:rPr>
                  <w:color w:val="000000"/>
                  <w:rPrChange w:id="2561" w:author="Author">
                    <w:rPr>
                      <w:rStyle w:val="Hyperlink"/>
                      <w:rFonts w:ascii="Verdana" w:eastAsia="Times New Roman" w:hAnsi="Verdana"/>
                      <w:sz w:val="18"/>
                      <w:szCs w:val="18"/>
                    </w:rPr>
                  </w:rPrChange>
                </w:rPr>
                <w:instrText>Global-Payment-Transparency@astrazeneca.com</w:instrText>
              </w:r>
              <w:r w:rsidR="008114B9">
                <w:rPr>
                  <w:rFonts w:ascii="Verdana" w:eastAsia="Times New Roman" w:hAnsi="Verdana"/>
                  <w:color w:val="000000"/>
                  <w:sz w:val="18"/>
                  <w:szCs w:val="18"/>
                </w:rPr>
                <w:instrText xml:space="preserve">" </w:instrText>
              </w:r>
              <w:r w:rsidR="008114B9">
                <w:rPr>
                  <w:rFonts w:ascii="Verdana" w:eastAsia="Times New Roman" w:hAnsi="Verdana"/>
                  <w:color w:val="000000"/>
                  <w:sz w:val="18"/>
                  <w:szCs w:val="18"/>
                </w:rPr>
                <w:fldChar w:fldCharType="separate"/>
              </w:r>
              <w:del w:id="2562" w:author="Author">
                <w:r w:rsidR="008114B9" w:rsidRPr="008114B9" w:rsidDel="008114B9">
                  <w:rPr>
                    <w:rStyle w:val="Hyperlink"/>
                    <w:rFonts w:ascii="Verdana" w:eastAsia="Times New Roman" w:hAnsi="Verdana"/>
                    <w:sz w:val="18"/>
                    <w:szCs w:val="18"/>
                  </w:rPr>
                  <w:delText>team</w:delText>
                </w:r>
              </w:del>
              <w:r w:rsidR="008114B9" w:rsidRPr="008114B9">
                <w:rPr>
                  <w:rStyle w:val="Hyperlink"/>
                  <w:rFonts w:ascii="Verdana" w:eastAsia="Times New Roman" w:hAnsi="Verdana"/>
                  <w:sz w:val="18"/>
                  <w:szCs w:val="18"/>
                </w:rPr>
                <w:t>Global-Payment-Transparency@astrazeneca.com</w:t>
              </w:r>
              <w:r w:rsidR="008114B9">
                <w:rPr>
                  <w:rFonts w:ascii="Verdana" w:eastAsia="Times New Roman" w:hAnsi="Verdana"/>
                  <w:color w:val="000000"/>
                  <w:sz w:val="18"/>
                  <w:szCs w:val="18"/>
                </w:rPr>
                <w:fldChar w:fldCharType="end"/>
              </w:r>
              <w:r w:rsidR="007650DA">
                <w:rPr>
                  <w:rFonts w:cs="Arial"/>
                  <w:color w:val="000000" w:themeColor="text1"/>
                  <w:sz w:val="18"/>
                  <w:szCs w:val="18"/>
                  <w:lang w:val="en-US"/>
                </w:rPr>
                <w:t xml:space="preserve">,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8114B9">
                <w:rPr>
                  <w:rFonts w:cs="Arial"/>
                  <w:color w:val="000000" w:themeColor="text1"/>
                  <w:sz w:val="18"/>
                  <w:szCs w:val="18"/>
                  <w:lang w:val="en-US"/>
                </w:rPr>
                <w:instrText>radoslaw.orski@astrazeneca.com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65549B">
                <w:rPr>
                  <w:rStyle w:val="Hyperlink"/>
                  <w:rFonts w:cs="Arial"/>
                  <w:sz w:val="18"/>
                  <w:szCs w:val="18"/>
                  <w:lang w:val="en-US"/>
                </w:rPr>
                <w:t>radoslaw.orski@astrazeneca.com</w:t>
              </w:r>
              <w:r w:rsidR="008114B9">
                <w:rPr>
                  <w:rFonts w:cs="Arial"/>
                  <w:color w:val="000000" w:themeColor="text1"/>
                  <w:sz w:val="18"/>
                  <w:szCs w:val="18"/>
                  <w:lang w:val="en-US"/>
                </w:rPr>
                <w:fldChar w:fldCharType="end"/>
              </w:r>
              <w:r w:rsidR="008114B9">
                <w:rPr>
                  <w:rFonts w:cs="Arial"/>
                  <w:color w:val="000000" w:themeColor="text1"/>
                  <w:sz w:val="18"/>
                  <w:szCs w:val="18"/>
                  <w:lang w:val="en-US"/>
                </w:rPr>
                <w:t xml:space="preserve">,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Megan.Dalaya@astrazeneca.com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Megan.Dalaya@astrazeneca.com</w:t>
              </w:r>
              <w:r w:rsidR="007650DA">
                <w:rPr>
                  <w:rFonts w:cs="Arial"/>
                  <w:color w:val="000000" w:themeColor="text1"/>
                  <w:sz w:val="18"/>
                  <w:szCs w:val="18"/>
                  <w:lang w:val="en-US"/>
                </w:rPr>
                <w:fldChar w:fldCharType="end"/>
              </w:r>
              <w:r w:rsidR="008114B9">
                <w:rPr>
                  <w:rFonts w:cs="Arial"/>
                  <w:color w:val="000000" w:themeColor="text1"/>
                  <w:sz w:val="18"/>
                  <w:szCs w:val="18"/>
                  <w:lang w:val="en-US"/>
                </w:rPr>
                <w:t>,</w:t>
              </w:r>
              <w:r w:rsidR="007650DA">
                <w:rPr>
                  <w:rFonts w:cs="Arial"/>
                  <w:color w:val="000000" w:themeColor="text1"/>
                  <w:sz w:val="18"/>
                  <w:szCs w:val="18"/>
                  <w:lang w:val="en-US"/>
                </w:rPr>
                <w:t xml:space="preserve">  and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Christine.Fernandes1@astrazeneca.com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Christine.Fernandes1@astrazeneca.com</w:t>
              </w:r>
              <w:r w:rsidR="007650DA">
                <w:rPr>
                  <w:rFonts w:cs="Arial"/>
                  <w:color w:val="000000" w:themeColor="text1"/>
                  <w:sz w:val="18"/>
                  <w:szCs w:val="18"/>
                  <w:lang w:val="en-US"/>
                </w:rPr>
                <w:fldChar w:fldCharType="end"/>
              </w:r>
              <w:r w:rsidR="007650DA">
                <w:rPr>
                  <w:rFonts w:cs="Arial"/>
                  <w:color w:val="000000" w:themeColor="text1"/>
                  <w:sz w:val="18"/>
                  <w:szCs w:val="18"/>
                  <w:lang w:val="en-US"/>
                </w:rPr>
                <w:t xml:space="preserve"> </w:t>
              </w:r>
              <w:del w:id="2563" w:author="Author">
                <w:r w:rsidRPr="000F672E" w:rsidDel="007650DA">
                  <w:rPr>
                    <w:rFonts w:cs="Arial"/>
                    <w:color w:val="000000" w:themeColor="text1"/>
                    <w:sz w:val="18"/>
                    <w:szCs w:val="18"/>
                    <w:lang w:val="en-US"/>
                  </w:rPr>
                  <w:delText>the Global Transparency Team</w:delText>
                </w:r>
                <w:r w:rsidDel="007650DA">
                  <w:rPr>
                    <w:rFonts w:cs="Arial"/>
                    <w:color w:val="000000" w:themeColor="text1"/>
                    <w:sz w:val="18"/>
                    <w:szCs w:val="18"/>
                    <w:lang w:val="en-US"/>
                  </w:rPr>
                  <w:delText xml:space="preserve"> </w:delText>
                </w:r>
              </w:del>
              <w:r>
                <w:rPr>
                  <w:rFonts w:cs="Arial"/>
                  <w:color w:val="000000" w:themeColor="text1"/>
                  <w:sz w:val="18"/>
                  <w:szCs w:val="18"/>
                  <w:lang w:val="en-US"/>
                </w:rPr>
                <w:t>informing that files are missing</w:t>
              </w:r>
            </w:ins>
          </w:p>
          <w:p w14:paraId="40B138BA" w14:textId="77777777" w:rsidR="000676B3" w:rsidRPr="005335B1" w:rsidRDefault="000676B3" w:rsidP="001311F4">
            <w:pPr>
              <w:rPr>
                <w:rFonts w:cs="Arial"/>
                <w:i/>
                <w:color w:val="000000" w:themeColor="text1"/>
                <w:sz w:val="18"/>
                <w:szCs w:val="18"/>
                <w:lang w:val="en-US"/>
              </w:rPr>
            </w:pPr>
          </w:p>
        </w:tc>
        <w:tc>
          <w:tcPr>
            <w:tcW w:w="6472" w:type="dxa"/>
          </w:tcPr>
          <w:p w14:paraId="69D9FC5A" w14:textId="77777777" w:rsidR="000676B3" w:rsidRPr="005335B1" w:rsidRDefault="000676B3" w:rsidP="001311F4">
            <w:pPr>
              <w:rPr>
                <w:rFonts w:cs="Arial"/>
                <w:i/>
                <w:color w:val="000000" w:themeColor="text1"/>
                <w:sz w:val="18"/>
                <w:szCs w:val="18"/>
                <w:lang w:val="en-US"/>
              </w:rPr>
            </w:pPr>
          </w:p>
        </w:tc>
      </w:tr>
      <w:tr w:rsidR="00380C6C" w:rsidRPr="005335B1" w14:paraId="009B3F1E" w14:textId="77777777" w:rsidTr="001311F4">
        <w:trPr>
          <w:cantSplit/>
          <w:trHeight w:val="20"/>
          <w:ins w:id="2564" w:author="Author"/>
        </w:trPr>
        <w:tc>
          <w:tcPr>
            <w:tcW w:w="693" w:type="dxa"/>
          </w:tcPr>
          <w:p w14:paraId="6E705B5F" w14:textId="31568FAA" w:rsidR="00380C6C" w:rsidRPr="005335B1" w:rsidRDefault="00380C6C" w:rsidP="001311F4">
            <w:pPr>
              <w:rPr>
                <w:ins w:id="2565" w:author="Author"/>
                <w:rFonts w:cs="Arial"/>
                <w:i/>
                <w:sz w:val="18"/>
                <w:szCs w:val="18"/>
                <w:lang w:val="en-US"/>
              </w:rPr>
            </w:pPr>
            <w:ins w:id="2566" w:author="Author">
              <w:r>
                <w:rPr>
                  <w:rFonts w:cs="Arial"/>
                  <w:i/>
                  <w:sz w:val="18"/>
                  <w:szCs w:val="18"/>
                  <w:lang w:val="en-US"/>
                </w:rPr>
                <w:t>3.2.2</w:t>
              </w:r>
            </w:ins>
          </w:p>
        </w:tc>
        <w:tc>
          <w:tcPr>
            <w:tcW w:w="4311" w:type="dxa"/>
          </w:tcPr>
          <w:p w14:paraId="676E3469" w14:textId="6981705D" w:rsidR="00380C6C" w:rsidRPr="005335B1" w:rsidRDefault="00380C6C" w:rsidP="001311F4">
            <w:pPr>
              <w:pStyle w:val="steptext"/>
              <w:rPr>
                <w:ins w:id="2567" w:author="Author"/>
                <w:rFonts w:ascii="Arial" w:eastAsiaTheme="minorHAnsi" w:hAnsi="Arial" w:cs="Arial"/>
                <w:i/>
                <w:color w:val="000000" w:themeColor="text1"/>
                <w:sz w:val="18"/>
                <w:szCs w:val="18"/>
              </w:rPr>
            </w:pPr>
            <w:ins w:id="2568" w:author="Author">
              <w:r>
                <w:rPr>
                  <w:rFonts w:ascii="Arial" w:eastAsiaTheme="minorHAnsi" w:hAnsi="Arial" w:cs="Arial"/>
                  <w:i/>
                  <w:color w:val="000000" w:themeColor="text1"/>
                  <w:sz w:val="18"/>
                  <w:szCs w:val="18"/>
                </w:rPr>
                <w:t>When all 9 input files are not available in the Shared Network Path</w:t>
              </w:r>
            </w:ins>
          </w:p>
        </w:tc>
        <w:tc>
          <w:tcPr>
            <w:tcW w:w="2836" w:type="dxa"/>
          </w:tcPr>
          <w:p w14:paraId="5A661643" w14:textId="77777777" w:rsidR="00380C6C" w:rsidRPr="000F672E" w:rsidRDefault="00380C6C" w:rsidP="00380C6C">
            <w:pPr>
              <w:rPr>
                <w:ins w:id="2569" w:author="Author"/>
                <w:rFonts w:cs="Arial"/>
                <w:color w:val="000000" w:themeColor="text1"/>
                <w:sz w:val="18"/>
                <w:szCs w:val="18"/>
                <w:lang w:val="en-US"/>
              </w:rPr>
            </w:pPr>
            <w:ins w:id="2570" w:author="Author">
              <w:r w:rsidRPr="000F672E">
                <w:rPr>
                  <w:rFonts w:cs="Arial"/>
                  <w:b/>
                  <w:color w:val="000000" w:themeColor="text1"/>
                  <w:sz w:val="18"/>
                  <w:szCs w:val="18"/>
                  <w:lang w:val="en-US"/>
                </w:rPr>
                <w:t>IF:</w:t>
              </w:r>
              <w:r w:rsidRPr="000F672E">
                <w:rPr>
                  <w:rFonts w:cs="Arial"/>
                  <w:color w:val="000000" w:themeColor="text1"/>
                  <w:sz w:val="18"/>
                  <w:szCs w:val="18"/>
                  <w:lang w:val="en-US"/>
                </w:rPr>
                <w:t xml:space="preserve"> </w:t>
              </w:r>
              <w:r>
                <w:rPr>
                  <w:rFonts w:cs="Arial"/>
                  <w:color w:val="000000" w:themeColor="text1"/>
                  <w:sz w:val="18"/>
                  <w:szCs w:val="18"/>
                  <w:lang w:val="en-US"/>
                </w:rPr>
                <w:t>All 9 input files</w:t>
              </w:r>
              <w:r w:rsidRPr="000F672E">
                <w:rPr>
                  <w:rFonts w:cs="Arial"/>
                  <w:color w:val="000000" w:themeColor="text1"/>
                  <w:sz w:val="18"/>
                  <w:szCs w:val="18"/>
                  <w:lang w:val="en-US"/>
                </w:rPr>
                <w:t xml:space="preserve"> are</w:t>
              </w:r>
              <w:r>
                <w:rPr>
                  <w:rFonts w:cs="Arial"/>
                  <w:color w:val="000000" w:themeColor="text1"/>
                  <w:sz w:val="18"/>
                  <w:szCs w:val="18"/>
                  <w:lang w:val="en-US"/>
                </w:rPr>
                <w:t xml:space="preserve"> not</w:t>
              </w:r>
              <w:r w:rsidRPr="000F672E">
                <w:rPr>
                  <w:rFonts w:cs="Arial"/>
                  <w:color w:val="000000" w:themeColor="text1"/>
                  <w:sz w:val="18"/>
                  <w:szCs w:val="18"/>
                  <w:lang w:val="en-US"/>
                </w:rPr>
                <w:t xml:space="preserve"> available on the shared path </w:t>
              </w:r>
              <w:r>
                <w:rPr>
                  <w:rFonts w:cs="Arial"/>
                  <w:color w:val="000000" w:themeColor="text1"/>
                  <w:sz w:val="18"/>
                  <w:szCs w:val="18"/>
                  <w:lang w:val="en-US"/>
                </w:rPr>
                <w:t>for the previous month</w:t>
              </w:r>
            </w:ins>
          </w:p>
          <w:p w14:paraId="09DD8560" w14:textId="7909D9CD" w:rsidR="00380C6C" w:rsidRPr="005335B1" w:rsidRDefault="00380C6C" w:rsidP="00380C6C">
            <w:pPr>
              <w:rPr>
                <w:ins w:id="2571" w:author="Author"/>
                <w:rFonts w:cs="Arial"/>
                <w:i/>
                <w:color w:val="000000" w:themeColor="text1"/>
                <w:sz w:val="18"/>
                <w:szCs w:val="18"/>
                <w:lang w:val="en-US"/>
              </w:rPr>
            </w:pPr>
            <w:ins w:id="2572" w:author="Author">
              <w:r w:rsidRPr="000F672E">
                <w:rPr>
                  <w:rFonts w:cs="Arial"/>
                  <w:b/>
                  <w:color w:val="000000" w:themeColor="text1"/>
                  <w:sz w:val="18"/>
                  <w:szCs w:val="18"/>
                  <w:lang w:val="en-US"/>
                </w:rPr>
                <w:t>THEN:</w:t>
              </w:r>
              <w:r w:rsidRPr="000F672E">
                <w:rPr>
                  <w:rFonts w:cs="Arial"/>
                  <w:color w:val="000000" w:themeColor="text1"/>
                  <w:sz w:val="18"/>
                  <w:szCs w:val="18"/>
                  <w:lang w:val="en-US"/>
                </w:rPr>
                <w:t xml:space="preserve"> </w:t>
              </w:r>
              <w:r>
                <w:rPr>
                  <w:rFonts w:cs="Arial"/>
                  <w:color w:val="000000" w:themeColor="text1"/>
                  <w:sz w:val="18"/>
                  <w:szCs w:val="18"/>
                  <w:lang w:val="en-US"/>
                </w:rPr>
                <w:t>Robot will start the process with the available files and send an e</w:t>
              </w:r>
              <w:r w:rsidRPr="000F672E">
                <w:rPr>
                  <w:rFonts w:cs="Arial"/>
                  <w:color w:val="000000" w:themeColor="text1"/>
                  <w:sz w:val="18"/>
                  <w:szCs w:val="18"/>
                  <w:lang w:val="en-US"/>
                </w:rPr>
                <w:t xml:space="preserve">mail notification to </w:t>
              </w:r>
              <w:r w:rsidR="008114B9">
                <w:rPr>
                  <w:rFonts w:ascii="Verdana" w:eastAsia="Times New Roman" w:hAnsi="Verdana"/>
                  <w:color w:val="000000"/>
                  <w:sz w:val="18"/>
                  <w:szCs w:val="18"/>
                </w:rPr>
                <w:fldChar w:fldCharType="begin"/>
              </w:r>
              <w:r w:rsidR="008114B9">
                <w:rPr>
                  <w:rFonts w:ascii="Verdana" w:eastAsia="Times New Roman" w:hAnsi="Verdana"/>
                  <w:color w:val="000000"/>
                  <w:sz w:val="18"/>
                  <w:szCs w:val="18"/>
                </w:rPr>
                <w:instrText xml:space="preserve"> HYPERLINK "mailto:</w:instrText>
              </w:r>
              <w:r w:rsidR="008114B9" w:rsidRPr="008114B9">
                <w:rPr>
                  <w:color w:val="000000"/>
                  <w:rPrChange w:id="2573" w:author="Author">
                    <w:rPr>
                      <w:rStyle w:val="Hyperlink"/>
                      <w:rFonts w:ascii="Verdana" w:eastAsia="Times New Roman" w:hAnsi="Verdana"/>
                      <w:sz w:val="18"/>
                      <w:szCs w:val="18"/>
                    </w:rPr>
                  </w:rPrChange>
                </w:rPr>
                <w:instrText>Global-Payment-Transparency@astrazeneca.com</w:instrText>
              </w:r>
              <w:r w:rsidR="008114B9">
                <w:rPr>
                  <w:rFonts w:ascii="Verdana" w:eastAsia="Times New Roman" w:hAnsi="Verdana"/>
                  <w:color w:val="000000"/>
                  <w:sz w:val="18"/>
                  <w:szCs w:val="18"/>
                </w:rPr>
                <w:instrText xml:space="preserve">" </w:instrText>
              </w:r>
              <w:r w:rsidR="008114B9">
                <w:rPr>
                  <w:rFonts w:ascii="Verdana" w:eastAsia="Times New Roman" w:hAnsi="Verdana"/>
                  <w:color w:val="000000"/>
                  <w:sz w:val="18"/>
                  <w:szCs w:val="18"/>
                </w:rPr>
                <w:fldChar w:fldCharType="separate"/>
              </w:r>
              <w:del w:id="2574" w:author="Author">
                <w:r w:rsidR="008114B9" w:rsidRPr="008114B9" w:rsidDel="008114B9">
                  <w:rPr>
                    <w:rStyle w:val="Hyperlink"/>
                    <w:rFonts w:ascii="Verdana" w:eastAsia="Times New Roman" w:hAnsi="Verdana"/>
                    <w:sz w:val="18"/>
                    <w:szCs w:val="18"/>
                  </w:rPr>
                  <w:delText>team</w:delText>
                </w:r>
              </w:del>
              <w:r w:rsidR="008114B9" w:rsidRPr="008114B9">
                <w:rPr>
                  <w:rStyle w:val="Hyperlink"/>
                  <w:rFonts w:ascii="Verdana" w:eastAsia="Times New Roman" w:hAnsi="Verdana"/>
                  <w:sz w:val="18"/>
                  <w:szCs w:val="18"/>
                </w:rPr>
                <w:t>Global-Payment-Transparency@astrazeneca.com</w:t>
              </w:r>
              <w:r w:rsidR="008114B9">
                <w:rPr>
                  <w:rFonts w:ascii="Verdana" w:eastAsia="Times New Roman" w:hAnsi="Verdana"/>
                  <w:color w:val="000000"/>
                  <w:sz w:val="18"/>
                  <w:szCs w:val="18"/>
                </w:rPr>
                <w:fldChar w:fldCharType="end"/>
              </w:r>
              <w:r w:rsidR="007650DA">
                <w:rPr>
                  <w:rFonts w:cs="Arial"/>
                  <w:color w:val="000000" w:themeColor="text1"/>
                  <w:sz w:val="18"/>
                  <w:szCs w:val="18"/>
                  <w:lang w:val="en-US"/>
                </w:rPr>
                <w:t xml:space="preserve">,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8114B9">
                <w:rPr>
                  <w:rFonts w:cs="Arial"/>
                  <w:color w:val="000000" w:themeColor="text1"/>
                  <w:sz w:val="18"/>
                  <w:szCs w:val="18"/>
                  <w:lang w:val="en-US"/>
                </w:rPr>
                <w:instrText>radoslaw.orski@astrazeneca.com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65549B">
                <w:rPr>
                  <w:rStyle w:val="Hyperlink"/>
                  <w:rFonts w:cs="Arial"/>
                  <w:sz w:val="18"/>
                  <w:szCs w:val="18"/>
                  <w:lang w:val="en-US"/>
                </w:rPr>
                <w:t>radoslaw.orski@astrazeneca.com</w:t>
              </w:r>
              <w:r w:rsidR="008114B9">
                <w:rPr>
                  <w:rFonts w:cs="Arial"/>
                  <w:color w:val="000000" w:themeColor="text1"/>
                  <w:sz w:val="18"/>
                  <w:szCs w:val="18"/>
                  <w:lang w:val="en-US"/>
                </w:rPr>
                <w:fldChar w:fldCharType="end"/>
              </w:r>
              <w:r w:rsidR="008114B9">
                <w:rPr>
                  <w:rFonts w:cs="Arial"/>
                  <w:color w:val="000000" w:themeColor="text1"/>
                  <w:sz w:val="18"/>
                  <w:szCs w:val="18"/>
                  <w:lang w:val="en-US"/>
                </w:rPr>
                <w:t xml:space="preserve">,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Megan.Dalaya@astrazeneca.com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Megan.Dalaya@astrazeneca.com</w:t>
              </w:r>
              <w:r w:rsidR="007650DA">
                <w:rPr>
                  <w:rFonts w:cs="Arial"/>
                  <w:color w:val="000000" w:themeColor="text1"/>
                  <w:sz w:val="18"/>
                  <w:szCs w:val="18"/>
                  <w:lang w:val="en-US"/>
                </w:rPr>
                <w:fldChar w:fldCharType="end"/>
              </w:r>
              <w:r w:rsidR="008114B9">
                <w:rPr>
                  <w:rFonts w:cs="Arial"/>
                  <w:color w:val="000000" w:themeColor="text1"/>
                  <w:sz w:val="18"/>
                  <w:szCs w:val="18"/>
                  <w:lang w:val="en-US"/>
                </w:rPr>
                <w:t>,</w:t>
              </w:r>
              <w:del w:id="2575" w:author="Author">
                <w:r w:rsidR="007650DA" w:rsidDel="008114B9">
                  <w:rPr>
                    <w:rFonts w:cs="Arial"/>
                    <w:color w:val="000000" w:themeColor="text1"/>
                    <w:sz w:val="18"/>
                    <w:szCs w:val="18"/>
                    <w:lang w:val="en-US"/>
                  </w:rPr>
                  <w:delText xml:space="preserve"> </w:delText>
                </w:r>
              </w:del>
              <w:r w:rsidR="007650DA">
                <w:rPr>
                  <w:rFonts w:cs="Arial"/>
                  <w:color w:val="000000" w:themeColor="text1"/>
                  <w:sz w:val="18"/>
                  <w:szCs w:val="18"/>
                  <w:lang w:val="en-US"/>
                </w:rPr>
                <w:t xml:space="preserve"> and </w:t>
              </w:r>
              <w:r w:rsidR="007650DA">
                <w:rPr>
                  <w:rFonts w:cs="Arial"/>
                  <w:color w:val="000000" w:themeColor="text1"/>
                  <w:sz w:val="18"/>
                  <w:szCs w:val="18"/>
                  <w:lang w:val="en-US"/>
                </w:rPr>
                <w:fldChar w:fldCharType="begin"/>
              </w:r>
              <w:r w:rsidR="007650DA">
                <w:rPr>
                  <w:rFonts w:cs="Arial"/>
                  <w:color w:val="000000" w:themeColor="text1"/>
                  <w:sz w:val="18"/>
                  <w:szCs w:val="18"/>
                  <w:lang w:val="en-US"/>
                </w:rPr>
                <w:instrText xml:space="preserve"> HYPERLINK "mailto:</w:instrText>
              </w:r>
              <w:r w:rsidR="007650DA" w:rsidRPr="007650DA">
                <w:rPr>
                  <w:rFonts w:cs="Arial"/>
                  <w:color w:val="000000" w:themeColor="text1"/>
                  <w:sz w:val="18"/>
                  <w:szCs w:val="18"/>
                  <w:lang w:val="en-US"/>
                </w:rPr>
                <w:instrText>Christine.Fernandes1@astrazeneca.com</w:instrText>
              </w:r>
              <w:r w:rsidR="007650DA">
                <w:rPr>
                  <w:rFonts w:cs="Arial"/>
                  <w:color w:val="000000" w:themeColor="text1"/>
                  <w:sz w:val="18"/>
                  <w:szCs w:val="18"/>
                  <w:lang w:val="en-US"/>
                </w:rPr>
                <w:instrText xml:space="preserve">" </w:instrText>
              </w:r>
              <w:r w:rsidR="007650DA">
                <w:rPr>
                  <w:rFonts w:cs="Arial"/>
                  <w:color w:val="000000" w:themeColor="text1"/>
                  <w:sz w:val="18"/>
                  <w:szCs w:val="18"/>
                  <w:lang w:val="en-US"/>
                </w:rPr>
                <w:fldChar w:fldCharType="separate"/>
              </w:r>
              <w:r w:rsidR="007650DA" w:rsidRPr="00B21139">
                <w:rPr>
                  <w:rStyle w:val="Hyperlink"/>
                  <w:rFonts w:cs="Arial"/>
                  <w:sz w:val="18"/>
                  <w:szCs w:val="18"/>
                  <w:lang w:val="en-US"/>
                </w:rPr>
                <w:t>Christine.Fernandes1@astrazeneca.com</w:t>
              </w:r>
              <w:r w:rsidR="007650DA">
                <w:rPr>
                  <w:rFonts w:cs="Arial"/>
                  <w:color w:val="000000" w:themeColor="text1"/>
                  <w:sz w:val="18"/>
                  <w:szCs w:val="18"/>
                  <w:lang w:val="en-US"/>
                </w:rPr>
                <w:fldChar w:fldCharType="end"/>
              </w:r>
              <w:del w:id="2576" w:author="Author">
                <w:r w:rsidRPr="000F672E" w:rsidDel="007650DA">
                  <w:rPr>
                    <w:rFonts w:cs="Arial"/>
                    <w:color w:val="000000" w:themeColor="text1"/>
                    <w:sz w:val="18"/>
                    <w:szCs w:val="18"/>
                    <w:lang w:val="en-US"/>
                  </w:rPr>
                  <w:delText>the Global Transparency Team</w:delText>
                </w:r>
              </w:del>
              <w:r>
                <w:rPr>
                  <w:rFonts w:cs="Arial"/>
                  <w:color w:val="000000" w:themeColor="text1"/>
                  <w:sz w:val="18"/>
                  <w:szCs w:val="18"/>
                  <w:lang w:val="en-US"/>
                </w:rPr>
                <w:t xml:space="preserve"> with the name of the missing reports</w:t>
              </w:r>
            </w:ins>
          </w:p>
        </w:tc>
        <w:tc>
          <w:tcPr>
            <w:tcW w:w="6472" w:type="dxa"/>
          </w:tcPr>
          <w:p w14:paraId="12527690" w14:textId="77777777" w:rsidR="00380C6C" w:rsidRPr="005335B1" w:rsidRDefault="00380C6C" w:rsidP="001311F4">
            <w:pPr>
              <w:rPr>
                <w:ins w:id="2577" w:author="Author"/>
                <w:rFonts w:cs="Arial"/>
                <w:i/>
                <w:color w:val="000000" w:themeColor="text1"/>
                <w:sz w:val="18"/>
                <w:szCs w:val="18"/>
                <w:lang w:val="en-US"/>
              </w:rPr>
            </w:pPr>
          </w:p>
        </w:tc>
      </w:tr>
      <w:tr w:rsidR="00380C6C" w:rsidRPr="005335B1" w14:paraId="00373E86" w14:textId="77777777" w:rsidTr="001311F4">
        <w:trPr>
          <w:cantSplit/>
          <w:trHeight w:val="20"/>
          <w:ins w:id="2578" w:author="Author"/>
        </w:trPr>
        <w:tc>
          <w:tcPr>
            <w:tcW w:w="693" w:type="dxa"/>
          </w:tcPr>
          <w:p w14:paraId="6F74D8FC" w14:textId="61E9F59C" w:rsidR="00380C6C" w:rsidRDefault="00380C6C" w:rsidP="001311F4">
            <w:pPr>
              <w:rPr>
                <w:ins w:id="2579" w:author="Author"/>
                <w:rFonts w:cs="Arial"/>
                <w:i/>
                <w:sz w:val="18"/>
                <w:szCs w:val="18"/>
                <w:lang w:val="en-US"/>
              </w:rPr>
            </w:pPr>
            <w:ins w:id="2580" w:author="Author">
              <w:r>
                <w:rPr>
                  <w:rFonts w:cs="Arial"/>
                  <w:i/>
                  <w:sz w:val="18"/>
                  <w:szCs w:val="18"/>
                  <w:lang w:val="en-US"/>
                </w:rPr>
                <w:t>3.2.3</w:t>
              </w:r>
            </w:ins>
          </w:p>
        </w:tc>
        <w:tc>
          <w:tcPr>
            <w:tcW w:w="4311" w:type="dxa"/>
          </w:tcPr>
          <w:p w14:paraId="70B5377A" w14:textId="68C5AF41" w:rsidR="00380C6C" w:rsidRDefault="00380C6C" w:rsidP="001311F4">
            <w:pPr>
              <w:pStyle w:val="steptext"/>
              <w:rPr>
                <w:ins w:id="2581" w:author="Author"/>
                <w:rFonts w:ascii="Arial" w:eastAsiaTheme="minorHAnsi" w:hAnsi="Arial" w:cs="Arial"/>
                <w:i/>
                <w:color w:val="000000" w:themeColor="text1"/>
                <w:sz w:val="18"/>
                <w:szCs w:val="18"/>
              </w:rPr>
            </w:pPr>
            <w:ins w:id="2582" w:author="Author">
              <w:r>
                <w:rPr>
                  <w:rFonts w:ascii="Arial" w:eastAsiaTheme="minorHAnsi" w:hAnsi="Arial" w:cs="Arial"/>
                  <w:i/>
                  <w:color w:val="000000" w:themeColor="text1"/>
                  <w:sz w:val="18"/>
                  <w:szCs w:val="18"/>
                </w:rPr>
                <w:t>When the columns used in the process are missing from the CSR reports</w:t>
              </w:r>
            </w:ins>
          </w:p>
        </w:tc>
        <w:tc>
          <w:tcPr>
            <w:tcW w:w="2836" w:type="dxa"/>
          </w:tcPr>
          <w:p w14:paraId="64654911" w14:textId="77777777" w:rsidR="00380C6C" w:rsidRPr="00380C6C" w:rsidRDefault="00380C6C" w:rsidP="00380C6C">
            <w:pPr>
              <w:rPr>
                <w:ins w:id="2583" w:author="Author"/>
                <w:rFonts w:cs="Arial"/>
                <w:b/>
                <w:color w:val="000000" w:themeColor="text1"/>
                <w:sz w:val="18"/>
                <w:szCs w:val="18"/>
                <w:lang w:val="en-US"/>
              </w:rPr>
            </w:pPr>
            <w:ins w:id="2584" w:author="Author">
              <w:r w:rsidRPr="00380C6C">
                <w:rPr>
                  <w:rFonts w:cs="Arial"/>
                  <w:b/>
                  <w:color w:val="000000" w:themeColor="text1"/>
                  <w:sz w:val="18"/>
                  <w:szCs w:val="18"/>
                  <w:lang w:val="en-US"/>
                </w:rPr>
                <w:t xml:space="preserve">IF </w:t>
              </w:r>
              <w:r w:rsidRPr="003B6306">
                <w:rPr>
                  <w:rFonts w:cs="Arial"/>
                  <w:color w:val="000000" w:themeColor="text1"/>
                  <w:sz w:val="18"/>
                  <w:szCs w:val="18"/>
                  <w:lang w:val="en-US"/>
                  <w:rPrChange w:id="2585" w:author="Author">
                    <w:rPr>
                      <w:rFonts w:cs="Arial"/>
                      <w:b/>
                      <w:color w:val="000000" w:themeColor="text1"/>
                      <w:sz w:val="18"/>
                      <w:szCs w:val="18"/>
                      <w:lang w:val="en-US"/>
                    </w:rPr>
                  </w:rPrChange>
                </w:rPr>
                <w:t>any of these columns are not available</w:t>
              </w:r>
            </w:ins>
          </w:p>
          <w:p w14:paraId="731E2DF1" w14:textId="066FD6E5" w:rsidR="00380C6C" w:rsidRPr="000F672E" w:rsidRDefault="00380C6C" w:rsidP="00380C6C">
            <w:pPr>
              <w:rPr>
                <w:ins w:id="2586" w:author="Author"/>
                <w:rFonts w:cs="Arial"/>
                <w:b/>
                <w:color w:val="000000" w:themeColor="text1"/>
                <w:sz w:val="18"/>
                <w:szCs w:val="18"/>
                <w:lang w:val="en-US"/>
              </w:rPr>
            </w:pPr>
            <w:ins w:id="2587" w:author="Author">
              <w:r w:rsidRPr="00380C6C">
                <w:rPr>
                  <w:rFonts w:cs="Arial"/>
                  <w:b/>
                  <w:color w:val="000000" w:themeColor="text1"/>
                  <w:sz w:val="18"/>
                  <w:szCs w:val="18"/>
                  <w:lang w:val="en-US"/>
                </w:rPr>
                <w:t xml:space="preserve">THEN </w:t>
              </w:r>
              <w:r w:rsidRPr="003B6306">
                <w:rPr>
                  <w:rFonts w:cs="Arial"/>
                  <w:color w:val="000000" w:themeColor="text1"/>
                  <w:sz w:val="18"/>
                  <w:szCs w:val="18"/>
                  <w:lang w:val="en-US"/>
                  <w:rPrChange w:id="2588" w:author="Author">
                    <w:rPr>
                      <w:rFonts w:cs="Arial"/>
                      <w:b/>
                      <w:color w:val="000000" w:themeColor="text1"/>
                      <w:sz w:val="18"/>
                      <w:szCs w:val="18"/>
                      <w:lang w:val="en-US"/>
                    </w:rPr>
                  </w:rPrChange>
                </w:rPr>
                <w:t>robot will</w:t>
              </w:r>
              <w:r w:rsidR="007650DA">
                <w:rPr>
                  <w:rFonts w:cs="Arial"/>
                  <w:color w:val="000000" w:themeColor="text1"/>
                  <w:sz w:val="18"/>
                  <w:szCs w:val="18"/>
                  <w:lang w:val="en-US"/>
                </w:rPr>
                <w:t xml:space="preserve"> stop the process and</w:t>
              </w:r>
              <w:r w:rsidRPr="003B6306">
                <w:rPr>
                  <w:rFonts w:cs="Arial"/>
                  <w:color w:val="000000" w:themeColor="text1"/>
                  <w:sz w:val="18"/>
                  <w:szCs w:val="18"/>
                  <w:lang w:val="en-US"/>
                  <w:rPrChange w:id="2589" w:author="Author">
                    <w:rPr>
                      <w:rFonts w:cs="Arial"/>
                      <w:b/>
                      <w:color w:val="000000" w:themeColor="text1"/>
                      <w:sz w:val="18"/>
                      <w:szCs w:val="18"/>
                      <w:lang w:val="en-US"/>
                    </w:rPr>
                  </w:rPrChange>
                </w:rPr>
                <w:t xml:space="preserve"> send notification email to </w:t>
              </w:r>
              <w:r w:rsidR="008114B9">
                <w:rPr>
                  <w:rFonts w:ascii="Verdana" w:eastAsia="Times New Roman" w:hAnsi="Verdana"/>
                  <w:color w:val="000000"/>
                  <w:sz w:val="18"/>
                  <w:szCs w:val="18"/>
                </w:rPr>
                <w:fldChar w:fldCharType="begin"/>
              </w:r>
              <w:r w:rsidR="008114B9">
                <w:rPr>
                  <w:rFonts w:ascii="Verdana" w:eastAsia="Times New Roman" w:hAnsi="Verdana"/>
                  <w:color w:val="000000"/>
                  <w:sz w:val="18"/>
                  <w:szCs w:val="18"/>
                </w:rPr>
                <w:instrText xml:space="preserve"> HYPERLINK "mailto:</w:instrText>
              </w:r>
              <w:r w:rsidR="008114B9" w:rsidRPr="001D29E8">
                <w:rPr>
                  <w:rFonts w:ascii="Verdana" w:eastAsia="Times New Roman" w:hAnsi="Verdana"/>
                  <w:color w:val="000000"/>
                  <w:sz w:val="18"/>
                  <w:szCs w:val="18"/>
                </w:rPr>
                <w:instrText>Global-Payment-Transparency@astrazeneca.com</w:instrText>
              </w:r>
              <w:r w:rsidR="008114B9">
                <w:rPr>
                  <w:rFonts w:ascii="Verdana" w:eastAsia="Times New Roman" w:hAnsi="Verdana"/>
                  <w:color w:val="000000"/>
                  <w:sz w:val="18"/>
                  <w:szCs w:val="18"/>
                </w:rPr>
                <w:instrText xml:space="preserve">" </w:instrText>
              </w:r>
              <w:r w:rsidR="008114B9">
                <w:rPr>
                  <w:rFonts w:ascii="Verdana" w:eastAsia="Times New Roman" w:hAnsi="Verdana"/>
                  <w:color w:val="000000"/>
                  <w:sz w:val="18"/>
                  <w:szCs w:val="18"/>
                </w:rPr>
                <w:fldChar w:fldCharType="separate"/>
              </w:r>
              <w:r w:rsidR="008114B9" w:rsidRPr="008114B9">
                <w:rPr>
                  <w:rStyle w:val="Hyperlink"/>
                  <w:rFonts w:ascii="Verdana" w:eastAsia="Times New Roman" w:hAnsi="Verdana"/>
                  <w:sz w:val="18"/>
                  <w:szCs w:val="18"/>
                </w:rPr>
                <w:t>Global-Payment-Transparency@astrazeneca.com</w:t>
              </w:r>
              <w:r w:rsidR="008114B9">
                <w:rPr>
                  <w:rFonts w:ascii="Verdana" w:eastAsia="Times New Roman" w:hAnsi="Verdana"/>
                  <w:color w:val="000000"/>
                  <w:sz w:val="18"/>
                  <w:szCs w:val="18"/>
                </w:rPr>
                <w:fldChar w:fldCharType="end"/>
              </w:r>
              <w:r w:rsidR="008114B9">
                <w:rPr>
                  <w:rFonts w:cs="Arial"/>
                  <w:color w:val="000000" w:themeColor="text1"/>
                  <w:sz w:val="18"/>
                  <w:szCs w:val="18"/>
                  <w:lang w:val="en-US"/>
                </w:rPr>
                <w:t xml:space="preserve">,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8114B9">
                <w:rPr>
                  <w:rFonts w:cs="Arial"/>
                  <w:color w:val="000000" w:themeColor="text1"/>
                  <w:sz w:val="18"/>
                  <w:szCs w:val="18"/>
                  <w:lang w:val="en-US"/>
                </w:rPr>
                <w:instrText>radoslaw.orski@astrazeneca.com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65549B">
                <w:rPr>
                  <w:rStyle w:val="Hyperlink"/>
                  <w:rFonts w:cs="Arial"/>
                  <w:sz w:val="18"/>
                  <w:szCs w:val="18"/>
                  <w:lang w:val="en-US"/>
                </w:rPr>
                <w:t>radoslaw.orski@astrazeneca.com</w:t>
              </w:r>
              <w:r w:rsidR="008114B9">
                <w:rPr>
                  <w:rFonts w:cs="Arial"/>
                  <w:color w:val="000000" w:themeColor="text1"/>
                  <w:sz w:val="18"/>
                  <w:szCs w:val="18"/>
                  <w:lang w:val="en-US"/>
                </w:rPr>
                <w:fldChar w:fldCharType="end"/>
              </w:r>
              <w:r w:rsidR="008114B9">
                <w:rPr>
                  <w:rFonts w:cs="Arial"/>
                  <w:color w:val="000000" w:themeColor="text1"/>
                  <w:sz w:val="18"/>
                  <w:szCs w:val="18"/>
                  <w:lang w:val="en-US"/>
                </w:rPr>
                <w:t xml:space="preserve">,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7650DA">
                <w:rPr>
                  <w:rFonts w:cs="Arial"/>
                  <w:color w:val="000000" w:themeColor="text1"/>
                  <w:sz w:val="18"/>
                  <w:szCs w:val="18"/>
                  <w:lang w:val="en-US"/>
                </w:rPr>
                <w:instrText>Megan.Dalaya@astrazeneca.com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B21139">
                <w:rPr>
                  <w:rStyle w:val="Hyperlink"/>
                  <w:rFonts w:cs="Arial"/>
                  <w:sz w:val="18"/>
                  <w:szCs w:val="18"/>
                  <w:lang w:val="en-US"/>
                </w:rPr>
                <w:t>Megan.Dalaya@astrazeneca.com</w:t>
              </w:r>
              <w:r w:rsidR="008114B9">
                <w:rPr>
                  <w:rFonts w:cs="Arial"/>
                  <w:color w:val="000000" w:themeColor="text1"/>
                  <w:sz w:val="18"/>
                  <w:szCs w:val="18"/>
                  <w:lang w:val="en-US"/>
                </w:rPr>
                <w:fldChar w:fldCharType="end"/>
              </w:r>
              <w:r w:rsidR="008114B9">
                <w:rPr>
                  <w:rFonts w:cs="Arial"/>
                  <w:color w:val="000000" w:themeColor="text1"/>
                  <w:sz w:val="18"/>
                  <w:szCs w:val="18"/>
                  <w:lang w:val="en-US"/>
                </w:rPr>
                <w:t xml:space="preserve">, and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7650DA">
                <w:rPr>
                  <w:rFonts w:cs="Arial"/>
                  <w:color w:val="000000" w:themeColor="text1"/>
                  <w:sz w:val="18"/>
                  <w:szCs w:val="18"/>
                  <w:lang w:val="en-US"/>
                </w:rPr>
                <w:instrText>Christine.Fernandes1@astrazeneca.com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B21139">
                <w:rPr>
                  <w:rStyle w:val="Hyperlink"/>
                  <w:rFonts w:cs="Arial"/>
                  <w:sz w:val="18"/>
                  <w:szCs w:val="18"/>
                  <w:lang w:val="en-US"/>
                </w:rPr>
                <w:t>Christine.Fernandes1@astrazeneca.com</w:t>
              </w:r>
              <w:r w:rsidR="008114B9">
                <w:rPr>
                  <w:rFonts w:cs="Arial"/>
                  <w:color w:val="000000" w:themeColor="text1"/>
                  <w:sz w:val="18"/>
                  <w:szCs w:val="18"/>
                  <w:lang w:val="en-US"/>
                </w:rPr>
                <w:fldChar w:fldCharType="end"/>
              </w:r>
              <w:del w:id="2590" w:author="Author">
                <w:r w:rsidR="007650DA" w:rsidDel="008114B9">
                  <w:rPr>
                    <w:rFonts w:ascii="Verdana" w:eastAsia="Times New Roman" w:hAnsi="Verdana"/>
                    <w:color w:val="000000"/>
                    <w:sz w:val="18"/>
                    <w:szCs w:val="18"/>
                  </w:rPr>
                  <w:fldChar w:fldCharType="begin"/>
                </w:r>
                <w:r w:rsidR="007650DA" w:rsidDel="008114B9">
                  <w:rPr>
                    <w:rFonts w:ascii="Verdana" w:eastAsia="Times New Roman" w:hAnsi="Verdana"/>
                    <w:color w:val="000000"/>
                    <w:sz w:val="18"/>
                    <w:szCs w:val="18"/>
                  </w:rPr>
                  <w:delInstrText xml:space="preserve"> HYPERLINK "mailto:teamGlobal-Payment-Transparency@astrazeneca.com" </w:delInstrText>
                </w:r>
                <w:r w:rsidR="007650DA" w:rsidDel="008114B9">
                  <w:rPr>
                    <w:rFonts w:ascii="Verdana" w:eastAsia="Times New Roman" w:hAnsi="Verdana"/>
                    <w:color w:val="000000"/>
                    <w:sz w:val="18"/>
                    <w:szCs w:val="18"/>
                  </w:rPr>
                  <w:fldChar w:fldCharType="separate"/>
                </w:r>
                <w:r w:rsidR="007650DA" w:rsidDel="008114B9">
                  <w:rPr>
                    <w:rStyle w:val="Hyperlink"/>
                    <w:rFonts w:ascii="Verdana" w:eastAsia="Times New Roman" w:hAnsi="Verdana"/>
                    <w:sz w:val="18"/>
                    <w:szCs w:val="18"/>
                  </w:rPr>
                  <w:delText>teamGlobal-Payment-Transparency@astrazeneca.com</w:delText>
                </w:r>
                <w:r w:rsidR="007650DA" w:rsidDel="008114B9">
                  <w:rPr>
                    <w:rFonts w:ascii="Verdana" w:eastAsia="Times New Roman" w:hAnsi="Verdana"/>
                    <w:color w:val="000000"/>
                    <w:sz w:val="18"/>
                    <w:szCs w:val="18"/>
                  </w:rPr>
                  <w:fldChar w:fldCharType="end"/>
                </w:r>
                <w:r w:rsidR="007650DA" w:rsidDel="008114B9">
                  <w:rPr>
                    <w:rFonts w:cs="Arial"/>
                    <w:color w:val="000000" w:themeColor="text1"/>
                    <w:sz w:val="18"/>
                    <w:szCs w:val="18"/>
                    <w:lang w:val="en-US"/>
                  </w:rPr>
                  <w:delText xml:space="preserve">, </w:delText>
                </w:r>
                <w:r w:rsidR="007650DA" w:rsidDel="008114B9">
                  <w:rPr>
                    <w:rFonts w:cs="Arial"/>
                    <w:color w:val="000000" w:themeColor="text1"/>
                    <w:sz w:val="18"/>
                    <w:szCs w:val="18"/>
                    <w:lang w:val="en-US"/>
                  </w:rPr>
                  <w:fldChar w:fldCharType="begin"/>
                </w:r>
                <w:r w:rsidR="007650DA" w:rsidDel="008114B9">
                  <w:rPr>
                    <w:rFonts w:cs="Arial"/>
                    <w:color w:val="000000" w:themeColor="text1"/>
                    <w:sz w:val="18"/>
                    <w:szCs w:val="18"/>
                    <w:lang w:val="en-US"/>
                  </w:rPr>
                  <w:delInstrText xml:space="preserve"> HYPERLINK "mailto:</w:delInstrText>
                </w:r>
                <w:r w:rsidR="007650DA" w:rsidRPr="007650DA" w:rsidDel="008114B9">
                  <w:rPr>
                    <w:rFonts w:cs="Arial"/>
                    <w:color w:val="000000" w:themeColor="text1"/>
                    <w:sz w:val="18"/>
                    <w:szCs w:val="18"/>
                    <w:lang w:val="en-US"/>
                  </w:rPr>
                  <w:delInstrText>Megan.Dalaya@astrazeneca.com</w:delInstrText>
                </w:r>
                <w:r w:rsidR="007650DA" w:rsidDel="008114B9">
                  <w:rPr>
                    <w:rFonts w:cs="Arial"/>
                    <w:color w:val="000000" w:themeColor="text1"/>
                    <w:sz w:val="18"/>
                    <w:szCs w:val="18"/>
                    <w:lang w:val="en-US"/>
                  </w:rPr>
                  <w:delInstrText xml:space="preserve">" </w:delInstrText>
                </w:r>
                <w:r w:rsidR="007650DA" w:rsidDel="008114B9">
                  <w:rPr>
                    <w:rFonts w:cs="Arial"/>
                    <w:color w:val="000000" w:themeColor="text1"/>
                    <w:sz w:val="18"/>
                    <w:szCs w:val="18"/>
                    <w:lang w:val="en-US"/>
                  </w:rPr>
                  <w:fldChar w:fldCharType="separate"/>
                </w:r>
                <w:r w:rsidR="007650DA" w:rsidRPr="00B21139" w:rsidDel="008114B9">
                  <w:rPr>
                    <w:rStyle w:val="Hyperlink"/>
                    <w:rFonts w:cs="Arial"/>
                    <w:sz w:val="18"/>
                    <w:szCs w:val="18"/>
                    <w:lang w:val="en-US"/>
                  </w:rPr>
                  <w:delText>Megan.Dalaya@astrazeneca.com</w:delText>
                </w:r>
                <w:r w:rsidR="007650DA" w:rsidDel="008114B9">
                  <w:rPr>
                    <w:rFonts w:cs="Arial"/>
                    <w:color w:val="000000" w:themeColor="text1"/>
                    <w:sz w:val="18"/>
                    <w:szCs w:val="18"/>
                    <w:lang w:val="en-US"/>
                  </w:rPr>
                  <w:fldChar w:fldCharType="end"/>
                </w:r>
                <w:r w:rsidR="007650DA" w:rsidDel="008114B9">
                  <w:rPr>
                    <w:rFonts w:cs="Arial"/>
                    <w:color w:val="000000" w:themeColor="text1"/>
                    <w:sz w:val="18"/>
                    <w:szCs w:val="18"/>
                    <w:lang w:val="en-US"/>
                  </w:rPr>
                  <w:delText xml:space="preserve">  and </w:delText>
                </w:r>
                <w:r w:rsidR="007650DA" w:rsidDel="008114B9">
                  <w:rPr>
                    <w:rFonts w:cs="Arial"/>
                    <w:color w:val="000000" w:themeColor="text1"/>
                    <w:sz w:val="18"/>
                    <w:szCs w:val="18"/>
                    <w:lang w:val="en-US"/>
                  </w:rPr>
                  <w:fldChar w:fldCharType="begin"/>
                </w:r>
                <w:r w:rsidR="007650DA" w:rsidDel="008114B9">
                  <w:rPr>
                    <w:rFonts w:cs="Arial"/>
                    <w:color w:val="000000" w:themeColor="text1"/>
                    <w:sz w:val="18"/>
                    <w:szCs w:val="18"/>
                    <w:lang w:val="en-US"/>
                  </w:rPr>
                  <w:delInstrText xml:space="preserve"> HYPERLINK "mailto:</w:delInstrText>
                </w:r>
                <w:r w:rsidR="007650DA" w:rsidRPr="007650DA" w:rsidDel="008114B9">
                  <w:rPr>
                    <w:rFonts w:cs="Arial"/>
                    <w:color w:val="000000" w:themeColor="text1"/>
                    <w:sz w:val="18"/>
                    <w:szCs w:val="18"/>
                    <w:lang w:val="en-US"/>
                  </w:rPr>
                  <w:delInstrText>Christine.Fernandes1@astrazeneca.com</w:delInstrText>
                </w:r>
                <w:r w:rsidR="007650DA" w:rsidDel="008114B9">
                  <w:rPr>
                    <w:rFonts w:cs="Arial"/>
                    <w:color w:val="000000" w:themeColor="text1"/>
                    <w:sz w:val="18"/>
                    <w:szCs w:val="18"/>
                    <w:lang w:val="en-US"/>
                  </w:rPr>
                  <w:delInstrText xml:space="preserve">" </w:delInstrText>
                </w:r>
                <w:r w:rsidR="007650DA" w:rsidDel="008114B9">
                  <w:rPr>
                    <w:rFonts w:cs="Arial"/>
                    <w:color w:val="000000" w:themeColor="text1"/>
                    <w:sz w:val="18"/>
                    <w:szCs w:val="18"/>
                    <w:lang w:val="en-US"/>
                  </w:rPr>
                  <w:fldChar w:fldCharType="separate"/>
                </w:r>
                <w:r w:rsidR="007650DA" w:rsidRPr="00B21139" w:rsidDel="008114B9">
                  <w:rPr>
                    <w:rStyle w:val="Hyperlink"/>
                    <w:rFonts w:cs="Arial"/>
                    <w:sz w:val="18"/>
                    <w:szCs w:val="18"/>
                    <w:lang w:val="en-US"/>
                  </w:rPr>
                  <w:delText>Christine.Fernandes1@astrazeneca.com</w:delText>
                </w:r>
                <w:r w:rsidR="007650DA" w:rsidDel="008114B9">
                  <w:rPr>
                    <w:rFonts w:cs="Arial"/>
                    <w:color w:val="000000" w:themeColor="text1"/>
                    <w:sz w:val="18"/>
                    <w:szCs w:val="18"/>
                    <w:lang w:val="en-US"/>
                  </w:rPr>
                  <w:fldChar w:fldCharType="end"/>
                </w:r>
                <w:r w:rsidRPr="003B6306" w:rsidDel="008114B9">
                  <w:rPr>
                    <w:rFonts w:cs="Arial"/>
                    <w:color w:val="000000" w:themeColor="text1"/>
                    <w:sz w:val="18"/>
                    <w:szCs w:val="18"/>
                    <w:lang w:val="en-US"/>
                    <w:rPrChange w:id="2591" w:author="Author">
                      <w:rPr>
                        <w:rFonts w:cs="Arial"/>
                        <w:b/>
                        <w:color w:val="000000" w:themeColor="text1"/>
                        <w:sz w:val="18"/>
                        <w:szCs w:val="18"/>
                        <w:lang w:val="en-US"/>
                      </w:rPr>
                    </w:rPrChange>
                  </w:rPr>
                  <w:delText>Global Transparency Team</w:delText>
                </w:r>
              </w:del>
              <w:r w:rsidRPr="003B6306">
                <w:rPr>
                  <w:rFonts w:cs="Arial"/>
                  <w:color w:val="000000" w:themeColor="text1"/>
                  <w:sz w:val="18"/>
                  <w:szCs w:val="18"/>
                  <w:lang w:val="en-US"/>
                  <w:rPrChange w:id="2592" w:author="Author">
                    <w:rPr>
                      <w:rFonts w:cs="Arial"/>
                      <w:b/>
                      <w:color w:val="000000" w:themeColor="text1"/>
                      <w:sz w:val="18"/>
                      <w:szCs w:val="18"/>
                      <w:lang w:val="en-US"/>
                    </w:rPr>
                  </w:rPrChange>
                </w:rPr>
                <w:t xml:space="preserve"> with ‘Columns [names] are not available in the CSR data report [name]’ and move to the next report</w:t>
              </w:r>
            </w:ins>
          </w:p>
        </w:tc>
        <w:tc>
          <w:tcPr>
            <w:tcW w:w="6472" w:type="dxa"/>
          </w:tcPr>
          <w:p w14:paraId="67D562AC" w14:textId="77777777" w:rsidR="00380C6C" w:rsidRPr="005335B1" w:rsidRDefault="00380C6C" w:rsidP="001311F4">
            <w:pPr>
              <w:rPr>
                <w:ins w:id="2593" w:author="Author"/>
                <w:rFonts w:cs="Arial"/>
                <w:i/>
                <w:color w:val="000000" w:themeColor="text1"/>
                <w:sz w:val="18"/>
                <w:szCs w:val="18"/>
                <w:lang w:val="en-US"/>
              </w:rPr>
            </w:pPr>
          </w:p>
        </w:tc>
      </w:tr>
      <w:tr w:rsidR="00380C6C" w:rsidRPr="005335B1" w14:paraId="3188E33B" w14:textId="77777777" w:rsidTr="001311F4">
        <w:trPr>
          <w:cantSplit/>
          <w:trHeight w:val="20"/>
          <w:ins w:id="2594" w:author="Author"/>
        </w:trPr>
        <w:tc>
          <w:tcPr>
            <w:tcW w:w="693" w:type="dxa"/>
          </w:tcPr>
          <w:p w14:paraId="70AC869D" w14:textId="29BA3489" w:rsidR="00380C6C" w:rsidRDefault="00380C6C" w:rsidP="001311F4">
            <w:pPr>
              <w:rPr>
                <w:ins w:id="2595" w:author="Author"/>
                <w:rFonts w:cs="Arial"/>
                <w:i/>
                <w:sz w:val="18"/>
                <w:szCs w:val="18"/>
                <w:lang w:val="en-US"/>
              </w:rPr>
            </w:pPr>
            <w:ins w:id="2596" w:author="Author">
              <w:r>
                <w:rPr>
                  <w:rFonts w:cs="Arial"/>
                  <w:i/>
                  <w:sz w:val="18"/>
                  <w:szCs w:val="18"/>
                  <w:lang w:val="en-US"/>
                </w:rPr>
                <w:t>3.2.4</w:t>
              </w:r>
            </w:ins>
          </w:p>
        </w:tc>
        <w:tc>
          <w:tcPr>
            <w:tcW w:w="4311" w:type="dxa"/>
          </w:tcPr>
          <w:p w14:paraId="25B52B6C" w14:textId="4FFD7E95" w:rsidR="00380C6C" w:rsidRDefault="00380C6C" w:rsidP="001311F4">
            <w:pPr>
              <w:pStyle w:val="steptext"/>
              <w:rPr>
                <w:ins w:id="2597" w:author="Author"/>
                <w:rFonts w:ascii="Arial" w:eastAsiaTheme="minorHAnsi" w:hAnsi="Arial" w:cs="Arial"/>
                <w:i/>
                <w:color w:val="000000" w:themeColor="text1"/>
                <w:sz w:val="18"/>
                <w:szCs w:val="18"/>
              </w:rPr>
            </w:pPr>
            <w:ins w:id="2598" w:author="Author">
              <w:r>
                <w:rPr>
                  <w:rFonts w:ascii="Arial" w:eastAsiaTheme="minorHAnsi" w:hAnsi="Arial" w:cs="Arial"/>
                  <w:i/>
                  <w:color w:val="000000" w:themeColor="text1"/>
                  <w:sz w:val="18"/>
                  <w:szCs w:val="18"/>
                </w:rPr>
                <w:t>When the values to be filtered are missing from the row data</w:t>
              </w:r>
            </w:ins>
          </w:p>
        </w:tc>
        <w:tc>
          <w:tcPr>
            <w:tcW w:w="2836" w:type="dxa"/>
          </w:tcPr>
          <w:p w14:paraId="0C8F3B1C" w14:textId="77777777" w:rsidR="00380C6C" w:rsidRPr="00380C6C" w:rsidRDefault="00380C6C" w:rsidP="00380C6C">
            <w:pPr>
              <w:rPr>
                <w:ins w:id="2599" w:author="Author"/>
                <w:rFonts w:cs="Arial"/>
                <w:b/>
                <w:color w:val="000000" w:themeColor="text1"/>
                <w:sz w:val="18"/>
                <w:szCs w:val="18"/>
                <w:lang w:val="en-US"/>
              </w:rPr>
            </w:pPr>
            <w:ins w:id="2600" w:author="Author">
              <w:r w:rsidRPr="00380C6C">
                <w:rPr>
                  <w:rFonts w:cs="Arial"/>
                  <w:b/>
                  <w:color w:val="000000" w:themeColor="text1"/>
                  <w:sz w:val="18"/>
                  <w:szCs w:val="18"/>
                  <w:lang w:val="en-US"/>
                </w:rPr>
                <w:t xml:space="preserve">IF </w:t>
              </w:r>
              <w:r w:rsidRPr="003B6306">
                <w:rPr>
                  <w:rFonts w:cs="Arial"/>
                  <w:color w:val="000000" w:themeColor="text1"/>
                  <w:sz w:val="18"/>
                  <w:szCs w:val="18"/>
                  <w:lang w:val="en-US"/>
                  <w:rPrChange w:id="2601" w:author="Author">
                    <w:rPr>
                      <w:rFonts w:cs="Arial"/>
                      <w:b/>
                      <w:color w:val="000000" w:themeColor="text1"/>
                      <w:sz w:val="18"/>
                      <w:szCs w:val="18"/>
                      <w:lang w:val="en-US"/>
                    </w:rPr>
                  </w:rPrChange>
                </w:rPr>
                <w:t>the values to be filtered are not available</w:t>
              </w:r>
            </w:ins>
          </w:p>
          <w:p w14:paraId="324FA7C6" w14:textId="6DDB4FC6" w:rsidR="00380C6C" w:rsidRPr="00380C6C" w:rsidRDefault="00380C6C" w:rsidP="00380C6C">
            <w:pPr>
              <w:rPr>
                <w:ins w:id="2602" w:author="Author"/>
                <w:rFonts w:cs="Arial"/>
                <w:b/>
                <w:color w:val="000000" w:themeColor="text1"/>
                <w:sz w:val="18"/>
                <w:szCs w:val="18"/>
                <w:lang w:val="en-US"/>
              </w:rPr>
            </w:pPr>
            <w:ins w:id="2603" w:author="Author">
              <w:r w:rsidRPr="00380C6C">
                <w:rPr>
                  <w:rFonts w:cs="Arial"/>
                  <w:b/>
                  <w:color w:val="000000" w:themeColor="text1"/>
                  <w:sz w:val="18"/>
                  <w:szCs w:val="18"/>
                  <w:lang w:val="en-US"/>
                </w:rPr>
                <w:t xml:space="preserve">THEN </w:t>
              </w:r>
              <w:r w:rsidRPr="003B6306">
                <w:rPr>
                  <w:rFonts w:cs="Arial"/>
                  <w:color w:val="000000" w:themeColor="text1"/>
                  <w:sz w:val="18"/>
                  <w:szCs w:val="18"/>
                  <w:lang w:val="en-US"/>
                  <w:rPrChange w:id="2604" w:author="Author">
                    <w:rPr>
                      <w:rFonts w:cs="Arial"/>
                      <w:b/>
                      <w:color w:val="000000" w:themeColor="text1"/>
                      <w:sz w:val="18"/>
                      <w:szCs w:val="18"/>
                      <w:lang w:val="en-US"/>
                    </w:rPr>
                  </w:rPrChange>
                </w:rPr>
                <w:t>ignore the step and move to the next one that would not be dependent on that particular step.</w:t>
              </w:r>
            </w:ins>
          </w:p>
        </w:tc>
        <w:tc>
          <w:tcPr>
            <w:tcW w:w="6472" w:type="dxa"/>
          </w:tcPr>
          <w:p w14:paraId="34E43318" w14:textId="77777777" w:rsidR="00380C6C" w:rsidRPr="005335B1" w:rsidRDefault="00380C6C" w:rsidP="001311F4">
            <w:pPr>
              <w:rPr>
                <w:ins w:id="2605" w:author="Author"/>
                <w:rFonts w:cs="Arial"/>
                <w:i/>
                <w:color w:val="000000" w:themeColor="text1"/>
                <w:sz w:val="18"/>
                <w:szCs w:val="18"/>
                <w:lang w:val="en-US"/>
              </w:rPr>
            </w:pPr>
          </w:p>
        </w:tc>
      </w:tr>
      <w:tr w:rsidR="00380C6C" w:rsidRPr="005335B1" w14:paraId="40A265A5" w14:textId="77777777" w:rsidTr="001311F4">
        <w:trPr>
          <w:cantSplit/>
          <w:trHeight w:val="20"/>
          <w:ins w:id="2606" w:author="Author"/>
        </w:trPr>
        <w:tc>
          <w:tcPr>
            <w:tcW w:w="693" w:type="dxa"/>
          </w:tcPr>
          <w:p w14:paraId="73BC8DF7" w14:textId="1C82B826" w:rsidR="00380C6C" w:rsidRDefault="00380C6C" w:rsidP="001311F4">
            <w:pPr>
              <w:rPr>
                <w:ins w:id="2607" w:author="Author"/>
                <w:rFonts w:cs="Arial"/>
                <w:i/>
                <w:sz w:val="18"/>
                <w:szCs w:val="18"/>
                <w:lang w:val="en-US"/>
              </w:rPr>
            </w:pPr>
            <w:ins w:id="2608" w:author="Author">
              <w:r>
                <w:rPr>
                  <w:rFonts w:cs="Arial"/>
                  <w:i/>
                  <w:sz w:val="18"/>
                  <w:szCs w:val="18"/>
                  <w:lang w:val="en-US"/>
                </w:rPr>
                <w:t>3.2.5</w:t>
              </w:r>
            </w:ins>
          </w:p>
        </w:tc>
        <w:tc>
          <w:tcPr>
            <w:tcW w:w="4311" w:type="dxa"/>
          </w:tcPr>
          <w:p w14:paraId="239F39CA" w14:textId="49B7163D" w:rsidR="00380C6C" w:rsidRDefault="00380C6C" w:rsidP="001311F4">
            <w:pPr>
              <w:pStyle w:val="steptext"/>
              <w:rPr>
                <w:ins w:id="2609" w:author="Author"/>
                <w:rFonts w:ascii="Arial" w:eastAsiaTheme="minorHAnsi" w:hAnsi="Arial" w:cs="Arial"/>
                <w:i/>
                <w:color w:val="000000" w:themeColor="text1"/>
                <w:sz w:val="18"/>
                <w:szCs w:val="18"/>
              </w:rPr>
            </w:pPr>
            <w:ins w:id="2610" w:author="Author">
              <w:r>
                <w:rPr>
                  <w:rFonts w:ascii="Arial" w:eastAsiaTheme="minorHAnsi" w:hAnsi="Arial" w:cs="Arial"/>
                  <w:i/>
                  <w:color w:val="000000" w:themeColor="text1"/>
                  <w:sz w:val="18"/>
                  <w:szCs w:val="18"/>
                </w:rPr>
                <w:t xml:space="preserve">When one or part of the filtering criteria is missing from the row data but others are available </w:t>
              </w:r>
            </w:ins>
          </w:p>
        </w:tc>
        <w:tc>
          <w:tcPr>
            <w:tcW w:w="2836" w:type="dxa"/>
          </w:tcPr>
          <w:p w14:paraId="71746070" w14:textId="5D2DFFF0" w:rsidR="00380C6C" w:rsidRPr="00380C6C" w:rsidRDefault="00380C6C" w:rsidP="00380C6C">
            <w:pPr>
              <w:rPr>
                <w:ins w:id="2611" w:author="Author"/>
                <w:rFonts w:cs="Arial"/>
                <w:b/>
                <w:color w:val="000000" w:themeColor="text1"/>
                <w:sz w:val="18"/>
                <w:szCs w:val="18"/>
                <w:lang w:val="en-US"/>
              </w:rPr>
            </w:pPr>
            <w:ins w:id="2612" w:author="Author">
              <w:r w:rsidRPr="00380C6C">
                <w:rPr>
                  <w:rFonts w:cs="Arial"/>
                  <w:b/>
                  <w:color w:val="000000" w:themeColor="text1"/>
                  <w:sz w:val="18"/>
                  <w:szCs w:val="18"/>
                  <w:lang w:val="en-US"/>
                </w:rPr>
                <w:t xml:space="preserve">IF </w:t>
              </w:r>
              <w:r w:rsidRPr="003B6306">
                <w:rPr>
                  <w:rFonts w:cs="Arial"/>
                  <w:color w:val="000000" w:themeColor="text1"/>
                  <w:sz w:val="18"/>
                  <w:szCs w:val="18"/>
                  <w:lang w:val="en-US"/>
                  <w:rPrChange w:id="2613" w:author="Author">
                    <w:rPr>
                      <w:rFonts w:cs="Arial"/>
                      <w:b/>
                      <w:color w:val="000000" w:themeColor="text1"/>
                      <w:sz w:val="18"/>
                      <w:szCs w:val="18"/>
                      <w:lang w:val="en-US"/>
                    </w:rPr>
                  </w:rPrChange>
                </w:rPr>
                <w:t>one</w:t>
              </w:r>
              <w:r>
                <w:rPr>
                  <w:rFonts w:cs="Arial"/>
                  <w:b/>
                  <w:color w:val="000000" w:themeColor="text1"/>
                  <w:sz w:val="18"/>
                  <w:szCs w:val="18"/>
                  <w:lang w:val="en-US"/>
                </w:rPr>
                <w:t xml:space="preserve"> </w:t>
              </w:r>
              <w:r>
                <w:rPr>
                  <w:rFonts w:cs="Arial"/>
                  <w:color w:val="000000" w:themeColor="text1"/>
                  <w:sz w:val="18"/>
                  <w:szCs w:val="18"/>
                  <w:lang w:val="en-US"/>
                </w:rPr>
                <w:t xml:space="preserve">or part </w:t>
              </w:r>
              <w:r w:rsidRPr="007E2239">
                <w:rPr>
                  <w:rFonts w:cs="Arial"/>
                  <w:color w:val="000000" w:themeColor="text1"/>
                  <w:sz w:val="18"/>
                  <w:szCs w:val="18"/>
                  <w:lang w:val="en-US"/>
                </w:rPr>
                <w:t>the values to be filtered are not available</w:t>
              </w:r>
            </w:ins>
          </w:p>
          <w:p w14:paraId="2E78B401" w14:textId="4D6525BC" w:rsidR="00380C6C" w:rsidRPr="00380C6C" w:rsidRDefault="00380C6C" w:rsidP="00380C6C">
            <w:pPr>
              <w:rPr>
                <w:ins w:id="2614" w:author="Author"/>
                <w:rFonts w:cs="Arial"/>
                <w:b/>
                <w:color w:val="000000" w:themeColor="text1"/>
                <w:sz w:val="18"/>
                <w:szCs w:val="18"/>
                <w:lang w:val="en-US"/>
              </w:rPr>
            </w:pPr>
            <w:ins w:id="2615" w:author="Author">
              <w:r w:rsidRPr="00380C6C">
                <w:rPr>
                  <w:rFonts w:cs="Arial"/>
                  <w:b/>
                  <w:color w:val="000000" w:themeColor="text1"/>
                  <w:sz w:val="18"/>
                  <w:szCs w:val="18"/>
                  <w:lang w:val="en-US"/>
                </w:rPr>
                <w:t xml:space="preserve">THEN </w:t>
              </w:r>
              <w:r>
                <w:rPr>
                  <w:rFonts w:cs="Arial"/>
                  <w:color w:val="000000" w:themeColor="text1"/>
                  <w:sz w:val="18"/>
                  <w:szCs w:val="18"/>
                  <w:lang w:val="en-US"/>
                </w:rPr>
                <w:t xml:space="preserve">robot will filter on the available criteria and proceed as per the current design </w:t>
              </w:r>
            </w:ins>
          </w:p>
        </w:tc>
        <w:tc>
          <w:tcPr>
            <w:tcW w:w="6472" w:type="dxa"/>
          </w:tcPr>
          <w:p w14:paraId="679E57FD" w14:textId="77777777" w:rsidR="00380C6C" w:rsidRPr="005335B1" w:rsidRDefault="00380C6C" w:rsidP="001311F4">
            <w:pPr>
              <w:rPr>
                <w:ins w:id="2616" w:author="Author"/>
                <w:rFonts w:cs="Arial"/>
                <w:i/>
                <w:color w:val="000000" w:themeColor="text1"/>
                <w:sz w:val="18"/>
                <w:szCs w:val="18"/>
                <w:lang w:val="en-US"/>
              </w:rPr>
            </w:pPr>
          </w:p>
        </w:tc>
      </w:tr>
      <w:tr w:rsidR="00380C6C" w:rsidRPr="005335B1" w14:paraId="5AFE211E" w14:textId="77777777" w:rsidTr="001311F4">
        <w:trPr>
          <w:cantSplit/>
          <w:trHeight w:val="20"/>
          <w:ins w:id="2617" w:author="Author"/>
        </w:trPr>
        <w:tc>
          <w:tcPr>
            <w:tcW w:w="693" w:type="dxa"/>
          </w:tcPr>
          <w:p w14:paraId="7667351C" w14:textId="650D0CF5" w:rsidR="00380C6C" w:rsidRDefault="00380C6C" w:rsidP="001311F4">
            <w:pPr>
              <w:rPr>
                <w:ins w:id="2618" w:author="Author"/>
                <w:rFonts w:cs="Arial"/>
                <w:i/>
                <w:sz w:val="18"/>
                <w:szCs w:val="18"/>
                <w:lang w:val="en-US"/>
              </w:rPr>
            </w:pPr>
            <w:ins w:id="2619" w:author="Author">
              <w:r>
                <w:rPr>
                  <w:rFonts w:cs="Arial"/>
                  <w:i/>
                  <w:sz w:val="18"/>
                  <w:szCs w:val="18"/>
                  <w:lang w:val="en-US"/>
                </w:rPr>
                <w:lastRenderedPageBreak/>
                <w:t>3.2.6</w:t>
              </w:r>
            </w:ins>
          </w:p>
        </w:tc>
        <w:tc>
          <w:tcPr>
            <w:tcW w:w="4311" w:type="dxa"/>
          </w:tcPr>
          <w:p w14:paraId="706D5793" w14:textId="68D12862" w:rsidR="00380C6C" w:rsidRDefault="00380C6C" w:rsidP="001311F4">
            <w:pPr>
              <w:pStyle w:val="steptext"/>
              <w:rPr>
                <w:ins w:id="2620" w:author="Author"/>
                <w:rFonts w:ascii="Arial" w:eastAsiaTheme="minorHAnsi" w:hAnsi="Arial" w:cs="Arial"/>
                <w:i/>
                <w:color w:val="000000" w:themeColor="text1"/>
                <w:sz w:val="18"/>
                <w:szCs w:val="18"/>
              </w:rPr>
            </w:pPr>
            <w:ins w:id="2621" w:author="Author">
              <w:r>
                <w:rPr>
                  <w:rFonts w:ascii="Arial" w:eastAsiaTheme="minorHAnsi" w:hAnsi="Arial" w:cs="Arial"/>
                  <w:i/>
                  <w:color w:val="000000" w:themeColor="text1"/>
                  <w:sz w:val="18"/>
                  <w:szCs w:val="18"/>
                </w:rPr>
                <w:t>When the dictionaries/mapping tables used in the process are missing from the Shared Network Path</w:t>
              </w:r>
            </w:ins>
          </w:p>
        </w:tc>
        <w:tc>
          <w:tcPr>
            <w:tcW w:w="2836" w:type="dxa"/>
          </w:tcPr>
          <w:p w14:paraId="5199333B" w14:textId="00633DAC" w:rsidR="00380C6C" w:rsidRPr="00380C6C" w:rsidRDefault="00380C6C" w:rsidP="00380C6C">
            <w:pPr>
              <w:rPr>
                <w:ins w:id="2622" w:author="Author"/>
                <w:rFonts w:cs="Arial"/>
                <w:b/>
                <w:color w:val="000000" w:themeColor="text1"/>
                <w:sz w:val="18"/>
                <w:szCs w:val="18"/>
                <w:lang w:val="en-US"/>
              </w:rPr>
            </w:pPr>
            <w:ins w:id="2623" w:author="Author">
              <w:r w:rsidRPr="00380C6C">
                <w:rPr>
                  <w:rFonts w:cs="Arial"/>
                  <w:b/>
                  <w:color w:val="000000" w:themeColor="text1"/>
                  <w:sz w:val="18"/>
                  <w:szCs w:val="18"/>
                  <w:lang w:val="en-US"/>
                </w:rPr>
                <w:t xml:space="preserve">IF </w:t>
              </w:r>
              <w:r w:rsidRPr="00380C6C">
                <w:rPr>
                  <w:rFonts w:cs="Arial"/>
                  <w:color w:val="000000" w:themeColor="text1"/>
                  <w:sz w:val="18"/>
                  <w:szCs w:val="18"/>
                  <w:lang w:val="en-US"/>
                </w:rPr>
                <w:t>the dictionaries/mapping tables used in the process are missing from the Shared Network Path</w:t>
              </w:r>
            </w:ins>
          </w:p>
          <w:p w14:paraId="2DC58B87" w14:textId="2D74A0FC" w:rsidR="00380C6C" w:rsidRPr="00380C6C" w:rsidRDefault="00380C6C" w:rsidP="00380C6C">
            <w:pPr>
              <w:rPr>
                <w:ins w:id="2624" w:author="Author"/>
                <w:rFonts w:cs="Arial"/>
                <w:b/>
                <w:color w:val="000000" w:themeColor="text1"/>
                <w:sz w:val="18"/>
                <w:szCs w:val="18"/>
                <w:lang w:val="en-US"/>
              </w:rPr>
            </w:pPr>
            <w:ins w:id="2625" w:author="Author">
              <w:r w:rsidRPr="00380C6C">
                <w:rPr>
                  <w:rFonts w:cs="Arial"/>
                  <w:b/>
                  <w:color w:val="000000" w:themeColor="text1"/>
                  <w:sz w:val="18"/>
                  <w:szCs w:val="18"/>
                  <w:lang w:val="en-US"/>
                </w:rPr>
                <w:t xml:space="preserve">THEN </w:t>
              </w:r>
              <w:r>
                <w:rPr>
                  <w:rFonts w:cs="Arial"/>
                  <w:color w:val="000000" w:themeColor="text1"/>
                  <w:sz w:val="18"/>
                  <w:szCs w:val="18"/>
                  <w:lang w:val="en-US"/>
                </w:rPr>
                <w:t xml:space="preserve">robot will </w:t>
              </w:r>
              <w:r w:rsidR="00392BEE">
                <w:rPr>
                  <w:rFonts w:cs="Arial"/>
                  <w:color w:val="000000" w:themeColor="text1"/>
                  <w:sz w:val="18"/>
                  <w:szCs w:val="18"/>
                  <w:lang w:val="en-US"/>
                </w:rPr>
                <w:t xml:space="preserve">stop the process and </w:t>
              </w:r>
              <w:r w:rsidR="00F80870">
                <w:rPr>
                  <w:rFonts w:cs="Arial"/>
                  <w:color w:val="000000" w:themeColor="text1"/>
                  <w:sz w:val="18"/>
                  <w:szCs w:val="18"/>
                  <w:lang w:val="en-US"/>
                </w:rPr>
                <w:t xml:space="preserve">send an email notification </w:t>
              </w:r>
              <w:del w:id="2626" w:author="Author">
                <w:r w:rsidR="00F80870" w:rsidDel="00392BEE">
                  <w:rPr>
                    <w:rFonts w:cs="Arial"/>
                    <w:color w:val="000000" w:themeColor="text1"/>
                    <w:sz w:val="18"/>
                    <w:szCs w:val="18"/>
                    <w:lang w:val="en-US"/>
                  </w:rPr>
                  <w:delText>that the file is missing.</w:delText>
                </w:r>
              </w:del>
              <w:r w:rsidR="00392BEE">
                <w:rPr>
                  <w:rFonts w:cs="Arial"/>
                  <w:color w:val="000000" w:themeColor="text1"/>
                  <w:sz w:val="18"/>
                  <w:szCs w:val="18"/>
                  <w:lang w:val="en-US"/>
                </w:rPr>
                <w:t xml:space="preserve">to </w:t>
              </w:r>
              <w:r w:rsidR="008114B9">
                <w:rPr>
                  <w:rFonts w:ascii="Verdana" w:eastAsia="Times New Roman" w:hAnsi="Verdana"/>
                  <w:color w:val="000000"/>
                  <w:sz w:val="18"/>
                  <w:szCs w:val="18"/>
                </w:rPr>
                <w:fldChar w:fldCharType="begin"/>
              </w:r>
              <w:r w:rsidR="008114B9">
                <w:rPr>
                  <w:rFonts w:ascii="Verdana" w:eastAsia="Times New Roman" w:hAnsi="Verdana"/>
                  <w:color w:val="000000"/>
                  <w:sz w:val="18"/>
                  <w:szCs w:val="18"/>
                </w:rPr>
                <w:instrText xml:space="preserve"> HYPERLINK "mailto:</w:instrText>
              </w:r>
              <w:r w:rsidR="008114B9" w:rsidRPr="001D29E8">
                <w:rPr>
                  <w:rFonts w:ascii="Verdana" w:eastAsia="Times New Roman" w:hAnsi="Verdana"/>
                  <w:color w:val="000000"/>
                  <w:sz w:val="18"/>
                  <w:szCs w:val="18"/>
                </w:rPr>
                <w:instrText>Global-Payment-Transparency@astrazeneca.com</w:instrText>
              </w:r>
              <w:r w:rsidR="008114B9">
                <w:rPr>
                  <w:rFonts w:ascii="Verdana" w:eastAsia="Times New Roman" w:hAnsi="Verdana"/>
                  <w:color w:val="000000"/>
                  <w:sz w:val="18"/>
                  <w:szCs w:val="18"/>
                </w:rPr>
                <w:instrText xml:space="preserve">" </w:instrText>
              </w:r>
              <w:r w:rsidR="008114B9">
                <w:rPr>
                  <w:rFonts w:ascii="Verdana" w:eastAsia="Times New Roman" w:hAnsi="Verdana"/>
                  <w:color w:val="000000"/>
                  <w:sz w:val="18"/>
                  <w:szCs w:val="18"/>
                </w:rPr>
                <w:fldChar w:fldCharType="separate"/>
              </w:r>
              <w:r w:rsidR="008114B9" w:rsidRPr="008114B9">
                <w:rPr>
                  <w:rStyle w:val="Hyperlink"/>
                  <w:rFonts w:ascii="Verdana" w:eastAsia="Times New Roman" w:hAnsi="Verdana"/>
                  <w:sz w:val="18"/>
                  <w:szCs w:val="18"/>
                </w:rPr>
                <w:t>Global-Payment-Transparency@astrazeneca.com</w:t>
              </w:r>
              <w:r w:rsidR="008114B9">
                <w:rPr>
                  <w:rFonts w:ascii="Verdana" w:eastAsia="Times New Roman" w:hAnsi="Verdana"/>
                  <w:color w:val="000000"/>
                  <w:sz w:val="18"/>
                  <w:szCs w:val="18"/>
                </w:rPr>
                <w:fldChar w:fldCharType="end"/>
              </w:r>
              <w:r w:rsidR="008114B9">
                <w:rPr>
                  <w:rFonts w:cs="Arial"/>
                  <w:color w:val="000000" w:themeColor="text1"/>
                  <w:sz w:val="18"/>
                  <w:szCs w:val="18"/>
                  <w:lang w:val="en-US"/>
                </w:rPr>
                <w:t xml:space="preserve">,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8114B9">
                <w:rPr>
                  <w:rFonts w:cs="Arial"/>
                  <w:color w:val="000000" w:themeColor="text1"/>
                  <w:sz w:val="18"/>
                  <w:szCs w:val="18"/>
                  <w:lang w:val="en-US"/>
                </w:rPr>
                <w:instrText>radoslaw.orski@astrazeneca.com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65549B">
                <w:rPr>
                  <w:rStyle w:val="Hyperlink"/>
                  <w:rFonts w:cs="Arial"/>
                  <w:sz w:val="18"/>
                  <w:szCs w:val="18"/>
                  <w:lang w:val="en-US"/>
                </w:rPr>
                <w:t>radoslaw.orski@astrazeneca.com</w:t>
              </w:r>
              <w:r w:rsidR="008114B9">
                <w:rPr>
                  <w:rFonts w:cs="Arial"/>
                  <w:color w:val="000000" w:themeColor="text1"/>
                  <w:sz w:val="18"/>
                  <w:szCs w:val="18"/>
                  <w:lang w:val="en-US"/>
                </w:rPr>
                <w:fldChar w:fldCharType="end"/>
              </w:r>
              <w:r w:rsidR="008114B9">
                <w:rPr>
                  <w:rFonts w:cs="Arial"/>
                  <w:color w:val="000000" w:themeColor="text1"/>
                  <w:sz w:val="18"/>
                  <w:szCs w:val="18"/>
                  <w:lang w:val="en-US"/>
                </w:rPr>
                <w:t xml:space="preserve">,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7650DA">
                <w:rPr>
                  <w:rFonts w:cs="Arial"/>
                  <w:color w:val="000000" w:themeColor="text1"/>
                  <w:sz w:val="18"/>
                  <w:szCs w:val="18"/>
                  <w:lang w:val="en-US"/>
                </w:rPr>
                <w:instrText>Megan.Dalaya@astrazeneca.com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B21139">
                <w:rPr>
                  <w:rStyle w:val="Hyperlink"/>
                  <w:rFonts w:cs="Arial"/>
                  <w:sz w:val="18"/>
                  <w:szCs w:val="18"/>
                  <w:lang w:val="en-US"/>
                </w:rPr>
                <w:t>Megan.Dalaya@astrazeneca.com</w:t>
              </w:r>
              <w:r w:rsidR="008114B9">
                <w:rPr>
                  <w:rFonts w:cs="Arial"/>
                  <w:color w:val="000000" w:themeColor="text1"/>
                  <w:sz w:val="18"/>
                  <w:szCs w:val="18"/>
                  <w:lang w:val="en-US"/>
                </w:rPr>
                <w:fldChar w:fldCharType="end"/>
              </w:r>
              <w:r w:rsidR="008114B9">
                <w:rPr>
                  <w:rFonts w:cs="Arial"/>
                  <w:color w:val="000000" w:themeColor="text1"/>
                  <w:sz w:val="18"/>
                  <w:szCs w:val="18"/>
                  <w:lang w:val="en-US"/>
                </w:rPr>
                <w:t xml:space="preserve">, and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7650DA">
                <w:rPr>
                  <w:rFonts w:cs="Arial"/>
                  <w:color w:val="000000" w:themeColor="text1"/>
                  <w:sz w:val="18"/>
                  <w:szCs w:val="18"/>
                  <w:lang w:val="en-US"/>
                </w:rPr>
                <w:instrText>Christine.Fernandes1@astrazeneca.com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B21139">
                <w:rPr>
                  <w:rStyle w:val="Hyperlink"/>
                  <w:rFonts w:cs="Arial"/>
                  <w:sz w:val="18"/>
                  <w:szCs w:val="18"/>
                  <w:lang w:val="en-US"/>
                </w:rPr>
                <w:t>Christine.Fernandes1@astrazeneca.com</w:t>
              </w:r>
              <w:r w:rsidR="008114B9">
                <w:rPr>
                  <w:rFonts w:cs="Arial"/>
                  <w:color w:val="000000" w:themeColor="text1"/>
                  <w:sz w:val="18"/>
                  <w:szCs w:val="18"/>
                  <w:lang w:val="en-US"/>
                </w:rPr>
                <w:fldChar w:fldCharType="end"/>
              </w:r>
              <w:del w:id="2627" w:author="Author">
                <w:r w:rsidR="007650DA" w:rsidDel="008114B9">
                  <w:rPr>
                    <w:rFonts w:ascii="Verdana" w:eastAsia="Times New Roman" w:hAnsi="Verdana"/>
                    <w:color w:val="000000"/>
                    <w:sz w:val="18"/>
                    <w:szCs w:val="18"/>
                  </w:rPr>
                  <w:fldChar w:fldCharType="begin"/>
                </w:r>
                <w:r w:rsidR="007650DA" w:rsidDel="008114B9">
                  <w:rPr>
                    <w:rFonts w:ascii="Verdana" w:eastAsia="Times New Roman" w:hAnsi="Verdana"/>
                    <w:color w:val="000000"/>
                    <w:sz w:val="18"/>
                    <w:szCs w:val="18"/>
                  </w:rPr>
                  <w:delInstrText xml:space="preserve"> HYPERLINK "mailto:teamGlobal-Payment-Transparency@astrazeneca.com" </w:delInstrText>
                </w:r>
                <w:r w:rsidR="007650DA" w:rsidDel="008114B9">
                  <w:rPr>
                    <w:rFonts w:ascii="Verdana" w:eastAsia="Times New Roman" w:hAnsi="Verdana"/>
                    <w:color w:val="000000"/>
                    <w:sz w:val="18"/>
                    <w:szCs w:val="18"/>
                  </w:rPr>
                  <w:fldChar w:fldCharType="separate"/>
                </w:r>
                <w:r w:rsidR="007650DA" w:rsidDel="008114B9">
                  <w:rPr>
                    <w:rStyle w:val="Hyperlink"/>
                    <w:rFonts w:ascii="Verdana" w:eastAsia="Times New Roman" w:hAnsi="Verdana"/>
                    <w:sz w:val="18"/>
                    <w:szCs w:val="18"/>
                  </w:rPr>
                  <w:delText>teamGlobal-Payment-Transparency@astrazeneca.com</w:delText>
                </w:r>
                <w:r w:rsidR="007650DA" w:rsidDel="008114B9">
                  <w:rPr>
                    <w:rFonts w:ascii="Verdana" w:eastAsia="Times New Roman" w:hAnsi="Verdana"/>
                    <w:color w:val="000000"/>
                    <w:sz w:val="18"/>
                    <w:szCs w:val="18"/>
                  </w:rPr>
                  <w:fldChar w:fldCharType="end"/>
                </w:r>
                <w:r w:rsidR="007650DA" w:rsidDel="008114B9">
                  <w:rPr>
                    <w:rFonts w:cs="Arial"/>
                    <w:color w:val="000000" w:themeColor="text1"/>
                    <w:sz w:val="18"/>
                    <w:szCs w:val="18"/>
                    <w:lang w:val="en-US"/>
                  </w:rPr>
                  <w:delText xml:space="preserve">, </w:delText>
                </w:r>
                <w:r w:rsidR="007650DA" w:rsidDel="008114B9">
                  <w:rPr>
                    <w:rFonts w:cs="Arial"/>
                    <w:color w:val="000000" w:themeColor="text1"/>
                    <w:sz w:val="18"/>
                    <w:szCs w:val="18"/>
                    <w:lang w:val="en-US"/>
                  </w:rPr>
                  <w:fldChar w:fldCharType="begin"/>
                </w:r>
                <w:r w:rsidR="007650DA" w:rsidDel="008114B9">
                  <w:rPr>
                    <w:rFonts w:cs="Arial"/>
                    <w:color w:val="000000" w:themeColor="text1"/>
                    <w:sz w:val="18"/>
                    <w:szCs w:val="18"/>
                    <w:lang w:val="en-US"/>
                  </w:rPr>
                  <w:delInstrText xml:space="preserve"> HYPERLINK "mailto:</w:delInstrText>
                </w:r>
                <w:r w:rsidR="007650DA" w:rsidRPr="007650DA" w:rsidDel="008114B9">
                  <w:rPr>
                    <w:rFonts w:cs="Arial"/>
                    <w:color w:val="000000" w:themeColor="text1"/>
                    <w:sz w:val="18"/>
                    <w:szCs w:val="18"/>
                    <w:lang w:val="en-US"/>
                  </w:rPr>
                  <w:delInstrText>Megan.Dalaya@astrazeneca.com</w:delInstrText>
                </w:r>
                <w:r w:rsidR="007650DA" w:rsidDel="008114B9">
                  <w:rPr>
                    <w:rFonts w:cs="Arial"/>
                    <w:color w:val="000000" w:themeColor="text1"/>
                    <w:sz w:val="18"/>
                    <w:szCs w:val="18"/>
                    <w:lang w:val="en-US"/>
                  </w:rPr>
                  <w:delInstrText xml:space="preserve">" </w:delInstrText>
                </w:r>
                <w:r w:rsidR="007650DA" w:rsidDel="008114B9">
                  <w:rPr>
                    <w:rFonts w:cs="Arial"/>
                    <w:color w:val="000000" w:themeColor="text1"/>
                    <w:sz w:val="18"/>
                    <w:szCs w:val="18"/>
                    <w:lang w:val="en-US"/>
                  </w:rPr>
                  <w:fldChar w:fldCharType="separate"/>
                </w:r>
                <w:r w:rsidR="007650DA" w:rsidRPr="00B21139" w:rsidDel="008114B9">
                  <w:rPr>
                    <w:rStyle w:val="Hyperlink"/>
                    <w:rFonts w:cs="Arial"/>
                    <w:sz w:val="18"/>
                    <w:szCs w:val="18"/>
                    <w:lang w:val="en-US"/>
                  </w:rPr>
                  <w:delText>Megan.Dalaya@astrazeneca.com</w:delText>
                </w:r>
                <w:r w:rsidR="007650DA" w:rsidDel="008114B9">
                  <w:rPr>
                    <w:rFonts w:cs="Arial"/>
                    <w:color w:val="000000" w:themeColor="text1"/>
                    <w:sz w:val="18"/>
                    <w:szCs w:val="18"/>
                    <w:lang w:val="en-US"/>
                  </w:rPr>
                  <w:fldChar w:fldCharType="end"/>
                </w:r>
                <w:r w:rsidR="007650DA" w:rsidDel="008114B9">
                  <w:rPr>
                    <w:rFonts w:cs="Arial"/>
                    <w:color w:val="000000" w:themeColor="text1"/>
                    <w:sz w:val="18"/>
                    <w:szCs w:val="18"/>
                    <w:lang w:val="en-US"/>
                  </w:rPr>
                  <w:delText xml:space="preserve">  and </w:delText>
                </w:r>
                <w:r w:rsidR="007650DA" w:rsidDel="008114B9">
                  <w:rPr>
                    <w:rFonts w:cs="Arial"/>
                    <w:color w:val="000000" w:themeColor="text1"/>
                    <w:sz w:val="18"/>
                    <w:szCs w:val="18"/>
                    <w:lang w:val="en-US"/>
                  </w:rPr>
                  <w:fldChar w:fldCharType="begin"/>
                </w:r>
                <w:r w:rsidR="007650DA" w:rsidDel="008114B9">
                  <w:rPr>
                    <w:rFonts w:cs="Arial"/>
                    <w:color w:val="000000" w:themeColor="text1"/>
                    <w:sz w:val="18"/>
                    <w:szCs w:val="18"/>
                    <w:lang w:val="en-US"/>
                  </w:rPr>
                  <w:delInstrText xml:space="preserve"> HYPERLINK "mailto:</w:delInstrText>
                </w:r>
                <w:r w:rsidR="007650DA" w:rsidRPr="007650DA" w:rsidDel="008114B9">
                  <w:rPr>
                    <w:rFonts w:cs="Arial"/>
                    <w:color w:val="000000" w:themeColor="text1"/>
                    <w:sz w:val="18"/>
                    <w:szCs w:val="18"/>
                    <w:lang w:val="en-US"/>
                  </w:rPr>
                  <w:delInstrText>Christine.Fernandes1@astrazeneca.com</w:delInstrText>
                </w:r>
                <w:r w:rsidR="007650DA" w:rsidDel="008114B9">
                  <w:rPr>
                    <w:rFonts w:cs="Arial"/>
                    <w:color w:val="000000" w:themeColor="text1"/>
                    <w:sz w:val="18"/>
                    <w:szCs w:val="18"/>
                    <w:lang w:val="en-US"/>
                  </w:rPr>
                  <w:delInstrText xml:space="preserve">" </w:delInstrText>
                </w:r>
                <w:r w:rsidR="007650DA" w:rsidDel="008114B9">
                  <w:rPr>
                    <w:rFonts w:cs="Arial"/>
                    <w:color w:val="000000" w:themeColor="text1"/>
                    <w:sz w:val="18"/>
                    <w:szCs w:val="18"/>
                    <w:lang w:val="en-US"/>
                  </w:rPr>
                  <w:fldChar w:fldCharType="separate"/>
                </w:r>
                <w:r w:rsidR="007650DA" w:rsidRPr="00B21139" w:rsidDel="008114B9">
                  <w:rPr>
                    <w:rStyle w:val="Hyperlink"/>
                    <w:rFonts w:cs="Arial"/>
                    <w:sz w:val="18"/>
                    <w:szCs w:val="18"/>
                    <w:lang w:val="en-US"/>
                  </w:rPr>
                  <w:delText>Christine.Fernandes1@astrazeneca.com</w:delText>
                </w:r>
                <w:r w:rsidR="007650DA" w:rsidDel="008114B9">
                  <w:rPr>
                    <w:rFonts w:cs="Arial"/>
                    <w:color w:val="000000" w:themeColor="text1"/>
                    <w:sz w:val="18"/>
                    <w:szCs w:val="18"/>
                    <w:lang w:val="en-US"/>
                  </w:rPr>
                  <w:fldChar w:fldCharType="end"/>
                </w:r>
              </w:del>
              <w:r w:rsidR="007650DA">
                <w:rPr>
                  <w:rFonts w:cs="Arial"/>
                  <w:color w:val="000000" w:themeColor="text1"/>
                  <w:sz w:val="18"/>
                  <w:szCs w:val="18"/>
                  <w:lang w:val="en-US"/>
                </w:rPr>
                <w:t xml:space="preserve"> </w:t>
              </w:r>
              <w:del w:id="2628" w:author="Author">
                <w:r w:rsidR="00392BEE" w:rsidDel="007650DA">
                  <w:rPr>
                    <w:rFonts w:cs="Arial"/>
                    <w:color w:val="000000" w:themeColor="text1"/>
                    <w:sz w:val="18"/>
                    <w:szCs w:val="18"/>
                    <w:lang w:val="en-US"/>
                  </w:rPr>
                  <w:delText xml:space="preserve">Global Transparency Team </w:delText>
                </w:r>
              </w:del>
              <w:r w:rsidR="00392BEE">
                <w:rPr>
                  <w:rFonts w:cs="Arial"/>
                  <w:color w:val="000000" w:themeColor="text1"/>
                  <w:sz w:val="18"/>
                  <w:szCs w:val="18"/>
                  <w:lang w:val="en-US"/>
                </w:rPr>
                <w:t>with the name of the missing dictionary/mapping table</w:t>
              </w:r>
              <w:r w:rsidR="00F80870">
                <w:rPr>
                  <w:rFonts w:cs="Arial"/>
                  <w:color w:val="000000" w:themeColor="text1"/>
                  <w:sz w:val="18"/>
                  <w:szCs w:val="18"/>
                  <w:lang w:val="en-US"/>
                </w:rPr>
                <w:t xml:space="preserve"> </w:t>
              </w:r>
              <w:del w:id="2629" w:author="Author">
                <w:r w:rsidR="00F80870" w:rsidRPr="003B6306" w:rsidDel="00392BEE">
                  <w:rPr>
                    <w:rFonts w:cs="Arial"/>
                    <w:color w:val="FF0000"/>
                    <w:sz w:val="18"/>
                    <w:szCs w:val="18"/>
                    <w:lang w:val="en-US"/>
                    <w:rPrChange w:id="2630" w:author="Author">
                      <w:rPr>
                        <w:rFonts w:cs="Arial"/>
                        <w:color w:val="000000" w:themeColor="text1"/>
                        <w:sz w:val="18"/>
                        <w:szCs w:val="18"/>
                        <w:lang w:val="en-US"/>
                      </w:rPr>
                    </w:rPrChange>
                  </w:rPr>
                  <w:delText>TBC if robot will stop the process. Can it be checked in the beginning?</w:delText>
                </w:r>
              </w:del>
            </w:ins>
          </w:p>
        </w:tc>
        <w:tc>
          <w:tcPr>
            <w:tcW w:w="6472" w:type="dxa"/>
          </w:tcPr>
          <w:p w14:paraId="0E868DE4" w14:textId="77777777" w:rsidR="00380C6C" w:rsidRPr="005335B1" w:rsidRDefault="00380C6C" w:rsidP="001311F4">
            <w:pPr>
              <w:rPr>
                <w:ins w:id="2631" w:author="Author"/>
                <w:rFonts w:cs="Arial"/>
                <w:i/>
                <w:color w:val="000000" w:themeColor="text1"/>
                <w:sz w:val="18"/>
                <w:szCs w:val="18"/>
                <w:lang w:val="en-US"/>
              </w:rPr>
            </w:pPr>
          </w:p>
        </w:tc>
      </w:tr>
      <w:tr w:rsidR="00F80870" w:rsidRPr="005335B1" w14:paraId="76A669B3" w14:textId="77777777" w:rsidTr="001311F4">
        <w:trPr>
          <w:cantSplit/>
          <w:trHeight w:val="20"/>
          <w:ins w:id="2632" w:author="Author"/>
        </w:trPr>
        <w:tc>
          <w:tcPr>
            <w:tcW w:w="693" w:type="dxa"/>
          </w:tcPr>
          <w:p w14:paraId="559FF25A" w14:textId="1CEBF6BD" w:rsidR="00F80870" w:rsidRDefault="00784FB2" w:rsidP="001311F4">
            <w:pPr>
              <w:rPr>
                <w:ins w:id="2633" w:author="Author"/>
                <w:rFonts w:cs="Arial"/>
                <w:i/>
                <w:sz w:val="18"/>
                <w:szCs w:val="18"/>
                <w:lang w:val="en-US"/>
              </w:rPr>
            </w:pPr>
            <w:ins w:id="2634" w:author="Author">
              <w:r>
                <w:rPr>
                  <w:rFonts w:cs="Arial"/>
                  <w:i/>
                  <w:sz w:val="18"/>
                  <w:szCs w:val="18"/>
                  <w:lang w:val="en-US"/>
                </w:rPr>
                <w:t>3.2.7</w:t>
              </w:r>
            </w:ins>
          </w:p>
        </w:tc>
        <w:tc>
          <w:tcPr>
            <w:tcW w:w="4311" w:type="dxa"/>
          </w:tcPr>
          <w:p w14:paraId="74214DB8" w14:textId="06C4103B" w:rsidR="00F80870" w:rsidRDefault="00784FB2" w:rsidP="001311F4">
            <w:pPr>
              <w:pStyle w:val="steptext"/>
              <w:rPr>
                <w:ins w:id="2635" w:author="Author"/>
                <w:rFonts w:ascii="Arial" w:eastAsiaTheme="minorHAnsi" w:hAnsi="Arial" w:cs="Arial"/>
                <w:i/>
                <w:color w:val="000000" w:themeColor="text1"/>
                <w:sz w:val="18"/>
                <w:szCs w:val="18"/>
              </w:rPr>
            </w:pPr>
            <w:ins w:id="2636" w:author="Author">
              <w:r>
                <w:rPr>
                  <w:rFonts w:ascii="Arial" w:eastAsiaTheme="minorHAnsi" w:hAnsi="Arial" w:cs="Arial"/>
                  <w:i/>
                  <w:color w:val="000000" w:themeColor="text1"/>
                  <w:sz w:val="18"/>
                  <w:szCs w:val="18"/>
                </w:rPr>
                <w:t xml:space="preserve">When </w:t>
              </w:r>
              <w:r w:rsidR="00556192" w:rsidRPr="00556192">
                <w:rPr>
                  <w:rFonts w:ascii="Arial" w:eastAsiaTheme="minorHAnsi" w:hAnsi="Arial" w:cs="Arial"/>
                  <w:i/>
                  <w:color w:val="000000" w:themeColor="text1"/>
                  <w:sz w:val="18"/>
                  <w:szCs w:val="18"/>
                </w:rPr>
                <w:t>Marco error</w:t>
              </w:r>
              <w:r w:rsidR="00556192">
                <w:rPr>
                  <w:rFonts w:ascii="Arial" w:eastAsiaTheme="minorHAnsi" w:hAnsi="Arial" w:cs="Arial"/>
                  <w:i/>
                  <w:color w:val="000000" w:themeColor="text1"/>
                  <w:sz w:val="18"/>
                  <w:szCs w:val="18"/>
                </w:rPr>
                <w:t>s occur</w:t>
              </w:r>
              <w:r w:rsidR="00556192" w:rsidRPr="00556192">
                <w:rPr>
                  <w:rFonts w:ascii="Arial" w:eastAsiaTheme="minorHAnsi" w:hAnsi="Arial" w:cs="Arial"/>
                  <w:i/>
                  <w:color w:val="000000" w:themeColor="text1"/>
                  <w:sz w:val="18"/>
                  <w:szCs w:val="18"/>
                </w:rPr>
                <w:t xml:space="preserve"> </w:t>
              </w:r>
              <w:del w:id="2637" w:author="Author">
                <w:r w:rsidDel="00556192">
                  <w:rPr>
                    <w:rFonts w:ascii="Arial" w:eastAsiaTheme="minorHAnsi" w:hAnsi="Arial" w:cs="Arial"/>
                    <w:i/>
                    <w:color w:val="000000" w:themeColor="text1"/>
                    <w:sz w:val="18"/>
                    <w:szCs w:val="18"/>
                  </w:rPr>
                  <w:delText xml:space="preserve">Robot cannot access Shared Network Path location </w:delText>
                </w:r>
                <w:r w:rsidDel="00556192">
                  <w:rPr>
                    <w:rFonts w:ascii="Arial" w:eastAsiaTheme="minorHAnsi" w:hAnsi="Arial" w:cs="Arial"/>
                    <w:i/>
                    <w:color w:val="000000" w:themeColor="text1"/>
                    <w:sz w:val="18"/>
                    <w:szCs w:val="18"/>
                  </w:rPr>
                  <w:fldChar w:fldCharType="begin"/>
                </w:r>
                <w:r w:rsidDel="00556192">
                  <w:rPr>
                    <w:rFonts w:ascii="Arial" w:eastAsiaTheme="minorHAnsi" w:hAnsi="Arial" w:cs="Arial"/>
                    <w:i/>
                    <w:color w:val="000000" w:themeColor="text1"/>
                    <w:sz w:val="18"/>
                    <w:szCs w:val="18"/>
                  </w:rPr>
                  <w:delInstrText xml:space="preserve"> HYPERLINK "</w:delInstrText>
                </w:r>
                <w:r w:rsidRPr="00784FB2" w:rsidDel="00556192">
                  <w:rPr>
                    <w:rFonts w:ascii="Arial" w:eastAsiaTheme="minorHAnsi" w:hAnsi="Arial" w:cs="Arial"/>
                    <w:i/>
                    <w:color w:val="000000" w:themeColor="text1"/>
                    <w:sz w:val="18"/>
                    <w:szCs w:val="18"/>
                  </w:rPr>
                  <w:delInstrText>\\\\seskcifssvm01\\GPT_RPA</w:delInstrText>
                </w:r>
                <w:r w:rsidDel="00556192">
                  <w:rPr>
                    <w:rFonts w:ascii="Arial" w:eastAsiaTheme="minorHAnsi" w:hAnsi="Arial" w:cs="Arial"/>
                    <w:i/>
                    <w:color w:val="000000" w:themeColor="text1"/>
                    <w:sz w:val="18"/>
                    <w:szCs w:val="18"/>
                  </w:rPr>
                  <w:delInstrText xml:space="preserve">" </w:delInstrText>
                </w:r>
                <w:r w:rsidDel="00556192">
                  <w:rPr>
                    <w:rFonts w:ascii="Arial" w:eastAsiaTheme="minorHAnsi" w:hAnsi="Arial" w:cs="Arial"/>
                    <w:i/>
                    <w:color w:val="000000" w:themeColor="text1"/>
                    <w:sz w:val="18"/>
                    <w:szCs w:val="18"/>
                  </w:rPr>
                  <w:fldChar w:fldCharType="separate"/>
                </w:r>
                <w:r w:rsidRPr="00CC2A8A" w:rsidDel="00556192">
                  <w:rPr>
                    <w:rStyle w:val="Hyperlink"/>
                    <w:rFonts w:ascii="Arial" w:eastAsiaTheme="minorHAnsi" w:hAnsi="Arial" w:cs="Arial"/>
                    <w:i/>
                    <w:sz w:val="18"/>
                    <w:szCs w:val="18"/>
                  </w:rPr>
                  <w:delText>\\seskcifssvm01\GPT_RPA</w:delText>
                </w:r>
                <w:r w:rsidDel="00556192">
                  <w:rPr>
                    <w:rFonts w:ascii="Arial" w:eastAsiaTheme="minorHAnsi" w:hAnsi="Arial" w:cs="Arial"/>
                    <w:i/>
                    <w:color w:val="000000" w:themeColor="text1"/>
                    <w:sz w:val="18"/>
                    <w:szCs w:val="18"/>
                  </w:rPr>
                  <w:fldChar w:fldCharType="end"/>
                </w:r>
                <w:r w:rsidDel="00556192">
                  <w:rPr>
                    <w:rFonts w:ascii="Arial" w:eastAsiaTheme="minorHAnsi" w:hAnsi="Arial" w:cs="Arial"/>
                    <w:i/>
                    <w:color w:val="000000" w:themeColor="text1"/>
                    <w:sz w:val="18"/>
                    <w:szCs w:val="18"/>
                  </w:rPr>
                  <w:delText xml:space="preserve"> </w:delText>
                </w:r>
              </w:del>
            </w:ins>
          </w:p>
        </w:tc>
        <w:tc>
          <w:tcPr>
            <w:tcW w:w="2836" w:type="dxa"/>
          </w:tcPr>
          <w:p w14:paraId="747DBAD6" w14:textId="0F5992EE" w:rsidR="00556192" w:rsidRPr="00556192" w:rsidRDefault="00556192" w:rsidP="00556192">
            <w:pPr>
              <w:rPr>
                <w:ins w:id="2638" w:author="Author"/>
                <w:rFonts w:cs="Arial"/>
                <w:b/>
                <w:color w:val="000000" w:themeColor="text1"/>
                <w:sz w:val="18"/>
                <w:szCs w:val="18"/>
                <w:lang w:val="en-US"/>
              </w:rPr>
            </w:pPr>
            <w:ins w:id="2639" w:author="Author">
              <w:r>
                <w:rPr>
                  <w:rFonts w:cs="Arial"/>
                  <w:b/>
                  <w:color w:val="000000" w:themeColor="text1"/>
                  <w:sz w:val="18"/>
                  <w:szCs w:val="18"/>
                  <w:lang w:val="en-US"/>
                </w:rPr>
                <w:t>I</w:t>
              </w:r>
              <w:r w:rsidRPr="00556192">
                <w:rPr>
                  <w:rFonts w:cs="Arial"/>
                  <w:b/>
                  <w:color w:val="000000" w:themeColor="text1"/>
                  <w:sz w:val="18"/>
                  <w:szCs w:val="18"/>
                  <w:lang w:val="en-US"/>
                </w:rPr>
                <w:t xml:space="preserve">F </w:t>
              </w:r>
              <w:r w:rsidRPr="00556192">
                <w:rPr>
                  <w:rFonts w:cs="Arial"/>
                  <w:color w:val="000000" w:themeColor="text1"/>
                  <w:sz w:val="18"/>
                  <w:szCs w:val="18"/>
                  <w:lang w:val="en-US"/>
                  <w:rPrChange w:id="2640" w:author="Author">
                    <w:rPr>
                      <w:rFonts w:cs="Arial"/>
                      <w:b/>
                      <w:color w:val="000000" w:themeColor="text1"/>
                      <w:sz w:val="18"/>
                      <w:szCs w:val="18"/>
                      <w:lang w:val="en-US"/>
                    </w:rPr>
                  </w:rPrChange>
                </w:rPr>
                <w:t>errors occur to the Marco</w:t>
              </w:r>
            </w:ins>
          </w:p>
          <w:p w14:paraId="6F8598D1" w14:textId="3CF4272C" w:rsidR="00784FB2" w:rsidDel="00556192" w:rsidRDefault="00556192" w:rsidP="00556192">
            <w:pPr>
              <w:rPr>
                <w:ins w:id="2641" w:author="Author"/>
                <w:del w:id="2642" w:author="Author"/>
                <w:rFonts w:cs="Arial"/>
                <w:color w:val="000000" w:themeColor="text1"/>
                <w:sz w:val="18"/>
                <w:szCs w:val="18"/>
                <w:lang w:val="en-US"/>
              </w:rPr>
            </w:pPr>
            <w:ins w:id="2643" w:author="Author">
              <w:r w:rsidRPr="00556192">
                <w:rPr>
                  <w:rFonts w:cs="Arial"/>
                  <w:b/>
                  <w:color w:val="000000" w:themeColor="text1"/>
                  <w:sz w:val="18"/>
                  <w:szCs w:val="18"/>
                  <w:lang w:val="en-US"/>
                </w:rPr>
                <w:t xml:space="preserve">THEN </w:t>
              </w:r>
              <w:r w:rsidRPr="00556192">
                <w:rPr>
                  <w:rFonts w:cs="Arial"/>
                  <w:color w:val="000000" w:themeColor="text1"/>
                  <w:sz w:val="18"/>
                  <w:szCs w:val="18"/>
                  <w:lang w:val="en-US"/>
                  <w:rPrChange w:id="2644" w:author="Author">
                    <w:rPr>
                      <w:rFonts w:cs="Arial"/>
                      <w:b/>
                      <w:color w:val="000000" w:themeColor="text1"/>
                      <w:sz w:val="18"/>
                      <w:szCs w:val="18"/>
                      <w:lang w:val="en-US"/>
                    </w:rPr>
                  </w:rPrChange>
                </w:rPr>
                <w:t xml:space="preserve">the robot will stop the process and send an email notification to </w:t>
              </w:r>
              <w:r w:rsidR="008114B9">
                <w:rPr>
                  <w:rFonts w:ascii="Verdana" w:eastAsia="Times New Roman" w:hAnsi="Verdana"/>
                  <w:color w:val="000000"/>
                  <w:sz w:val="18"/>
                  <w:szCs w:val="18"/>
                </w:rPr>
                <w:fldChar w:fldCharType="begin"/>
              </w:r>
              <w:r w:rsidR="008114B9">
                <w:rPr>
                  <w:rFonts w:ascii="Verdana" w:eastAsia="Times New Roman" w:hAnsi="Verdana"/>
                  <w:color w:val="000000"/>
                  <w:sz w:val="18"/>
                  <w:szCs w:val="18"/>
                </w:rPr>
                <w:instrText xml:space="preserve"> HYPERLINK "mailto:</w:instrText>
              </w:r>
              <w:r w:rsidR="008114B9" w:rsidRPr="001D29E8">
                <w:rPr>
                  <w:rFonts w:ascii="Verdana" w:eastAsia="Times New Roman" w:hAnsi="Verdana"/>
                  <w:color w:val="000000"/>
                  <w:sz w:val="18"/>
                  <w:szCs w:val="18"/>
                </w:rPr>
                <w:instrText>Global-Payment-Transparency@astrazeneca.com</w:instrText>
              </w:r>
              <w:r w:rsidR="008114B9">
                <w:rPr>
                  <w:rFonts w:ascii="Verdana" w:eastAsia="Times New Roman" w:hAnsi="Verdana"/>
                  <w:color w:val="000000"/>
                  <w:sz w:val="18"/>
                  <w:szCs w:val="18"/>
                </w:rPr>
                <w:instrText xml:space="preserve">" </w:instrText>
              </w:r>
              <w:r w:rsidR="008114B9">
                <w:rPr>
                  <w:rFonts w:ascii="Verdana" w:eastAsia="Times New Roman" w:hAnsi="Verdana"/>
                  <w:color w:val="000000"/>
                  <w:sz w:val="18"/>
                  <w:szCs w:val="18"/>
                </w:rPr>
                <w:fldChar w:fldCharType="separate"/>
              </w:r>
              <w:r w:rsidR="008114B9" w:rsidRPr="008114B9">
                <w:rPr>
                  <w:rStyle w:val="Hyperlink"/>
                  <w:rFonts w:ascii="Verdana" w:eastAsia="Times New Roman" w:hAnsi="Verdana"/>
                  <w:sz w:val="18"/>
                  <w:szCs w:val="18"/>
                </w:rPr>
                <w:t>Global-Payment-Transparency@astrazeneca.com</w:t>
              </w:r>
              <w:r w:rsidR="008114B9">
                <w:rPr>
                  <w:rFonts w:ascii="Verdana" w:eastAsia="Times New Roman" w:hAnsi="Verdana"/>
                  <w:color w:val="000000"/>
                  <w:sz w:val="18"/>
                  <w:szCs w:val="18"/>
                </w:rPr>
                <w:fldChar w:fldCharType="end"/>
              </w:r>
              <w:r w:rsidR="008114B9">
                <w:rPr>
                  <w:rFonts w:cs="Arial"/>
                  <w:color w:val="000000" w:themeColor="text1"/>
                  <w:sz w:val="18"/>
                  <w:szCs w:val="18"/>
                  <w:lang w:val="en-US"/>
                </w:rPr>
                <w:t xml:space="preserve">,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8114B9">
                <w:rPr>
                  <w:rFonts w:cs="Arial"/>
                  <w:color w:val="000000" w:themeColor="text1"/>
                  <w:sz w:val="18"/>
                  <w:szCs w:val="18"/>
                  <w:lang w:val="en-US"/>
                </w:rPr>
                <w:instrText>radoslaw.orski@astrazeneca.com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65549B">
                <w:rPr>
                  <w:rStyle w:val="Hyperlink"/>
                  <w:rFonts w:cs="Arial"/>
                  <w:sz w:val="18"/>
                  <w:szCs w:val="18"/>
                  <w:lang w:val="en-US"/>
                </w:rPr>
                <w:t>radoslaw.orski@astrazeneca.com</w:t>
              </w:r>
              <w:r w:rsidR="008114B9">
                <w:rPr>
                  <w:rFonts w:cs="Arial"/>
                  <w:color w:val="000000" w:themeColor="text1"/>
                  <w:sz w:val="18"/>
                  <w:szCs w:val="18"/>
                  <w:lang w:val="en-US"/>
                </w:rPr>
                <w:fldChar w:fldCharType="end"/>
              </w:r>
              <w:r w:rsidR="008114B9">
                <w:rPr>
                  <w:rFonts w:cs="Arial"/>
                  <w:color w:val="000000" w:themeColor="text1"/>
                  <w:sz w:val="18"/>
                  <w:szCs w:val="18"/>
                  <w:lang w:val="en-US"/>
                </w:rPr>
                <w:t xml:space="preserve">,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7650DA">
                <w:rPr>
                  <w:rFonts w:cs="Arial"/>
                  <w:color w:val="000000" w:themeColor="text1"/>
                  <w:sz w:val="18"/>
                  <w:szCs w:val="18"/>
                  <w:lang w:val="en-US"/>
                </w:rPr>
                <w:instrText>Megan.Dalaya@astrazeneca.com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B21139">
                <w:rPr>
                  <w:rStyle w:val="Hyperlink"/>
                  <w:rFonts w:cs="Arial"/>
                  <w:sz w:val="18"/>
                  <w:szCs w:val="18"/>
                  <w:lang w:val="en-US"/>
                </w:rPr>
                <w:t>Megan.Dalaya@astrazeneca.com</w:t>
              </w:r>
              <w:r w:rsidR="008114B9">
                <w:rPr>
                  <w:rFonts w:cs="Arial"/>
                  <w:color w:val="000000" w:themeColor="text1"/>
                  <w:sz w:val="18"/>
                  <w:szCs w:val="18"/>
                  <w:lang w:val="en-US"/>
                </w:rPr>
                <w:fldChar w:fldCharType="end"/>
              </w:r>
              <w:r w:rsidR="008114B9">
                <w:rPr>
                  <w:rFonts w:cs="Arial"/>
                  <w:color w:val="000000" w:themeColor="text1"/>
                  <w:sz w:val="18"/>
                  <w:szCs w:val="18"/>
                  <w:lang w:val="en-US"/>
                </w:rPr>
                <w:t xml:space="preserve">, and </w:t>
              </w:r>
              <w:r w:rsidR="008114B9">
                <w:rPr>
                  <w:rFonts w:cs="Arial"/>
                  <w:color w:val="000000" w:themeColor="text1"/>
                  <w:sz w:val="18"/>
                  <w:szCs w:val="18"/>
                  <w:lang w:val="en-US"/>
                </w:rPr>
                <w:fldChar w:fldCharType="begin"/>
              </w:r>
              <w:r w:rsidR="008114B9">
                <w:rPr>
                  <w:rFonts w:cs="Arial"/>
                  <w:color w:val="000000" w:themeColor="text1"/>
                  <w:sz w:val="18"/>
                  <w:szCs w:val="18"/>
                  <w:lang w:val="en-US"/>
                </w:rPr>
                <w:instrText xml:space="preserve"> HYPERLINK "mailto:</w:instrText>
              </w:r>
              <w:r w:rsidR="008114B9" w:rsidRPr="007650DA">
                <w:rPr>
                  <w:rFonts w:cs="Arial"/>
                  <w:color w:val="000000" w:themeColor="text1"/>
                  <w:sz w:val="18"/>
                  <w:szCs w:val="18"/>
                  <w:lang w:val="en-US"/>
                </w:rPr>
                <w:instrText>Christine.Fernandes1@astrazeneca.com</w:instrText>
              </w:r>
              <w:r w:rsidR="008114B9">
                <w:rPr>
                  <w:rFonts w:cs="Arial"/>
                  <w:color w:val="000000" w:themeColor="text1"/>
                  <w:sz w:val="18"/>
                  <w:szCs w:val="18"/>
                  <w:lang w:val="en-US"/>
                </w:rPr>
                <w:instrText xml:space="preserve">" </w:instrText>
              </w:r>
              <w:r w:rsidR="008114B9">
                <w:rPr>
                  <w:rFonts w:cs="Arial"/>
                  <w:color w:val="000000" w:themeColor="text1"/>
                  <w:sz w:val="18"/>
                  <w:szCs w:val="18"/>
                  <w:lang w:val="en-US"/>
                </w:rPr>
                <w:fldChar w:fldCharType="separate"/>
              </w:r>
              <w:r w:rsidR="008114B9" w:rsidRPr="00B21139">
                <w:rPr>
                  <w:rStyle w:val="Hyperlink"/>
                  <w:rFonts w:cs="Arial"/>
                  <w:sz w:val="18"/>
                  <w:szCs w:val="18"/>
                  <w:lang w:val="en-US"/>
                </w:rPr>
                <w:t>Christine.Fernandes1@astrazeneca.com</w:t>
              </w:r>
              <w:r w:rsidR="008114B9">
                <w:rPr>
                  <w:rFonts w:cs="Arial"/>
                  <w:color w:val="000000" w:themeColor="text1"/>
                  <w:sz w:val="18"/>
                  <w:szCs w:val="18"/>
                  <w:lang w:val="en-US"/>
                </w:rPr>
                <w:fldChar w:fldCharType="end"/>
              </w:r>
              <w:del w:id="2645" w:author="Author">
                <w:r w:rsidR="007650DA" w:rsidDel="008114B9">
                  <w:rPr>
                    <w:rFonts w:ascii="Verdana" w:eastAsia="Times New Roman" w:hAnsi="Verdana"/>
                    <w:color w:val="000000"/>
                    <w:sz w:val="18"/>
                    <w:szCs w:val="18"/>
                  </w:rPr>
                  <w:fldChar w:fldCharType="begin"/>
                </w:r>
                <w:r w:rsidR="007650DA" w:rsidDel="008114B9">
                  <w:rPr>
                    <w:rFonts w:ascii="Verdana" w:eastAsia="Times New Roman" w:hAnsi="Verdana"/>
                    <w:color w:val="000000"/>
                    <w:sz w:val="18"/>
                    <w:szCs w:val="18"/>
                  </w:rPr>
                  <w:delInstrText xml:space="preserve"> HYPERLINK "mailto:teamGlobal-Payment-Transparency@astrazeneca.com" </w:delInstrText>
                </w:r>
                <w:r w:rsidR="007650DA" w:rsidDel="008114B9">
                  <w:rPr>
                    <w:rFonts w:ascii="Verdana" w:eastAsia="Times New Roman" w:hAnsi="Verdana"/>
                    <w:color w:val="000000"/>
                    <w:sz w:val="18"/>
                    <w:szCs w:val="18"/>
                  </w:rPr>
                  <w:fldChar w:fldCharType="separate"/>
                </w:r>
                <w:r w:rsidR="007650DA" w:rsidDel="008114B9">
                  <w:rPr>
                    <w:rStyle w:val="Hyperlink"/>
                    <w:rFonts w:ascii="Verdana" w:eastAsia="Times New Roman" w:hAnsi="Verdana"/>
                    <w:sz w:val="18"/>
                    <w:szCs w:val="18"/>
                  </w:rPr>
                  <w:delText>teamGlobal-Payment-Transparency@astrazeneca.com</w:delText>
                </w:r>
                <w:r w:rsidR="007650DA" w:rsidDel="008114B9">
                  <w:rPr>
                    <w:rFonts w:ascii="Verdana" w:eastAsia="Times New Roman" w:hAnsi="Verdana"/>
                    <w:color w:val="000000"/>
                    <w:sz w:val="18"/>
                    <w:szCs w:val="18"/>
                  </w:rPr>
                  <w:fldChar w:fldCharType="end"/>
                </w:r>
                <w:r w:rsidR="007650DA" w:rsidDel="008114B9">
                  <w:rPr>
                    <w:rFonts w:cs="Arial"/>
                    <w:color w:val="000000" w:themeColor="text1"/>
                    <w:sz w:val="18"/>
                    <w:szCs w:val="18"/>
                    <w:lang w:val="en-US"/>
                  </w:rPr>
                  <w:delText xml:space="preserve">, </w:delText>
                </w:r>
                <w:r w:rsidR="007650DA" w:rsidDel="008114B9">
                  <w:rPr>
                    <w:rFonts w:cs="Arial"/>
                    <w:color w:val="000000" w:themeColor="text1"/>
                    <w:sz w:val="18"/>
                    <w:szCs w:val="18"/>
                    <w:lang w:val="en-US"/>
                  </w:rPr>
                  <w:fldChar w:fldCharType="begin"/>
                </w:r>
                <w:r w:rsidR="007650DA" w:rsidDel="008114B9">
                  <w:rPr>
                    <w:rFonts w:cs="Arial"/>
                    <w:color w:val="000000" w:themeColor="text1"/>
                    <w:sz w:val="18"/>
                    <w:szCs w:val="18"/>
                    <w:lang w:val="en-US"/>
                  </w:rPr>
                  <w:delInstrText xml:space="preserve"> HYPERLINK "mailto:</w:delInstrText>
                </w:r>
                <w:r w:rsidR="007650DA" w:rsidRPr="007650DA" w:rsidDel="008114B9">
                  <w:rPr>
                    <w:rFonts w:cs="Arial"/>
                    <w:color w:val="000000" w:themeColor="text1"/>
                    <w:sz w:val="18"/>
                    <w:szCs w:val="18"/>
                    <w:lang w:val="en-US"/>
                  </w:rPr>
                  <w:delInstrText>Megan.Dalaya@astrazeneca.com</w:delInstrText>
                </w:r>
                <w:r w:rsidR="007650DA" w:rsidDel="008114B9">
                  <w:rPr>
                    <w:rFonts w:cs="Arial"/>
                    <w:color w:val="000000" w:themeColor="text1"/>
                    <w:sz w:val="18"/>
                    <w:szCs w:val="18"/>
                    <w:lang w:val="en-US"/>
                  </w:rPr>
                  <w:delInstrText xml:space="preserve">" </w:delInstrText>
                </w:r>
                <w:r w:rsidR="007650DA" w:rsidDel="008114B9">
                  <w:rPr>
                    <w:rFonts w:cs="Arial"/>
                    <w:color w:val="000000" w:themeColor="text1"/>
                    <w:sz w:val="18"/>
                    <w:szCs w:val="18"/>
                    <w:lang w:val="en-US"/>
                  </w:rPr>
                  <w:fldChar w:fldCharType="separate"/>
                </w:r>
                <w:r w:rsidR="007650DA" w:rsidRPr="00B21139" w:rsidDel="008114B9">
                  <w:rPr>
                    <w:rStyle w:val="Hyperlink"/>
                    <w:rFonts w:cs="Arial"/>
                    <w:sz w:val="18"/>
                    <w:szCs w:val="18"/>
                    <w:lang w:val="en-US"/>
                  </w:rPr>
                  <w:delText>Megan.Dalaya@astrazeneca.com</w:delText>
                </w:r>
                <w:r w:rsidR="007650DA" w:rsidDel="008114B9">
                  <w:rPr>
                    <w:rFonts w:cs="Arial"/>
                    <w:color w:val="000000" w:themeColor="text1"/>
                    <w:sz w:val="18"/>
                    <w:szCs w:val="18"/>
                    <w:lang w:val="en-US"/>
                  </w:rPr>
                  <w:fldChar w:fldCharType="end"/>
                </w:r>
                <w:r w:rsidR="007650DA" w:rsidDel="008114B9">
                  <w:rPr>
                    <w:rFonts w:cs="Arial"/>
                    <w:color w:val="000000" w:themeColor="text1"/>
                    <w:sz w:val="18"/>
                    <w:szCs w:val="18"/>
                    <w:lang w:val="en-US"/>
                  </w:rPr>
                  <w:delText xml:space="preserve">  and </w:delText>
                </w:r>
                <w:r w:rsidR="007650DA" w:rsidDel="008114B9">
                  <w:rPr>
                    <w:rFonts w:cs="Arial"/>
                    <w:color w:val="000000" w:themeColor="text1"/>
                    <w:sz w:val="18"/>
                    <w:szCs w:val="18"/>
                    <w:lang w:val="en-US"/>
                  </w:rPr>
                  <w:fldChar w:fldCharType="begin"/>
                </w:r>
                <w:r w:rsidR="007650DA" w:rsidDel="008114B9">
                  <w:rPr>
                    <w:rFonts w:cs="Arial"/>
                    <w:color w:val="000000" w:themeColor="text1"/>
                    <w:sz w:val="18"/>
                    <w:szCs w:val="18"/>
                    <w:lang w:val="en-US"/>
                  </w:rPr>
                  <w:delInstrText xml:space="preserve"> HYPERLINK "mailto:</w:delInstrText>
                </w:r>
                <w:r w:rsidR="007650DA" w:rsidRPr="007650DA" w:rsidDel="008114B9">
                  <w:rPr>
                    <w:rFonts w:cs="Arial"/>
                    <w:color w:val="000000" w:themeColor="text1"/>
                    <w:sz w:val="18"/>
                    <w:szCs w:val="18"/>
                    <w:lang w:val="en-US"/>
                  </w:rPr>
                  <w:delInstrText>Christine.Fernandes1@astrazeneca.com</w:delInstrText>
                </w:r>
                <w:r w:rsidR="007650DA" w:rsidDel="008114B9">
                  <w:rPr>
                    <w:rFonts w:cs="Arial"/>
                    <w:color w:val="000000" w:themeColor="text1"/>
                    <w:sz w:val="18"/>
                    <w:szCs w:val="18"/>
                    <w:lang w:val="en-US"/>
                  </w:rPr>
                  <w:delInstrText xml:space="preserve">" </w:delInstrText>
                </w:r>
                <w:r w:rsidR="007650DA" w:rsidDel="008114B9">
                  <w:rPr>
                    <w:rFonts w:cs="Arial"/>
                    <w:color w:val="000000" w:themeColor="text1"/>
                    <w:sz w:val="18"/>
                    <w:szCs w:val="18"/>
                    <w:lang w:val="en-US"/>
                  </w:rPr>
                  <w:fldChar w:fldCharType="separate"/>
                </w:r>
                <w:r w:rsidR="007650DA" w:rsidRPr="00B21139" w:rsidDel="008114B9">
                  <w:rPr>
                    <w:rStyle w:val="Hyperlink"/>
                    <w:rFonts w:cs="Arial"/>
                    <w:sz w:val="18"/>
                    <w:szCs w:val="18"/>
                    <w:lang w:val="en-US"/>
                  </w:rPr>
                  <w:delText>Christine.Fernandes1@astrazeneca.com</w:delText>
                </w:r>
                <w:r w:rsidR="007650DA" w:rsidDel="008114B9">
                  <w:rPr>
                    <w:rFonts w:cs="Arial"/>
                    <w:color w:val="000000" w:themeColor="text1"/>
                    <w:sz w:val="18"/>
                    <w:szCs w:val="18"/>
                    <w:lang w:val="en-US"/>
                  </w:rPr>
                  <w:fldChar w:fldCharType="end"/>
                </w:r>
                <w:r w:rsidRPr="00556192" w:rsidDel="007650DA">
                  <w:rPr>
                    <w:rFonts w:cs="Arial"/>
                    <w:color w:val="000000" w:themeColor="text1"/>
                    <w:sz w:val="18"/>
                    <w:szCs w:val="18"/>
                    <w:lang w:val="en-US"/>
                    <w:rPrChange w:id="2646" w:author="Author">
                      <w:rPr>
                        <w:rFonts w:cs="Arial"/>
                        <w:b/>
                        <w:color w:val="000000" w:themeColor="text1"/>
                        <w:sz w:val="18"/>
                        <w:szCs w:val="18"/>
                        <w:lang w:val="en-US"/>
                      </w:rPr>
                    </w:rPrChange>
                  </w:rPr>
                  <w:delText>Global Transparency Team</w:delText>
                </w:r>
              </w:del>
              <w:r w:rsidRPr="00556192">
                <w:rPr>
                  <w:rFonts w:cs="Arial"/>
                  <w:color w:val="000000" w:themeColor="text1"/>
                  <w:sz w:val="18"/>
                  <w:szCs w:val="18"/>
                  <w:lang w:val="en-US"/>
                  <w:rPrChange w:id="2647" w:author="Author">
                    <w:rPr>
                      <w:rFonts w:cs="Arial"/>
                      <w:b/>
                      <w:color w:val="000000" w:themeColor="text1"/>
                      <w:sz w:val="18"/>
                      <w:szCs w:val="18"/>
                      <w:lang w:val="en-US"/>
                    </w:rPr>
                  </w:rPrChange>
                </w:rPr>
                <w:t xml:space="preserve"> and move to the next available file</w:t>
              </w:r>
              <w:del w:id="2648" w:author="Author">
                <w:r w:rsidR="00784FB2" w:rsidDel="00556192">
                  <w:rPr>
                    <w:rFonts w:cs="Arial"/>
                    <w:b/>
                    <w:color w:val="000000" w:themeColor="text1"/>
                    <w:sz w:val="18"/>
                    <w:szCs w:val="18"/>
                    <w:lang w:val="en-US"/>
                  </w:rPr>
                  <w:delText xml:space="preserve">IF </w:delText>
                </w:r>
                <w:r w:rsidR="00784FB2" w:rsidDel="00556192">
                  <w:rPr>
                    <w:rFonts w:cs="Arial"/>
                    <w:color w:val="000000" w:themeColor="text1"/>
                    <w:sz w:val="18"/>
                    <w:szCs w:val="18"/>
                    <w:lang w:val="en-US"/>
                  </w:rPr>
                  <w:delText>robot cannot access the Shared Network Path location</w:delText>
                </w:r>
              </w:del>
            </w:ins>
          </w:p>
          <w:p w14:paraId="3CAF82AE" w14:textId="237FAF88" w:rsidR="00784FB2" w:rsidRPr="004831F7" w:rsidRDefault="00784FB2" w:rsidP="00784FB2">
            <w:pPr>
              <w:rPr>
                <w:ins w:id="2649" w:author="Author"/>
                <w:rFonts w:cs="Arial"/>
                <w:color w:val="000000" w:themeColor="text1"/>
                <w:sz w:val="18"/>
                <w:szCs w:val="18"/>
                <w:lang w:val="en-US"/>
                <w:rPrChange w:id="2650" w:author="Author">
                  <w:rPr>
                    <w:ins w:id="2651" w:author="Author"/>
                    <w:rFonts w:cs="Arial"/>
                    <w:b/>
                    <w:color w:val="000000" w:themeColor="text1"/>
                    <w:sz w:val="18"/>
                    <w:szCs w:val="18"/>
                    <w:lang w:val="en-US"/>
                  </w:rPr>
                </w:rPrChange>
              </w:rPr>
            </w:pPr>
            <w:ins w:id="2652" w:author="Author">
              <w:del w:id="2653" w:author="Author">
                <w:r w:rsidRPr="0082505B" w:rsidDel="00556192">
                  <w:rPr>
                    <w:rFonts w:cs="Arial"/>
                    <w:b/>
                    <w:color w:val="000000" w:themeColor="text1"/>
                    <w:sz w:val="18"/>
                    <w:szCs w:val="18"/>
                    <w:lang w:val="en-US"/>
                  </w:rPr>
                  <w:delText xml:space="preserve">THEN </w:delText>
                </w:r>
                <w:r w:rsidDel="00556192">
                  <w:rPr>
                    <w:rFonts w:cs="Arial"/>
                    <w:color w:val="000000" w:themeColor="text1"/>
                    <w:sz w:val="18"/>
                    <w:szCs w:val="18"/>
                    <w:lang w:val="en-US"/>
                  </w:rPr>
                  <w:delText>an email notification will be sent to the Bot Administrator and Bot Controller</w:delText>
                </w:r>
              </w:del>
            </w:ins>
          </w:p>
        </w:tc>
        <w:tc>
          <w:tcPr>
            <w:tcW w:w="6472" w:type="dxa"/>
          </w:tcPr>
          <w:p w14:paraId="34352A59" w14:textId="77777777" w:rsidR="00F80870" w:rsidRPr="005335B1" w:rsidRDefault="00F80870" w:rsidP="001311F4">
            <w:pPr>
              <w:rPr>
                <w:ins w:id="2654" w:author="Author"/>
                <w:rFonts w:cs="Arial"/>
                <w:i/>
                <w:color w:val="000000" w:themeColor="text1"/>
                <w:sz w:val="18"/>
                <w:szCs w:val="18"/>
                <w:lang w:val="en-US"/>
              </w:rPr>
            </w:pPr>
          </w:p>
        </w:tc>
      </w:tr>
      <w:tr w:rsidR="00784FB2" w:rsidRPr="005335B1" w:rsidDel="00556192" w14:paraId="3233FD99" w14:textId="32DE9C4C" w:rsidTr="001311F4">
        <w:trPr>
          <w:cantSplit/>
          <w:trHeight w:val="20"/>
          <w:ins w:id="2655" w:author="Author"/>
          <w:del w:id="2656" w:author="Author"/>
        </w:trPr>
        <w:tc>
          <w:tcPr>
            <w:tcW w:w="693" w:type="dxa"/>
          </w:tcPr>
          <w:p w14:paraId="6C39624C" w14:textId="7CE69144" w:rsidR="00784FB2" w:rsidDel="00556192" w:rsidRDefault="00784FB2" w:rsidP="001311F4">
            <w:pPr>
              <w:rPr>
                <w:ins w:id="2657" w:author="Author"/>
                <w:del w:id="2658" w:author="Author"/>
                <w:rFonts w:cs="Arial"/>
                <w:i/>
                <w:sz w:val="18"/>
                <w:szCs w:val="18"/>
                <w:lang w:val="en-US"/>
              </w:rPr>
            </w:pPr>
            <w:ins w:id="2659" w:author="Author">
              <w:del w:id="2660" w:author="Author">
                <w:r w:rsidDel="00556192">
                  <w:rPr>
                    <w:rFonts w:cs="Arial"/>
                    <w:i/>
                    <w:sz w:val="18"/>
                    <w:szCs w:val="18"/>
                    <w:lang w:val="en-US"/>
                  </w:rPr>
                  <w:delText>3.2.8</w:delText>
                </w:r>
              </w:del>
            </w:ins>
          </w:p>
        </w:tc>
        <w:tc>
          <w:tcPr>
            <w:tcW w:w="4311" w:type="dxa"/>
          </w:tcPr>
          <w:p w14:paraId="707CE755" w14:textId="282C5EA3" w:rsidR="00784FB2" w:rsidDel="00556192" w:rsidRDefault="00784FB2" w:rsidP="001311F4">
            <w:pPr>
              <w:pStyle w:val="steptext"/>
              <w:rPr>
                <w:ins w:id="2661" w:author="Author"/>
                <w:del w:id="2662" w:author="Author"/>
                <w:rFonts w:ascii="Arial" w:eastAsiaTheme="minorHAnsi" w:hAnsi="Arial" w:cs="Arial"/>
                <w:i/>
                <w:color w:val="000000" w:themeColor="text1"/>
                <w:sz w:val="18"/>
                <w:szCs w:val="18"/>
              </w:rPr>
            </w:pPr>
            <w:ins w:id="2663" w:author="Author">
              <w:del w:id="2664" w:author="Author">
                <w:r w:rsidDel="00556192">
                  <w:rPr>
                    <w:rFonts w:ascii="Arial" w:eastAsiaTheme="minorHAnsi" w:hAnsi="Arial" w:cs="Arial"/>
                    <w:i/>
                    <w:color w:val="000000" w:themeColor="text1"/>
                    <w:sz w:val="18"/>
                    <w:szCs w:val="18"/>
                  </w:rPr>
                  <w:delText>When robot cannot open the Microsoft Outlook application</w:delText>
                </w:r>
                <w:r w:rsidR="004831F7" w:rsidDel="00556192">
                  <w:rPr>
                    <w:rFonts w:ascii="Arial" w:eastAsiaTheme="minorHAnsi" w:hAnsi="Arial" w:cs="Arial"/>
                    <w:i/>
                    <w:color w:val="000000" w:themeColor="text1"/>
                    <w:sz w:val="18"/>
                    <w:szCs w:val="18"/>
                  </w:rPr>
                  <w:delText xml:space="preserve"> </w:delText>
                </w:r>
                <w:r w:rsidR="004831F7" w:rsidRPr="004831F7" w:rsidDel="00556192">
                  <w:rPr>
                    <w:rFonts w:ascii="Arial" w:eastAsiaTheme="minorHAnsi" w:hAnsi="Arial" w:cs="Arial"/>
                    <w:i/>
                    <w:color w:val="000000" w:themeColor="text1"/>
                    <w:sz w:val="18"/>
                    <w:szCs w:val="18"/>
                  </w:rPr>
                  <w:delText>to send the business exception emails</w:delText>
                </w:r>
              </w:del>
            </w:ins>
          </w:p>
        </w:tc>
        <w:tc>
          <w:tcPr>
            <w:tcW w:w="2836" w:type="dxa"/>
          </w:tcPr>
          <w:p w14:paraId="2842DC6D" w14:textId="5011612F" w:rsidR="00784FB2" w:rsidDel="00556192" w:rsidRDefault="00784FB2" w:rsidP="00784FB2">
            <w:pPr>
              <w:rPr>
                <w:ins w:id="2665" w:author="Author"/>
                <w:del w:id="2666" w:author="Author"/>
                <w:rFonts w:cs="Arial"/>
                <w:color w:val="000000" w:themeColor="text1"/>
                <w:sz w:val="18"/>
                <w:szCs w:val="18"/>
                <w:lang w:val="en-US"/>
              </w:rPr>
            </w:pPr>
            <w:ins w:id="2667" w:author="Author">
              <w:del w:id="2668" w:author="Author">
                <w:r w:rsidDel="00556192">
                  <w:rPr>
                    <w:rFonts w:cs="Arial"/>
                    <w:b/>
                    <w:color w:val="000000" w:themeColor="text1"/>
                    <w:sz w:val="18"/>
                    <w:szCs w:val="18"/>
                    <w:lang w:val="en-US"/>
                  </w:rPr>
                  <w:delText xml:space="preserve">IF </w:delText>
                </w:r>
                <w:r w:rsidDel="00556192">
                  <w:rPr>
                    <w:rFonts w:cs="Arial"/>
                    <w:color w:val="000000" w:themeColor="text1"/>
                    <w:sz w:val="18"/>
                    <w:szCs w:val="18"/>
                    <w:lang w:val="en-US"/>
                  </w:rPr>
                  <w:delText>robot cannot open the Microsoft Outlook application</w:delText>
                </w:r>
              </w:del>
            </w:ins>
          </w:p>
          <w:p w14:paraId="02C38D1C" w14:textId="2BB84717" w:rsidR="00784FB2" w:rsidDel="00556192" w:rsidRDefault="00784FB2" w:rsidP="00784FB2">
            <w:pPr>
              <w:rPr>
                <w:ins w:id="2669" w:author="Author"/>
                <w:del w:id="2670" w:author="Author"/>
                <w:rFonts w:cs="Arial"/>
                <w:b/>
                <w:color w:val="000000" w:themeColor="text1"/>
                <w:sz w:val="18"/>
                <w:szCs w:val="18"/>
                <w:lang w:val="en-US"/>
              </w:rPr>
            </w:pPr>
            <w:ins w:id="2671" w:author="Author">
              <w:del w:id="2672" w:author="Author">
                <w:r w:rsidRPr="0082505B" w:rsidDel="00556192">
                  <w:rPr>
                    <w:rFonts w:cs="Arial"/>
                    <w:b/>
                    <w:color w:val="000000" w:themeColor="text1"/>
                    <w:sz w:val="18"/>
                    <w:szCs w:val="18"/>
                    <w:lang w:val="en-US"/>
                  </w:rPr>
                  <w:delText xml:space="preserve">THEN </w:delText>
                </w:r>
                <w:r w:rsidDel="00556192">
                  <w:rPr>
                    <w:rFonts w:cs="Arial"/>
                    <w:color w:val="000000" w:themeColor="text1"/>
                    <w:sz w:val="18"/>
                    <w:szCs w:val="18"/>
                    <w:lang w:val="en-US"/>
                  </w:rPr>
                  <w:delText>an email notification will be sent to the Bot Administrator and Bot Controller</w:delText>
                </w:r>
              </w:del>
            </w:ins>
          </w:p>
        </w:tc>
        <w:tc>
          <w:tcPr>
            <w:tcW w:w="6472" w:type="dxa"/>
          </w:tcPr>
          <w:p w14:paraId="23092DEF" w14:textId="578C0D14" w:rsidR="00784FB2" w:rsidRPr="005335B1" w:rsidDel="00556192" w:rsidRDefault="00784FB2" w:rsidP="001311F4">
            <w:pPr>
              <w:rPr>
                <w:ins w:id="2673" w:author="Author"/>
                <w:del w:id="2674" w:author="Author"/>
                <w:rFonts w:cs="Arial"/>
                <w:i/>
                <w:color w:val="000000" w:themeColor="text1"/>
                <w:sz w:val="18"/>
                <w:szCs w:val="18"/>
                <w:lang w:val="en-US"/>
              </w:rPr>
            </w:pPr>
          </w:p>
        </w:tc>
      </w:tr>
    </w:tbl>
    <w:p w14:paraId="6FF38209" w14:textId="77777777" w:rsidR="000676B3" w:rsidRPr="003B6306" w:rsidRDefault="000676B3" w:rsidP="000676B3">
      <w:pPr>
        <w:rPr>
          <w:rPrChange w:id="2675" w:author="Author">
            <w:rPr>
              <w:lang w:val="en-US"/>
            </w:rPr>
          </w:rPrChange>
        </w:rPr>
      </w:pPr>
    </w:p>
    <w:p w14:paraId="6BD091AC" w14:textId="77777777" w:rsidR="000676B3" w:rsidRDefault="000676B3" w:rsidP="000676B3">
      <w:pPr>
        <w:rPr>
          <w:lang w:val="en-US"/>
        </w:rPr>
      </w:pPr>
    </w:p>
    <w:p w14:paraId="016B88B3" w14:textId="13F39596" w:rsidR="00D72B0E" w:rsidRPr="008F1B26" w:rsidRDefault="009A220C" w:rsidP="00D72B0E">
      <w:pPr>
        <w:pStyle w:val="Heading2"/>
        <w:rPr>
          <w:ins w:id="2676" w:author="Author"/>
          <w:rFonts w:cs="Arial"/>
          <w:lang w:val="en-US"/>
        </w:rPr>
      </w:pPr>
      <w:bookmarkStart w:id="2677" w:name="_Toc15400052"/>
      <w:bookmarkStart w:id="2678" w:name="_Toc17306890"/>
      <w:ins w:id="2679" w:author="Author">
        <w:r>
          <w:rPr>
            <w:rFonts w:cs="Arial"/>
            <w:lang w:val="en-US"/>
          </w:rPr>
          <w:t>3</w:t>
        </w:r>
        <w:r w:rsidR="00D72B0E" w:rsidRPr="00D37041">
          <w:rPr>
            <w:rFonts w:cs="Arial"/>
            <w:lang w:val="en-US"/>
          </w:rPr>
          <w:t>.</w:t>
        </w:r>
        <w:r>
          <w:rPr>
            <w:rFonts w:cs="Arial"/>
            <w:lang w:val="en-US"/>
          </w:rPr>
          <w:t>3</w:t>
        </w:r>
        <w:r w:rsidR="00D72B0E" w:rsidRPr="00D37041">
          <w:rPr>
            <w:rFonts w:cs="Arial"/>
            <w:lang w:val="en-US"/>
          </w:rPr>
          <w:t xml:space="preserve">. </w:t>
        </w:r>
        <w:r w:rsidR="00D72B0E">
          <w:rPr>
            <w:rFonts w:cs="Arial"/>
            <w:lang w:val="en-US"/>
          </w:rPr>
          <w:t>Re-usable Components</w:t>
        </w:r>
        <w:bookmarkEnd w:id="2677"/>
        <w:bookmarkEnd w:id="2678"/>
      </w:ins>
    </w:p>
    <w:p w14:paraId="5043D061" w14:textId="212BCD38" w:rsidR="00D72B0E" w:rsidRDefault="00D72B0E" w:rsidP="00D72B0E">
      <w:pPr>
        <w:rPr>
          <w:ins w:id="2680" w:author="Author"/>
          <w:rFonts w:cs="Arial"/>
          <w:lang w:val="en-US"/>
        </w:rPr>
      </w:pPr>
      <w:ins w:id="2681" w:author="Author">
        <w:r>
          <w:rPr>
            <w:rFonts w:cs="Arial"/>
            <w:lang w:val="en-US"/>
          </w:rPr>
          <w:tab/>
        </w:r>
        <w:r w:rsidR="009A220C">
          <w:rPr>
            <w:rFonts w:cs="Arial"/>
            <w:lang w:val="en-US"/>
          </w:rPr>
          <w:t xml:space="preserve">For </w:t>
        </w:r>
        <w:r>
          <w:rPr>
            <w:rFonts w:cs="Arial"/>
            <w:lang w:val="en-US"/>
          </w:rPr>
          <w:t>BoT Analytics it is available in PROD Control Room / My Tasks / Shared</w:t>
        </w:r>
        <w:r w:rsidR="00463027">
          <w:rPr>
            <w:rFonts w:cs="Arial"/>
            <w:lang w:val="en-US"/>
          </w:rPr>
          <w:t>_Taskbots</w:t>
        </w:r>
        <w:del w:id="2682" w:author="Author">
          <w:r w:rsidDel="00463027">
            <w:rPr>
              <w:rFonts w:cs="Arial"/>
              <w:lang w:val="en-US"/>
            </w:rPr>
            <w:delText xml:space="preserve"> Tasks</w:delText>
          </w:r>
        </w:del>
        <w:r>
          <w:rPr>
            <w:rFonts w:cs="Arial"/>
            <w:lang w:val="en-US"/>
          </w:rPr>
          <w:t xml:space="preserve"> /</w:t>
        </w:r>
      </w:ins>
    </w:p>
    <w:p w14:paraId="3B715DCF" w14:textId="77777777" w:rsidR="00C1118A" w:rsidRPr="000676B3" w:rsidRDefault="00C1118A" w:rsidP="000676B3">
      <w:pPr>
        <w:rPr>
          <w:lang w:val="en-US"/>
        </w:rPr>
        <w:sectPr w:rsidR="00C1118A" w:rsidRPr="000676B3" w:rsidSect="00C1118A">
          <w:pgSz w:w="16838" w:h="11906" w:orient="landscape"/>
          <w:pgMar w:top="1440" w:right="1440" w:bottom="1440" w:left="1440" w:header="720" w:footer="720" w:gutter="0"/>
          <w:cols w:space="720"/>
          <w:titlePg/>
          <w:docGrid w:linePitch="360"/>
        </w:sectPr>
      </w:pPr>
    </w:p>
    <w:p w14:paraId="07289E74" w14:textId="77777777" w:rsidR="00C1118A" w:rsidRPr="0045564F" w:rsidRDefault="00C1118A" w:rsidP="0045564F">
      <w:pPr>
        <w:rPr>
          <w:lang w:val="en-US"/>
        </w:rPr>
      </w:pPr>
    </w:p>
    <w:p w14:paraId="3C5369DC" w14:textId="77777777" w:rsidR="009F169A" w:rsidRDefault="00C1118A" w:rsidP="00C1118A">
      <w:pPr>
        <w:pStyle w:val="Heading1"/>
        <w:rPr>
          <w:lang w:val="en-US"/>
        </w:rPr>
      </w:pPr>
      <w:bookmarkStart w:id="2683" w:name="_Toc17306891"/>
      <w:r>
        <w:rPr>
          <w:lang w:val="en-US"/>
        </w:rPr>
        <w:t>4</w:t>
      </w:r>
      <w:r w:rsidR="009F169A" w:rsidRPr="00231D74">
        <w:rPr>
          <w:lang w:val="en-US"/>
        </w:rPr>
        <w:t>. Target applications and roles</w:t>
      </w:r>
      <w:bookmarkEnd w:id="2683"/>
    </w:p>
    <w:p w14:paraId="6710ECB8" w14:textId="77777777" w:rsidR="00F82145" w:rsidRPr="00F82145" w:rsidRDefault="00C1118A" w:rsidP="00F82145">
      <w:pPr>
        <w:rPr>
          <w:rFonts w:cs="Arial"/>
          <w:lang w:val="en-US"/>
        </w:rPr>
      </w:pPr>
      <w:r>
        <w:rPr>
          <w:rFonts w:cs="Arial"/>
          <w:lang w:val="en-US"/>
        </w:rPr>
        <w:t>The target applications t</w:t>
      </w:r>
      <w:r w:rsidRPr="00231D74">
        <w:rPr>
          <w:rFonts w:cs="Arial"/>
          <w:lang w:val="en-US"/>
        </w:rPr>
        <w:t>he Solution will interface with are described belo</w:t>
      </w:r>
      <w:r w:rsidR="00F82145">
        <w:rPr>
          <w:rFonts w:cs="Arial"/>
          <w:lang w:val="en-US"/>
        </w:rPr>
        <w:t>w.</w:t>
      </w:r>
    </w:p>
    <w:p w14:paraId="0F5639D8" w14:textId="77777777" w:rsidR="00F82145" w:rsidRPr="006E7300" w:rsidRDefault="00F82145" w:rsidP="00F82145">
      <w:pPr>
        <w:pStyle w:val="Heading3"/>
        <w:rPr>
          <w:rFonts w:ascii="Verdana" w:hAnsi="Verdana" w:cs="Arial"/>
          <w:lang w:val="en-US"/>
        </w:rPr>
      </w:pPr>
      <w:r>
        <w:rPr>
          <w:rFonts w:ascii="Verdana" w:hAnsi="Verdana" w:cs="Arial"/>
          <w:lang w:val="en-US"/>
        </w:rPr>
        <w:t>Microsoft Outlook</w:t>
      </w:r>
    </w:p>
    <w:tbl>
      <w:tblPr>
        <w:tblStyle w:val="ListTable31"/>
        <w:tblW w:w="0" w:type="auto"/>
        <w:tblLook w:val="0480" w:firstRow="0" w:lastRow="0" w:firstColumn="1" w:lastColumn="0" w:noHBand="0" w:noVBand="1"/>
      </w:tblPr>
      <w:tblGrid>
        <w:gridCol w:w="3256"/>
        <w:gridCol w:w="5760"/>
      </w:tblGrid>
      <w:tr w:rsidR="00F82145" w:rsidRPr="00BC10A4" w14:paraId="22257D9B"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79F5D5A1" w14:textId="77777777" w:rsidR="00F82145" w:rsidRPr="00BC10A4" w:rsidRDefault="00F82145" w:rsidP="00F82145">
            <w:pPr>
              <w:rPr>
                <w:rFonts w:cs="Arial"/>
                <w:lang w:val="en-US"/>
              </w:rPr>
            </w:pPr>
            <w:r w:rsidRPr="00BC10A4">
              <w:rPr>
                <w:rFonts w:cs="Arial"/>
                <w:lang w:val="en-US"/>
              </w:rPr>
              <w:t>Application Name</w:t>
            </w:r>
          </w:p>
        </w:tc>
        <w:tc>
          <w:tcPr>
            <w:tcW w:w="5760" w:type="dxa"/>
          </w:tcPr>
          <w:p w14:paraId="67116A3C"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r w:rsidRPr="000755DC">
              <w:rPr>
                <w:rFonts w:cs="Arial"/>
                <w:lang w:val="en-GB"/>
              </w:rPr>
              <w:t>Microsoft Outlook</w:t>
            </w:r>
          </w:p>
        </w:tc>
      </w:tr>
      <w:tr w:rsidR="00F82145" w:rsidRPr="00BC10A4" w14:paraId="635EB51C" w14:textId="77777777" w:rsidTr="00F82145">
        <w:trPr>
          <w:trHeight w:val="271"/>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135055D0" w14:textId="77777777" w:rsidR="00F82145" w:rsidRPr="00BC10A4" w:rsidRDefault="00F82145" w:rsidP="00F82145">
            <w:pPr>
              <w:rPr>
                <w:rFonts w:cs="Arial"/>
                <w:lang w:val="en-US"/>
              </w:rPr>
            </w:pPr>
            <w:r>
              <w:rPr>
                <w:rFonts w:cs="Arial"/>
                <w:lang w:val="en-US"/>
              </w:rPr>
              <w:t>Process Steps in scope for Application</w:t>
            </w:r>
          </w:p>
        </w:tc>
        <w:tc>
          <w:tcPr>
            <w:tcW w:w="5760" w:type="dxa"/>
          </w:tcPr>
          <w:p w14:paraId="0BF8D060"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Send/Receive emails</w:t>
            </w:r>
          </w:p>
        </w:tc>
      </w:tr>
      <w:tr w:rsidR="00F82145" w:rsidRPr="00BC10A4" w14:paraId="16E4834E"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4356E2E4" w14:textId="77777777" w:rsidR="00F82145" w:rsidRPr="00BC10A4" w:rsidRDefault="00F82145" w:rsidP="00F82145">
            <w:pPr>
              <w:rPr>
                <w:rFonts w:cs="Arial"/>
                <w:lang w:val="en-US"/>
              </w:rPr>
            </w:pPr>
            <w:r>
              <w:rPr>
                <w:rFonts w:cs="Arial"/>
                <w:lang w:val="en-US"/>
              </w:rPr>
              <w:t>Application / System Owner</w:t>
            </w:r>
          </w:p>
        </w:tc>
        <w:tc>
          <w:tcPr>
            <w:tcW w:w="5760" w:type="dxa"/>
          </w:tcPr>
          <w:p w14:paraId="774B17FF"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113AAF5B"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578E0FF1" w14:textId="77777777" w:rsidR="00F82145" w:rsidRDefault="00F82145" w:rsidP="00F82145">
            <w:pPr>
              <w:rPr>
                <w:rFonts w:cs="Arial"/>
                <w:lang w:val="en-US"/>
              </w:rPr>
            </w:pPr>
            <w:r>
              <w:rPr>
                <w:rFonts w:cs="Arial"/>
                <w:lang w:val="en-US"/>
              </w:rPr>
              <w:t>Validated system</w:t>
            </w:r>
          </w:p>
        </w:tc>
        <w:tc>
          <w:tcPr>
            <w:tcW w:w="5760" w:type="dxa"/>
          </w:tcPr>
          <w:p w14:paraId="00066AC5"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3C0F7B9D"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1365FAD9" w14:textId="77777777" w:rsidR="00F82145" w:rsidRDefault="00F82145" w:rsidP="00F82145">
            <w:pPr>
              <w:rPr>
                <w:rFonts w:cs="Arial"/>
                <w:lang w:val="en-US"/>
              </w:rPr>
            </w:pPr>
            <w:r>
              <w:rPr>
                <w:rFonts w:cs="Arial"/>
                <w:lang w:val="en-US"/>
              </w:rPr>
              <w:t>Environments available</w:t>
            </w:r>
          </w:p>
        </w:tc>
        <w:tc>
          <w:tcPr>
            <w:tcW w:w="5760" w:type="dxa"/>
          </w:tcPr>
          <w:p w14:paraId="4A550E39"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5F09DCC0"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390614AC" w14:textId="77777777" w:rsidR="00F82145" w:rsidRPr="00BC10A4" w:rsidRDefault="00F82145" w:rsidP="00F82145">
            <w:pPr>
              <w:rPr>
                <w:rFonts w:cs="Arial"/>
                <w:lang w:val="en-US"/>
              </w:rPr>
            </w:pPr>
            <w:r w:rsidRPr="00BC10A4">
              <w:rPr>
                <w:rFonts w:cs="Arial"/>
                <w:lang w:val="en-US"/>
              </w:rPr>
              <w:t>Purpose</w:t>
            </w:r>
          </w:p>
        </w:tc>
        <w:tc>
          <w:tcPr>
            <w:tcW w:w="5760" w:type="dxa"/>
          </w:tcPr>
          <w:p w14:paraId="3953CDC5"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5F71E164"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186697F4" w14:textId="77777777" w:rsidR="00F82145" w:rsidRPr="00BC10A4" w:rsidRDefault="00F82145" w:rsidP="00F82145">
            <w:pPr>
              <w:rPr>
                <w:rFonts w:cs="Arial"/>
                <w:lang w:val="en-US"/>
              </w:rPr>
            </w:pPr>
            <w:r w:rsidRPr="00BC10A4">
              <w:rPr>
                <w:rFonts w:cs="Arial"/>
                <w:lang w:val="en-US"/>
              </w:rPr>
              <w:t>Version</w:t>
            </w:r>
          </w:p>
        </w:tc>
        <w:tc>
          <w:tcPr>
            <w:tcW w:w="5760" w:type="dxa"/>
          </w:tcPr>
          <w:p w14:paraId="32E03C31"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2459335D"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2EE09F02" w14:textId="77777777" w:rsidR="00F82145" w:rsidRPr="00BC10A4" w:rsidRDefault="00F82145" w:rsidP="00F82145">
            <w:pPr>
              <w:rPr>
                <w:rFonts w:cs="Arial"/>
                <w:lang w:val="en-US"/>
              </w:rPr>
            </w:pPr>
            <w:r w:rsidRPr="00BC10A4">
              <w:rPr>
                <w:rFonts w:cs="Arial"/>
                <w:lang w:val="en-US"/>
              </w:rPr>
              <w:t>Internal or External</w:t>
            </w:r>
          </w:p>
        </w:tc>
        <w:tc>
          <w:tcPr>
            <w:tcW w:w="5760" w:type="dxa"/>
          </w:tcPr>
          <w:p w14:paraId="7A40D5DB"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Internal</w:t>
            </w:r>
          </w:p>
        </w:tc>
      </w:tr>
      <w:tr w:rsidR="00F82145" w:rsidRPr="000A6835" w14:paraId="3EF57CEC"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0D14338E" w14:textId="77777777" w:rsidR="00F82145" w:rsidRPr="00BC10A4" w:rsidRDefault="00F82145" w:rsidP="00F82145">
            <w:pPr>
              <w:rPr>
                <w:rFonts w:cs="Arial"/>
                <w:lang w:val="en-US"/>
              </w:rPr>
            </w:pPr>
            <w:r w:rsidRPr="00BC10A4">
              <w:rPr>
                <w:rFonts w:cs="Arial"/>
                <w:lang w:val="en-US"/>
              </w:rPr>
              <w:t>URL</w:t>
            </w:r>
          </w:p>
        </w:tc>
        <w:tc>
          <w:tcPr>
            <w:tcW w:w="5760" w:type="dxa"/>
          </w:tcPr>
          <w:p w14:paraId="5B0A8DF9"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1622B182"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6AC6400D" w14:textId="77777777" w:rsidR="00F82145" w:rsidRPr="00BC10A4" w:rsidRDefault="00F82145" w:rsidP="00F82145">
            <w:pPr>
              <w:rPr>
                <w:rFonts w:cs="Arial"/>
                <w:lang w:val="en-US"/>
              </w:rPr>
            </w:pPr>
            <w:r>
              <w:rPr>
                <w:rFonts w:cs="Arial"/>
                <w:lang w:val="en-GB"/>
              </w:rPr>
              <w:t>Relevant licensing considerations</w:t>
            </w:r>
          </w:p>
        </w:tc>
        <w:tc>
          <w:tcPr>
            <w:tcW w:w="5760" w:type="dxa"/>
          </w:tcPr>
          <w:p w14:paraId="52941627"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49F87FB2"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4C008BD0" w14:textId="77777777" w:rsidR="00F82145" w:rsidRPr="00BC10A4" w:rsidRDefault="00F82145" w:rsidP="00F82145">
            <w:pPr>
              <w:rPr>
                <w:rFonts w:cs="Arial"/>
                <w:lang w:val="en-US"/>
              </w:rPr>
            </w:pPr>
            <w:r w:rsidRPr="00BC10A4">
              <w:rPr>
                <w:rFonts w:cs="Arial"/>
                <w:lang w:val="en-US"/>
              </w:rPr>
              <w:t>Single Sign-On</w:t>
            </w:r>
          </w:p>
        </w:tc>
        <w:tc>
          <w:tcPr>
            <w:tcW w:w="5760" w:type="dxa"/>
          </w:tcPr>
          <w:p w14:paraId="4C007E42"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Yes</w:t>
            </w:r>
          </w:p>
        </w:tc>
      </w:tr>
      <w:tr w:rsidR="00F82145" w:rsidRPr="00BC10A4" w14:paraId="2AE0DB88"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5D47A1B6" w14:textId="77777777" w:rsidR="00F82145" w:rsidRPr="00BC10A4" w:rsidRDefault="00F82145" w:rsidP="00F82145">
            <w:pPr>
              <w:rPr>
                <w:rFonts w:cs="Arial"/>
                <w:lang w:val="en-US"/>
              </w:rPr>
            </w:pPr>
            <w:r w:rsidRPr="00BC10A4">
              <w:rPr>
                <w:rFonts w:cs="Arial"/>
                <w:lang w:val="en-US"/>
              </w:rPr>
              <w:t>Business Criticality Classification</w:t>
            </w:r>
          </w:p>
        </w:tc>
        <w:tc>
          <w:tcPr>
            <w:tcW w:w="5760" w:type="dxa"/>
          </w:tcPr>
          <w:p w14:paraId="201398FD"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66516F29"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0F52BE09" w14:textId="77777777" w:rsidR="00F82145" w:rsidRPr="00BC10A4" w:rsidRDefault="00F82145" w:rsidP="00F82145">
            <w:pPr>
              <w:rPr>
                <w:rFonts w:cs="Arial"/>
                <w:lang w:val="en-US"/>
              </w:rPr>
            </w:pPr>
            <w:r w:rsidRPr="00BC10A4">
              <w:rPr>
                <w:rFonts w:cs="Arial"/>
                <w:lang w:val="en-US"/>
              </w:rPr>
              <w:t>TSO</w:t>
            </w:r>
          </w:p>
        </w:tc>
        <w:tc>
          <w:tcPr>
            <w:tcW w:w="5760" w:type="dxa"/>
          </w:tcPr>
          <w:p w14:paraId="745119A3"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12C9AF5D"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5D2255EE" w14:textId="77777777" w:rsidR="00F82145" w:rsidRPr="00BC10A4" w:rsidRDefault="00F82145" w:rsidP="00F82145">
            <w:pPr>
              <w:rPr>
                <w:rFonts w:cs="Arial"/>
                <w:lang w:val="en-US"/>
              </w:rPr>
            </w:pPr>
            <w:r w:rsidRPr="00BC10A4">
              <w:rPr>
                <w:rFonts w:cs="Arial"/>
                <w:lang w:val="en-US"/>
              </w:rPr>
              <w:t>Support Hours</w:t>
            </w:r>
          </w:p>
        </w:tc>
        <w:tc>
          <w:tcPr>
            <w:tcW w:w="5760" w:type="dxa"/>
          </w:tcPr>
          <w:p w14:paraId="094763BB"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6A4E52CF"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5E593FA0" w14:textId="77777777" w:rsidR="00F82145" w:rsidRPr="00BC10A4" w:rsidRDefault="00F82145" w:rsidP="00F82145">
            <w:pPr>
              <w:rPr>
                <w:rFonts w:cs="Arial"/>
                <w:lang w:val="en-US"/>
              </w:rPr>
            </w:pPr>
            <w:r w:rsidRPr="00BC10A4">
              <w:rPr>
                <w:rFonts w:cs="Arial"/>
                <w:lang w:val="en-US"/>
              </w:rPr>
              <w:t>Role and/or Access</w:t>
            </w:r>
          </w:p>
        </w:tc>
        <w:tc>
          <w:tcPr>
            <w:tcW w:w="5760" w:type="dxa"/>
          </w:tcPr>
          <w:p w14:paraId="20EAC9D9"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0C90982D"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59CBCC41" w14:textId="77777777" w:rsidR="00F82145" w:rsidRPr="00BC10A4" w:rsidRDefault="00F82145" w:rsidP="00F82145">
            <w:pPr>
              <w:rPr>
                <w:rFonts w:cs="Arial"/>
                <w:lang w:val="en-US"/>
              </w:rPr>
            </w:pPr>
            <w:r w:rsidRPr="00BC10A4">
              <w:rPr>
                <w:rFonts w:cs="Arial"/>
                <w:lang w:val="en-US"/>
              </w:rPr>
              <w:t xml:space="preserve">Credential rules, policies and </w:t>
            </w:r>
          </w:p>
          <w:p w14:paraId="7A67B985" w14:textId="77777777" w:rsidR="00F82145" w:rsidRPr="00BC10A4" w:rsidRDefault="00F82145" w:rsidP="00F82145">
            <w:pPr>
              <w:rPr>
                <w:rFonts w:cs="Arial"/>
                <w:lang w:val="en-US"/>
              </w:rPr>
            </w:pPr>
            <w:r w:rsidRPr="00BC10A4">
              <w:rPr>
                <w:rFonts w:cs="Arial"/>
                <w:lang w:val="en-US"/>
              </w:rPr>
              <w:t>encryption certificates</w:t>
            </w:r>
          </w:p>
        </w:tc>
        <w:tc>
          <w:tcPr>
            <w:tcW w:w="5760" w:type="dxa"/>
          </w:tcPr>
          <w:p w14:paraId="78451055" w14:textId="77777777" w:rsidR="00F82145" w:rsidRPr="0045564F" w:rsidRDefault="00F82145" w:rsidP="00F82145">
            <w:pPr>
              <w:cnfStyle w:val="000000000000" w:firstRow="0" w:lastRow="0" w:firstColumn="0" w:lastColumn="0" w:oddVBand="0" w:evenVBand="0" w:oddHBand="0" w:evenHBand="0" w:firstRowFirstColumn="0" w:firstRowLastColumn="0" w:lastRowFirstColumn="0" w:lastRowLastColumn="0"/>
              <w:rPr>
                <w:rFonts w:cs="Arial"/>
                <w:color w:val="4472C4" w:themeColor="accent5"/>
                <w:lang w:val="en-US"/>
              </w:rPr>
            </w:pPr>
          </w:p>
        </w:tc>
      </w:tr>
    </w:tbl>
    <w:p w14:paraId="222A9D3D" w14:textId="77777777" w:rsidR="00F82145" w:rsidRDefault="00F82145" w:rsidP="00F82145">
      <w:pPr>
        <w:rPr>
          <w:rFonts w:cs="Arial"/>
          <w:b/>
          <w:color w:val="4472C4" w:themeColor="accent5"/>
          <w:lang w:val="en-GB"/>
        </w:rPr>
      </w:pPr>
    </w:p>
    <w:p w14:paraId="57DEEB0D" w14:textId="77777777" w:rsidR="00F82145" w:rsidRPr="006E7300" w:rsidRDefault="00F82145" w:rsidP="00F82145">
      <w:pPr>
        <w:pStyle w:val="Heading3"/>
        <w:rPr>
          <w:rFonts w:ascii="Verdana" w:hAnsi="Verdana" w:cs="Arial"/>
          <w:lang w:val="en-US"/>
        </w:rPr>
      </w:pPr>
      <w:r>
        <w:rPr>
          <w:rFonts w:ascii="Verdana" w:hAnsi="Verdana" w:cs="Arial"/>
          <w:lang w:val="en-US"/>
        </w:rPr>
        <w:t>Shared Path</w:t>
      </w:r>
    </w:p>
    <w:tbl>
      <w:tblPr>
        <w:tblStyle w:val="ListTable31"/>
        <w:tblW w:w="0" w:type="auto"/>
        <w:tblLook w:val="0480" w:firstRow="0" w:lastRow="0" w:firstColumn="1" w:lastColumn="0" w:noHBand="0" w:noVBand="1"/>
      </w:tblPr>
      <w:tblGrid>
        <w:gridCol w:w="3256"/>
        <w:gridCol w:w="5760"/>
      </w:tblGrid>
      <w:tr w:rsidR="00F82145" w:rsidRPr="00BC10A4" w14:paraId="41CF82F8"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1DEC2CEA" w14:textId="77777777" w:rsidR="00F82145" w:rsidRPr="00BC10A4" w:rsidRDefault="00F82145" w:rsidP="00F82145">
            <w:pPr>
              <w:rPr>
                <w:rFonts w:cs="Arial"/>
                <w:lang w:val="en-US"/>
              </w:rPr>
            </w:pPr>
            <w:r w:rsidRPr="00BC10A4">
              <w:rPr>
                <w:rFonts w:cs="Arial"/>
                <w:lang w:val="en-US"/>
              </w:rPr>
              <w:t>Application Name</w:t>
            </w:r>
          </w:p>
        </w:tc>
        <w:tc>
          <w:tcPr>
            <w:tcW w:w="5760" w:type="dxa"/>
          </w:tcPr>
          <w:p w14:paraId="0883C2A9"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GB"/>
              </w:rPr>
              <w:t>Shared Path</w:t>
            </w:r>
          </w:p>
        </w:tc>
      </w:tr>
      <w:tr w:rsidR="00F82145" w:rsidRPr="00BC10A4" w14:paraId="440EBDA2"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50E03910" w14:textId="77777777" w:rsidR="00F82145" w:rsidRPr="00BC10A4" w:rsidRDefault="00F82145" w:rsidP="00F82145">
            <w:pPr>
              <w:rPr>
                <w:rFonts w:cs="Arial"/>
                <w:lang w:val="en-US"/>
              </w:rPr>
            </w:pPr>
            <w:r>
              <w:rPr>
                <w:rFonts w:cs="Arial"/>
                <w:lang w:val="en-US"/>
              </w:rPr>
              <w:t>Process Steps in scope for Application</w:t>
            </w:r>
          </w:p>
        </w:tc>
        <w:tc>
          <w:tcPr>
            <w:tcW w:w="5760" w:type="dxa"/>
          </w:tcPr>
          <w:p w14:paraId="44F9F3E7"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Upload/Download files</w:t>
            </w:r>
          </w:p>
        </w:tc>
      </w:tr>
      <w:tr w:rsidR="00F82145" w:rsidRPr="00BC10A4" w14:paraId="4FEBD259"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048DCC18" w14:textId="77777777" w:rsidR="00F82145" w:rsidRPr="00BC10A4" w:rsidRDefault="00F82145" w:rsidP="00F82145">
            <w:pPr>
              <w:rPr>
                <w:rFonts w:cs="Arial"/>
                <w:lang w:val="en-US"/>
              </w:rPr>
            </w:pPr>
            <w:r>
              <w:rPr>
                <w:rFonts w:cs="Arial"/>
                <w:lang w:val="en-US"/>
              </w:rPr>
              <w:t>Application / System Owner</w:t>
            </w:r>
          </w:p>
        </w:tc>
        <w:tc>
          <w:tcPr>
            <w:tcW w:w="5760" w:type="dxa"/>
          </w:tcPr>
          <w:p w14:paraId="4EDB58D5"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48D406E0"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24F17A8C" w14:textId="77777777" w:rsidR="00F82145" w:rsidRDefault="00F82145" w:rsidP="00F82145">
            <w:pPr>
              <w:rPr>
                <w:rFonts w:cs="Arial"/>
                <w:lang w:val="en-US"/>
              </w:rPr>
            </w:pPr>
            <w:r>
              <w:rPr>
                <w:rFonts w:cs="Arial"/>
                <w:lang w:val="en-US"/>
              </w:rPr>
              <w:t>Validated system</w:t>
            </w:r>
          </w:p>
        </w:tc>
        <w:tc>
          <w:tcPr>
            <w:tcW w:w="5760" w:type="dxa"/>
          </w:tcPr>
          <w:p w14:paraId="5EF71B02"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0689AE46"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09188F7A" w14:textId="77777777" w:rsidR="00F82145" w:rsidRDefault="00F82145" w:rsidP="00F82145">
            <w:pPr>
              <w:rPr>
                <w:rFonts w:cs="Arial"/>
                <w:lang w:val="en-US"/>
              </w:rPr>
            </w:pPr>
            <w:r>
              <w:rPr>
                <w:rFonts w:cs="Arial"/>
                <w:lang w:val="en-US"/>
              </w:rPr>
              <w:t>Environments available</w:t>
            </w:r>
          </w:p>
        </w:tc>
        <w:tc>
          <w:tcPr>
            <w:tcW w:w="5760" w:type="dxa"/>
          </w:tcPr>
          <w:p w14:paraId="0E44F578"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301A3729"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6AEF7750" w14:textId="77777777" w:rsidR="00F82145" w:rsidRPr="00BC10A4" w:rsidRDefault="00F82145" w:rsidP="00F82145">
            <w:pPr>
              <w:rPr>
                <w:rFonts w:cs="Arial"/>
                <w:lang w:val="en-US"/>
              </w:rPr>
            </w:pPr>
            <w:r w:rsidRPr="00BC10A4">
              <w:rPr>
                <w:rFonts w:cs="Arial"/>
                <w:lang w:val="en-US"/>
              </w:rPr>
              <w:t>Purpose</w:t>
            </w:r>
          </w:p>
        </w:tc>
        <w:tc>
          <w:tcPr>
            <w:tcW w:w="5760" w:type="dxa"/>
          </w:tcPr>
          <w:p w14:paraId="7FC127A1"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674E9063"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78C2FA7B" w14:textId="77777777" w:rsidR="00F82145" w:rsidRPr="00BC10A4" w:rsidRDefault="00F82145" w:rsidP="00F82145">
            <w:pPr>
              <w:rPr>
                <w:rFonts w:cs="Arial"/>
                <w:lang w:val="en-US"/>
              </w:rPr>
            </w:pPr>
            <w:r w:rsidRPr="00BC10A4">
              <w:rPr>
                <w:rFonts w:cs="Arial"/>
                <w:lang w:val="en-US"/>
              </w:rPr>
              <w:t>Version</w:t>
            </w:r>
          </w:p>
        </w:tc>
        <w:tc>
          <w:tcPr>
            <w:tcW w:w="5760" w:type="dxa"/>
          </w:tcPr>
          <w:p w14:paraId="6B1031AC"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15503F02"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4C061E60" w14:textId="77777777" w:rsidR="00F82145" w:rsidRPr="00BC10A4" w:rsidRDefault="00F82145" w:rsidP="00F82145">
            <w:pPr>
              <w:rPr>
                <w:rFonts w:cs="Arial"/>
                <w:lang w:val="en-US"/>
              </w:rPr>
            </w:pPr>
            <w:r w:rsidRPr="00BC10A4">
              <w:rPr>
                <w:rFonts w:cs="Arial"/>
                <w:lang w:val="en-US"/>
              </w:rPr>
              <w:t>Internal or External</w:t>
            </w:r>
          </w:p>
        </w:tc>
        <w:tc>
          <w:tcPr>
            <w:tcW w:w="5760" w:type="dxa"/>
          </w:tcPr>
          <w:p w14:paraId="21C81EBF"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Internal</w:t>
            </w:r>
          </w:p>
        </w:tc>
      </w:tr>
      <w:tr w:rsidR="00F82145" w:rsidRPr="000A6835" w14:paraId="35C3B08B"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428DFD5A" w14:textId="77777777" w:rsidR="00F82145" w:rsidRPr="00BC10A4" w:rsidRDefault="00F82145" w:rsidP="00F82145">
            <w:pPr>
              <w:rPr>
                <w:rFonts w:cs="Arial"/>
                <w:lang w:val="en-US"/>
              </w:rPr>
            </w:pPr>
            <w:r w:rsidRPr="00BC10A4">
              <w:rPr>
                <w:rFonts w:cs="Arial"/>
                <w:lang w:val="en-US"/>
              </w:rPr>
              <w:t>URL</w:t>
            </w:r>
          </w:p>
        </w:tc>
        <w:tc>
          <w:tcPr>
            <w:tcW w:w="5760" w:type="dxa"/>
          </w:tcPr>
          <w:p w14:paraId="5C3D466D"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0252B27F"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2F58A262" w14:textId="77777777" w:rsidR="00F82145" w:rsidRPr="00BC10A4" w:rsidRDefault="00F82145" w:rsidP="00F82145">
            <w:pPr>
              <w:rPr>
                <w:rFonts w:cs="Arial"/>
                <w:lang w:val="en-US"/>
              </w:rPr>
            </w:pPr>
            <w:r>
              <w:rPr>
                <w:rFonts w:cs="Arial"/>
                <w:lang w:val="en-GB"/>
              </w:rPr>
              <w:t>Relevant licensing considerations</w:t>
            </w:r>
          </w:p>
        </w:tc>
        <w:tc>
          <w:tcPr>
            <w:tcW w:w="5760" w:type="dxa"/>
          </w:tcPr>
          <w:p w14:paraId="765A53ED"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6EFA5076"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39966E4E" w14:textId="77777777" w:rsidR="00F82145" w:rsidRPr="00BC10A4" w:rsidRDefault="00F82145" w:rsidP="00F82145">
            <w:pPr>
              <w:rPr>
                <w:rFonts w:cs="Arial"/>
                <w:lang w:val="en-US"/>
              </w:rPr>
            </w:pPr>
            <w:r w:rsidRPr="00BC10A4">
              <w:rPr>
                <w:rFonts w:cs="Arial"/>
                <w:lang w:val="en-US"/>
              </w:rPr>
              <w:t>Single Sign-On</w:t>
            </w:r>
          </w:p>
        </w:tc>
        <w:tc>
          <w:tcPr>
            <w:tcW w:w="5760" w:type="dxa"/>
          </w:tcPr>
          <w:p w14:paraId="5B127AB5"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Yes</w:t>
            </w:r>
          </w:p>
        </w:tc>
      </w:tr>
      <w:tr w:rsidR="00F82145" w:rsidRPr="00BC10A4" w14:paraId="50CAB29E"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13EDAF7D" w14:textId="77777777" w:rsidR="00F82145" w:rsidRPr="00BC10A4" w:rsidRDefault="00F82145" w:rsidP="00F82145">
            <w:pPr>
              <w:rPr>
                <w:rFonts w:cs="Arial"/>
                <w:lang w:val="en-US"/>
              </w:rPr>
            </w:pPr>
            <w:r w:rsidRPr="00BC10A4">
              <w:rPr>
                <w:rFonts w:cs="Arial"/>
                <w:lang w:val="en-US"/>
              </w:rPr>
              <w:t>Business Criticality Classification</w:t>
            </w:r>
          </w:p>
        </w:tc>
        <w:tc>
          <w:tcPr>
            <w:tcW w:w="5760" w:type="dxa"/>
          </w:tcPr>
          <w:p w14:paraId="20720230"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0C8D8B80"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0B3346AC" w14:textId="77777777" w:rsidR="00F82145" w:rsidRPr="00BC10A4" w:rsidRDefault="00F82145" w:rsidP="00F82145">
            <w:pPr>
              <w:rPr>
                <w:rFonts w:cs="Arial"/>
                <w:lang w:val="en-US"/>
              </w:rPr>
            </w:pPr>
            <w:r w:rsidRPr="00BC10A4">
              <w:rPr>
                <w:rFonts w:cs="Arial"/>
                <w:lang w:val="en-US"/>
              </w:rPr>
              <w:t>TSO</w:t>
            </w:r>
          </w:p>
        </w:tc>
        <w:tc>
          <w:tcPr>
            <w:tcW w:w="5760" w:type="dxa"/>
          </w:tcPr>
          <w:p w14:paraId="492ADDD8"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2A9E15B9"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2D2D73C9" w14:textId="77777777" w:rsidR="00F82145" w:rsidRPr="00BC10A4" w:rsidRDefault="00F82145" w:rsidP="00F82145">
            <w:pPr>
              <w:rPr>
                <w:rFonts w:cs="Arial"/>
                <w:lang w:val="en-US"/>
              </w:rPr>
            </w:pPr>
            <w:r w:rsidRPr="00BC10A4">
              <w:rPr>
                <w:rFonts w:cs="Arial"/>
                <w:lang w:val="en-US"/>
              </w:rPr>
              <w:t>Support Hours</w:t>
            </w:r>
          </w:p>
        </w:tc>
        <w:tc>
          <w:tcPr>
            <w:tcW w:w="5760" w:type="dxa"/>
          </w:tcPr>
          <w:p w14:paraId="43BFA808" w14:textId="77777777" w:rsidR="00F82145" w:rsidRPr="00EA094D" w:rsidRDefault="00F82145" w:rsidP="00F82145">
            <w:pPr>
              <w:cnfStyle w:val="000000000000" w:firstRow="0" w:lastRow="0" w:firstColumn="0" w:lastColumn="0" w:oddVBand="0" w:evenVBand="0" w:oddHBand="0" w:evenHBand="0" w:firstRowFirstColumn="0" w:firstRowLastColumn="0" w:lastRowFirstColumn="0" w:lastRowLastColumn="0"/>
              <w:rPr>
                <w:rFonts w:cs="Arial"/>
                <w:lang w:val="en-US"/>
              </w:rPr>
            </w:pPr>
          </w:p>
        </w:tc>
      </w:tr>
      <w:tr w:rsidR="00F82145" w:rsidRPr="00BC10A4" w14:paraId="63C5EDF7"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0DB41361" w14:textId="77777777" w:rsidR="00F82145" w:rsidRPr="00BC10A4" w:rsidRDefault="00F82145" w:rsidP="00F82145">
            <w:pPr>
              <w:rPr>
                <w:rFonts w:cs="Arial"/>
                <w:lang w:val="en-US"/>
              </w:rPr>
            </w:pPr>
            <w:r w:rsidRPr="00BC10A4">
              <w:rPr>
                <w:rFonts w:cs="Arial"/>
                <w:lang w:val="en-US"/>
              </w:rPr>
              <w:t>Role and/or Access</w:t>
            </w:r>
          </w:p>
        </w:tc>
        <w:tc>
          <w:tcPr>
            <w:tcW w:w="5760" w:type="dxa"/>
          </w:tcPr>
          <w:p w14:paraId="50583A6B" w14:textId="77777777" w:rsidR="00F82145" w:rsidRPr="00EA094D" w:rsidRDefault="00F82145" w:rsidP="00F82145">
            <w:pPr>
              <w:cnfStyle w:val="000000100000" w:firstRow="0" w:lastRow="0" w:firstColumn="0" w:lastColumn="0" w:oddVBand="0" w:evenVBand="0" w:oddHBand="1" w:evenHBand="0" w:firstRowFirstColumn="0" w:firstRowLastColumn="0" w:lastRowFirstColumn="0" w:lastRowLastColumn="0"/>
              <w:rPr>
                <w:rFonts w:cs="Arial"/>
                <w:lang w:val="en-US"/>
              </w:rPr>
            </w:pPr>
          </w:p>
        </w:tc>
      </w:tr>
      <w:tr w:rsidR="00F82145" w:rsidRPr="00BC10A4" w14:paraId="679A9A12"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3B47076E" w14:textId="77777777" w:rsidR="00F82145" w:rsidRPr="00BC10A4" w:rsidRDefault="00F82145" w:rsidP="00F82145">
            <w:pPr>
              <w:rPr>
                <w:rFonts w:cs="Arial"/>
                <w:lang w:val="en-US"/>
              </w:rPr>
            </w:pPr>
            <w:r w:rsidRPr="00BC10A4">
              <w:rPr>
                <w:rFonts w:cs="Arial"/>
                <w:lang w:val="en-US"/>
              </w:rPr>
              <w:lastRenderedPageBreak/>
              <w:t xml:space="preserve">Credential rules, policies and </w:t>
            </w:r>
          </w:p>
          <w:p w14:paraId="2EF4D39D" w14:textId="77777777" w:rsidR="00F82145" w:rsidRPr="00BC10A4" w:rsidRDefault="00F82145" w:rsidP="00F82145">
            <w:pPr>
              <w:rPr>
                <w:rFonts w:cs="Arial"/>
                <w:lang w:val="en-US"/>
              </w:rPr>
            </w:pPr>
            <w:r w:rsidRPr="00BC10A4">
              <w:rPr>
                <w:rFonts w:cs="Arial"/>
                <w:lang w:val="en-US"/>
              </w:rPr>
              <w:t>encryption certificates</w:t>
            </w:r>
          </w:p>
        </w:tc>
        <w:tc>
          <w:tcPr>
            <w:tcW w:w="5760" w:type="dxa"/>
          </w:tcPr>
          <w:p w14:paraId="016700E9" w14:textId="77777777" w:rsidR="00F82145" w:rsidRPr="0045564F" w:rsidRDefault="00F82145" w:rsidP="00F82145">
            <w:pPr>
              <w:cnfStyle w:val="000000000000" w:firstRow="0" w:lastRow="0" w:firstColumn="0" w:lastColumn="0" w:oddVBand="0" w:evenVBand="0" w:oddHBand="0" w:evenHBand="0" w:firstRowFirstColumn="0" w:firstRowLastColumn="0" w:lastRowFirstColumn="0" w:lastRowLastColumn="0"/>
              <w:rPr>
                <w:rFonts w:cs="Arial"/>
                <w:color w:val="4472C4" w:themeColor="accent5"/>
                <w:lang w:val="en-US"/>
              </w:rPr>
            </w:pPr>
          </w:p>
        </w:tc>
      </w:tr>
    </w:tbl>
    <w:p w14:paraId="3115A3EB" w14:textId="77777777" w:rsidR="00F82145" w:rsidRPr="008B32CD" w:rsidRDefault="00F82145" w:rsidP="00F82145">
      <w:pPr>
        <w:rPr>
          <w:rFonts w:cs="Arial"/>
          <w:b/>
          <w:color w:val="4472C4" w:themeColor="accent5"/>
        </w:rPr>
      </w:pPr>
    </w:p>
    <w:p w14:paraId="263E4B95" w14:textId="77777777" w:rsidR="00F82145" w:rsidRPr="008B32CD" w:rsidRDefault="00F82145" w:rsidP="00F82145">
      <w:pPr>
        <w:rPr>
          <w:rFonts w:ascii="Verdana" w:hAnsi="Verdana" w:cs="Arial"/>
          <w:b/>
          <w:color w:val="4472C4" w:themeColor="accent5"/>
          <w:lang w:val="en-GB"/>
        </w:rPr>
      </w:pPr>
    </w:p>
    <w:p w14:paraId="3EE66B78" w14:textId="6CC594BC" w:rsidR="00F82145" w:rsidRPr="0066788A" w:rsidRDefault="00F82145" w:rsidP="00F82145">
      <w:pPr>
        <w:rPr>
          <w:rFonts w:ascii="Verdana" w:hAnsi="Verdana" w:cs="Arial"/>
          <w:b/>
          <w:color w:val="4472C4" w:themeColor="accent5"/>
          <w:lang w:val="en-GB"/>
        </w:rPr>
      </w:pPr>
    </w:p>
    <w:p w14:paraId="28B5BA5B" w14:textId="77777777" w:rsidR="00F82145" w:rsidRPr="006E7300" w:rsidRDefault="00F82145" w:rsidP="00F82145">
      <w:pPr>
        <w:pStyle w:val="Heading3"/>
        <w:rPr>
          <w:rFonts w:ascii="Verdana" w:hAnsi="Verdana" w:cs="Arial"/>
          <w:lang w:val="en-US"/>
        </w:rPr>
      </w:pPr>
      <w:r w:rsidRPr="006E7300">
        <w:rPr>
          <w:rFonts w:ascii="Verdana" w:hAnsi="Verdana" w:cs="Arial"/>
          <w:lang w:val="en-US"/>
        </w:rPr>
        <w:t>Microsoft Excel</w:t>
      </w:r>
    </w:p>
    <w:tbl>
      <w:tblPr>
        <w:tblStyle w:val="ListTable31"/>
        <w:tblW w:w="0" w:type="auto"/>
        <w:tblLook w:val="0480" w:firstRow="0" w:lastRow="0" w:firstColumn="1" w:lastColumn="0" w:noHBand="0" w:noVBand="1"/>
      </w:tblPr>
      <w:tblGrid>
        <w:gridCol w:w="3256"/>
        <w:gridCol w:w="5760"/>
      </w:tblGrid>
      <w:tr w:rsidR="00F82145" w:rsidRPr="006E7300" w14:paraId="06BA39CA"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5EBAEDC7" w14:textId="77777777" w:rsidR="00F82145" w:rsidRPr="006E7300" w:rsidRDefault="00F82145" w:rsidP="00F82145">
            <w:pPr>
              <w:rPr>
                <w:rFonts w:ascii="Verdana" w:hAnsi="Verdana" w:cs="Arial"/>
                <w:lang w:val="en-US"/>
              </w:rPr>
            </w:pPr>
            <w:r w:rsidRPr="006E7300">
              <w:rPr>
                <w:rFonts w:ascii="Verdana" w:hAnsi="Verdana" w:cs="Arial"/>
                <w:lang w:val="en-US"/>
              </w:rPr>
              <w:t>Application Name</w:t>
            </w:r>
          </w:p>
        </w:tc>
        <w:tc>
          <w:tcPr>
            <w:tcW w:w="5760" w:type="dxa"/>
          </w:tcPr>
          <w:p w14:paraId="4440D863" w14:textId="77777777" w:rsidR="00F82145" w:rsidRPr="006E7300" w:rsidRDefault="00F82145" w:rsidP="00F82145">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r w:rsidRPr="006E7300">
              <w:rPr>
                <w:rFonts w:ascii="Verdana" w:hAnsi="Verdana" w:cs="Arial"/>
                <w:lang w:val="en-US"/>
              </w:rPr>
              <w:t>Microsoft Excel</w:t>
            </w:r>
          </w:p>
        </w:tc>
      </w:tr>
      <w:tr w:rsidR="00F82145" w:rsidRPr="006E7300" w14:paraId="753E2349"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3147BC79" w14:textId="77777777" w:rsidR="00F82145" w:rsidRPr="006E7300" w:rsidRDefault="00F82145" w:rsidP="00F82145">
            <w:pPr>
              <w:rPr>
                <w:rFonts w:ascii="Verdana" w:hAnsi="Verdana" w:cs="Arial"/>
                <w:lang w:val="en-US"/>
              </w:rPr>
            </w:pPr>
            <w:r w:rsidRPr="006E7300">
              <w:rPr>
                <w:rFonts w:ascii="Verdana" w:hAnsi="Verdana" w:cs="Arial"/>
                <w:lang w:val="en-US"/>
              </w:rPr>
              <w:t>Process Steps in scope for Application</w:t>
            </w:r>
          </w:p>
        </w:tc>
        <w:tc>
          <w:tcPr>
            <w:tcW w:w="5760" w:type="dxa"/>
          </w:tcPr>
          <w:p w14:paraId="28162961" w14:textId="77777777" w:rsidR="00F82145" w:rsidRPr="006E7300" w:rsidRDefault="00F82145" w:rsidP="00F82145">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p>
        </w:tc>
      </w:tr>
      <w:tr w:rsidR="00F82145" w:rsidRPr="006E7300" w14:paraId="4DD55061"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6BDC986F" w14:textId="77777777" w:rsidR="00F82145" w:rsidRPr="006E7300" w:rsidRDefault="00F82145" w:rsidP="00F82145">
            <w:pPr>
              <w:rPr>
                <w:rFonts w:ascii="Verdana" w:hAnsi="Verdana" w:cs="Arial"/>
                <w:lang w:val="en-US"/>
              </w:rPr>
            </w:pPr>
            <w:r w:rsidRPr="006E7300">
              <w:rPr>
                <w:rFonts w:ascii="Verdana" w:hAnsi="Verdana" w:cs="Arial"/>
                <w:lang w:val="en-US"/>
              </w:rPr>
              <w:t>Application / System Owner</w:t>
            </w:r>
          </w:p>
        </w:tc>
        <w:tc>
          <w:tcPr>
            <w:tcW w:w="5760" w:type="dxa"/>
          </w:tcPr>
          <w:p w14:paraId="08D0D057" w14:textId="77777777" w:rsidR="00F82145" w:rsidRPr="006E7300" w:rsidRDefault="00F82145" w:rsidP="00F82145">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p>
        </w:tc>
      </w:tr>
      <w:tr w:rsidR="00F82145" w:rsidRPr="006E7300" w14:paraId="14FCEDEF"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0B796A9D" w14:textId="77777777" w:rsidR="00F82145" w:rsidRPr="006E7300" w:rsidRDefault="00F82145" w:rsidP="00F82145">
            <w:pPr>
              <w:rPr>
                <w:rFonts w:ascii="Verdana" w:hAnsi="Verdana" w:cs="Arial"/>
                <w:lang w:val="en-US"/>
              </w:rPr>
            </w:pPr>
            <w:r w:rsidRPr="006E7300">
              <w:rPr>
                <w:rFonts w:ascii="Verdana" w:hAnsi="Verdana" w:cs="Arial"/>
                <w:lang w:val="en-US"/>
              </w:rPr>
              <w:t>Validated system</w:t>
            </w:r>
          </w:p>
        </w:tc>
        <w:tc>
          <w:tcPr>
            <w:tcW w:w="5760" w:type="dxa"/>
          </w:tcPr>
          <w:p w14:paraId="4BFBC68D" w14:textId="77777777" w:rsidR="00F82145" w:rsidRPr="006E7300" w:rsidRDefault="00F82145" w:rsidP="00F82145">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p>
        </w:tc>
      </w:tr>
      <w:tr w:rsidR="00F82145" w:rsidRPr="006E7300" w14:paraId="03C2A619"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4640B414" w14:textId="77777777" w:rsidR="00F82145" w:rsidRPr="006E7300" w:rsidRDefault="00F82145" w:rsidP="00F82145">
            <w:pPr>
              <w:rPr>
                <w:rFonts w:ascii="Verdana" w:hAnsi="Verdana" w:cs="Arial"/>
                <w:lang w:val="en-US"/>
              </w:rPr>
            </w:pPr>
            <w:r w:rsidRPr="006E7300">
              <w:rPr>
                <w:rFonts w:ascii="Verdana" w:hAnsi="Verdana" w:cs="Arial"/>
                <w:lang w:val="en-US"/>
              </w:rPr>
              <w:t>Environments available</w:t>
            </w:r>
          </w:p>
        </w:tc>
        <w:tc>
          <w:tcPr>
            <w:tcW w:w="5760" w:type="dxa"/>
          </w:tcPr>
          <w:p w14:paraId="3B493D54" w14:textId="77777777" w:rsidR="00F82145" w:rsidRPr="006E7300" w:rsidRDefault="00F82145" w:rsidP="00F82145">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p>
        </w:tc>
      </w:tr>
      <w:tr w:rsidR="00F82145" w:rsidRPr="006E7300" w14:paraId="4B7794D9"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5D6AB3BE" w14:textId="77777777" w:rsidR="00F82145" w:rsidRPr="006E7300" w:rsidRDefault="00F82145" w:rsidP="00F82145">
            <w:pPr>
              <w:rPr>
                <w:rFonts w:ascii="Verdana" w:hAnsi="Verdana" w:cs="Arial"/>
                <w:lang w:val="en-US"/>
              </w:rPr>
            </w:pPr>
            <w:r w:rsidRPr="006E7300">
              <w:rPr>
                <w:rFonts w:ascii="Verdana" w:hAnsi="Verdana" w:cs="Arial"/>
                <w:lang w:val="en-US"/>
              </w:rPr>
              <w:t>Purpose</w:t>
            </w:r>
          </w:p>
        </w:tc>
        <w:tc>
          <w:tcPr>
            <w:tcW w:w="5760" w:type="dxa"/>
          </w:tcPr>
          <w:p w14:paraId="617E75BC" w14:textId="77777777" w:rsidR="00F82145" w:rsidRPr="006E7300" w:rsidRDefault="00F82145" w:rsidP="00F82145">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r w:rsidRPr="006E7300">
              <w:rPr>
                <w:rFonts w:ascii="Verdana" w:hAnsi="Verdana" w:cs="Arial"/>
                <w:i/>
                <w:lang w:val="en-US"/>
              </w:rPr>
              <w:t>To receive and use the data for the process. If application is unavailable, robot will not have the required data for the process</w:t>
            </w:r>
          </w:p>
        </w:tc>
      </w:tr>
      <w:tr w:rsidR="00F82145" w:rsidRPr="006E7300" w14:paraId="127C8C65"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459623B8" w14:textId="77777777" w:rsidR="00F82145" w:rsidRPr="006E7300" w:rsidRDefault="00F82145" w:rsidP="00F82145">
            <w:pPr>
              <w:rPr>
                <w:rFonts w:ascii="Verdana" w:hAnsi="Verdana" w:cs="Arial"/>
                <w:lang w:val="en-US"/>
              </w:rPr>
            </w:pPr>
            <w:r w:rsidRPr="006E7300">
              <w:rPr>
                <w:rFonts w:ascii="Verdana" w:hAnsi="Verdana" w:cs="Arial"/>
                <w:lang w:val="en-US"/>
              </w:rPr>
              <w:t>Version</w:t>
            </w:r>
          </w:p>
        </w:tc>
        <w:tc>
          <w:tcPr>
            <w:tcW w:w="5760" w:type="dxa"/>
          </w:tcPr>
          <w:p w14:paraId="2BE53059" w14:textId="77777777" w:rsidR="00F82145" w:rsidRPr="006E7300" w:rsidRDefault="00F82145" w:rsidP="00F82145">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p>
        </w:tc>
      </w:tr>
      <w:tr w:rsidR="00F82145" w:rsidRPr="006E7300" w14:paraId="3D5006EE"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4F22ABCC" w14:textId="77777777" w:rsidR="00F82145" w:rsidRPr="006E7300" w:rsidRDefault="00F82145" w:rsidP="00F82145">
            <w:pPr>
              <w:rPr>
                <w:rFonts w:ascii="Verdana" w:hAnsi="Verdana" w:cs="Arial"/>
                <w:lang w:val="en-US"/>
              </w:rPr>
            </w:pPr>
            <w:r w:rsidRPr="006E7300">
              <w:rPr>
                <w:rFonts w:ascii="Verdana" w:hAnsi="Verdana" w:cs="Arial"/>
                <w:lang w:val="en-US"/>
              </w:rPr>
              <w:t>Internal or External</w:t>
            </w:r>
          </w:p>
        </w:tc>
        <w:tc>
          <w:tcPr>
            <w:tcW w:w="5760" w:type="dxa"/>
          </w:tcPr>
          <w:p w14:paraId="0025984A" w14:textId="77777777" w:rsidR="00F82145" w:rsidRPr="006E7300" w:rsidRDefault="00F82145" w:rsidP="00F82145">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p>
        </w:tc>
      </w:tr>
      <w:tr w:rsidR="00F82145" w:rsidRPr="006E7300" w14:paraId="17C02AF0"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4226AD35" w14:textId="77777777" w:rsidR="00F82145" w:rsidRPr="006E7300" w:rsidRDefault="00F82145" w:rsidP="00F82145">
            <w:pPr>
              <w:rPr>
                <w:rFonts w:ascii="Verdana" w:hAnsi="Verdana" w:cs="Arial"/>
                <w:lang w:val="en-US"/>
              </w:rPr>
            </w:pPr>
            <w:r w:rsidRPr="006E7300">
              <w:rPr>
                <w:rFonts w:ascii="Verdana" w:hAnsi="Verdana" w:cs="Arial"/>
                <w:lang w:val="en-US"/>
              </w:rPr>
              <w:t>URL</w:t>
            </w:r>
          </w:p>
        </w:tc>
        <w:tc>
          <w:tcPr>
            <w:tcW w:w="5760" w:type="dxa"/>
          </w:tcPr>
          <w:p w14:paraId="60CF9CD3" w14:textId="77777777" w:rsidR="00F82145" w:rsidRPr="006E7300" w:rsidRDefault="00F82145" w:rsidP="00F82145">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p>
        </w:tc>
      </w:tr>
      <w:tr w:rsidR="00F82145" w:rsidRPr="006E7300" w14:paraId="00ED5381"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423BFC53" w14:textId="77777777" w:rsidR="00F82145" w:rsidRPr="006E7300" w:rsidRDefault="00F82145" w:rsidP="00F82145">
            <w:pPr>
              <w:rPr>
                <w:rFonts w:ascii="Verdana" w:hAnsi="Verdana" w:cs="Arial"/>
                <w:lang w:val="en-US"/>
              </w:rPr>
            </w:pPr>
            <w:r w:rsidRPr="006E7300">
              <w:rPr>
                <w:rFonts w:ascii="Verdana" w:hAnsi="Verdana" w:cs="Arial"/>
                <w:lang w:val="en-GB"/>
              </w:rPr>
              <w:t>Relevant licensing considerations</w:t>
            </w:r>
          </w:p>
        </w:tc>
        <w:tc>
          <w:tcPr>
            <w:tcW w:w="5760" w:type="dxa"/>
          </w:tcPr>
          <w:p w14:paraId="124BCC67" w14:textId="77777777" w:rsidR="00F82145" w:rsidRPr="006E7300" w:rsidRDefault="00F82145" w:rsidP="00F82145">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p>
        </w:tc>
      </w:tr>
      <w:tr w:rsidR="00F82145" w:rsidRPr="006E7300" w14:paraId="51AB9156"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2BA9254D" w14:textId="77777777" w:rsidR="00F82145" w:rsidRPr="006E7300" w:rsidRDefault="00F82145" w:rsidP="00F82145">
            <w:pPr>
              <w:rPr>
                <w:rFonts w:ascii="Verdana" w:hAnsi="Verdana" w:cs="Arial"/>
                <w:lang w:val="en-US"/>
              </w:rPr>
            </w:pPr>
            <w:r w:rsidRPr="006E7300">
              <w:rPr>
                <w:rFonts w:ascii="Verdana" w:hAnsi="Verdana" w:cs="Arial"/>
                <w:lang w:val="en-US"/>
              </w:rPr>
              <w:t>Single Sign-On</w:t>
            </w:r>
          </w:p>
        </w:tc>
        <w:tc>
          <w:tcPr>
            <w:tcW w:w="5760" w:type="dxa"/>
          </w:tcPr>
          <w:p w14:paraId="1308BF9C" w14:textId="77777777" w:rsidR="00F82145" w:rsidRPr="006E7300" w:rsidRDefault="00F82145" w:rsidP="00F82145">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p>
        </w:tc>
      </w:tr>
      <w:tr w:rsidR="00F82145" w:rsidRPr="006E7300" w14:paraId="209C4E47"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3DF36147" w14:textId="77777777" w:rsidR="00F82145" w:rsidRPr="006E7300" w:rsidRDefault="00F82145" w:rsidP="00F82145">
            <w:pPr>
              <w:rPr>
                <w:rFonts w:ascii="Verdana" w:hAnsi="Verdana" w:cs="Arial"/>
                <w:lang w:val="en-US"/>
              </w:rPr>
            </w:pPr>
            <w:r w:rsidRPr="006E7300">
              <w:rPr>
                <w:rFonts w:ascii="Verdana" w:hAnsi="Verdana" w:cs="Arial"/>
                <w:lang w:val="en-US"/>
              </w:rPr>
              <w:t>Business Criticality Classification</w:t>
            </w:r>
          </w:p>
        </w:tc>
        <w:tc>
          <w:tcPr>
            <w:tcW w:w="5760" w:type="dxa"/>
          </w:tcPr>
          <w:p w14:paraId="3CE7B876" w14:textId="77777777" w:rsidR="00F82145" w:rsidRPr="006E7300" w:rsidRDefault="00F82145" w:rsidP="00F82145">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p>
        </w:tc>
      </w:tr>
      <w:tr w:rsidR="00F82145" w:rsidRPr="006E7300" w14:paraId="2AA27542"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2773B13E" w14:textId="77777777" w:rsidR="00F82145" w:rsidRPr="006E7300" w:rsidRDefault="00F82145" w:rsidP="00F82145">
            <w:pPr>
              <w:rPr>
                <w:rFonts w:ascii="Verdana" w:hAnsi="Verdana" w:cs="Arial"/>
                <w:lang w:val="en-US"/>
              </w:rPr>
            </w:pPr>
            <w:r w:rsidRPr="006E7300">
              <w:rPr>
                <w:rFonts w:ascii="Verdana" w:hAnsi="Verdana" w:cs="Arial"/>
                <w:lang w:val="en-US"/>
              </w:rPr>
              <w:t>TSO</w:t>
            </w:r>
          </w:p>
        </w:tc>
        <w:tc>
          <w:tcPr>
            <w:tcW w:w="5760" w:type="dxa"/>
          </w:tcPr>
          <w:p w14:paraId="1C635AE3" w14:textId="77777777" w:rsidR="00F82145" w:rsidRPr="006E7300" w:rsidRDefault="00F82145" w:rsidP="00F82145">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p>
        </w:tc>
      </w:tr>
      <w:tr w:rsidR="00F82145" w:rsidRPr="006E7300" w14:paraId="1DC3E3ED"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357920B2" w14:textId="77777777" w:rsidR="00F82145" w:rsidRPr="006E7300" w:rsidRDefault="00F82145" w:rsidP="00F82145">
            <w:pPr>
              <w:rPr>
                <w:rFonts w:ascii="Verdana" w:hAnsi="Verdana" w:cs="Arial"/>
                <w:lang w:val="en-US"/>
              </w:rPr>
            </w:pPr>
            <w:r w:rsidRPr="006E7300">
              <w:rPr>
                <w:rFonts w:ascii="Verdana" w:hAnsi="Verdana" w:cs="Arial"/>
                <w:lang w:val="en-US"/>
              </w:rPr>
              <w:t>Support Hours</w:t>
            </w:r>
          </w:p>
        </w:tc>
        <w:tc>
          <w:tcPr>
            <w:tcW w:w="5760" w:type="dxa"/>
          </w:tcPr>
          <w:p w14:paraId="02E81D97" w14:textId="77777777" w:rsidR="00F82145" w:rsidRPr="006E7300" w:rsidRDefault="00F82145" w:rsidP="00F82145">
            <w:pPr>
              <w:cnfStyle w:val="000000000000" w:firstRow="0" w:lastRow="0" w:firstColumn="0" w:lastColumn="0" w:oddVBand="0" w:evenVBand="0" w:oddHBand="0" w:evenHBand="0" w:firstRowFirstColumn="0" w:firstRowLastColumn="0" w:lastRowFirstColumn="0" w:lastRowLastColumn="0"/>
              <w:rPr>
                <w:rFonts w:ascii="Verdana" w:hAnsi="Verdana" w:cs="Arial"/>
                <w:lang w:val="en-US"/>
              </w:rPr>
            </w:pPr>
          </w:p>
        </w:tc>
      </w:tr>
      <w:tr w:rsidR="00F82145" w:rsidRPr="006E7300" w14:paraId="7EA80066" w14:textId="77777777" w:rsidTr="00F8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7F0BCC2B" w14:textId="77777777" w:rsidR="00F82145" w:rsidRPr="006E7300" w:rsidRDefault="00F82145" w:rsidP="00F82145">
            <w:pPr>
              <w:rPr>
                <w:rFonts w:ascii="Verdana" w:hAnsi="Verdana" w:cs="Arial"/>
                <w:lang w:val="en-US"/>
              </w:rPr>
            </w:pPr>
            <w:r w:rsidRPr="006E7300">
              <w:rPr>
                <w:rFonts w:ascii="Verdana" w:hAnsi="Verdana" w:cs="Arial"/>
                <w:lang w:val="en-US"/>
              </w:rPr>
              <w:t>Role and/or Access</w:t>
            </w:r>
          </w:p>
        </w:tc>
        <w:tc>
          <w:tcPr>
            <w:tcW w:w="5760" w:type="dxa"/>
          </w:tcPr>
          <w:p w14:paraId="02A492FF" w14:textId="77777777" w:rsidR="00F82145" w:rsidRPr="006E7300" w:rsidRDefault="00F82145" w:rsidP="00F82145">
            <w:pPr>
              <w:cnfStyle w:val="000000100000" w:firstRow="0" w:lastRow="0" w:firstColumn="0" w:lastColumn="0" w:oddVBand="0" w:evenVBand="0" w:oddHBand="1" w:evenHBand="0" w:firstRowFirstColumn="0" w:firstRowLastColumn="0" w:lastRowFirstColumn="0" w:lastRowLastColumn="0"/>
              <w:rPr>
                <w:rFonts w:ascii="Verdana" w:hAnsi="Verdana" w:cs="Arial"/>
                <w:lang w:val="en-US"/>
              </w:rPr>
            </w:pPr>
          </w:p>
        </w:tc>
      </w:tr>
      <w:tr w:rsidR="00F82145" w:rsidRPr="006E7300" w14:paraId="508BA436" w14:textId="77777777" w:rsidTr="00F82145">
        <w:tc>
          <w:tcPr>
            <w:cnfStyle w:val="001000000000" w:firstRow="0" w:lastRow="0" w:firstColumn="1" w:lastColumn="0" w:oddVBand="0" w:evenVBand="0" w:oddHBand="0" w:evenHBand="0" w:firstRowFirstColumn="0" w:firstRowLastColumn="0" w:lastRowFirstColumn="0" w:lastRowLastColumn="0"/>
            <w:tcW w:w="3256" w:type="dxa"/>
            <w:shd w:val="clear" w:color="auto" w:fill="000000" w:themeFill="text1"/>
          </w:tcPr>
          <w:p w14:paraId="0E243901" w14:textId="77777777" w:rsidR="00F82145" w:rsidRPr="006E7300" w:rsidRDefault="00F82145" w:rsidP="00F82145">
            <w:pPr>
              <w:rPr>
                <w:rFonts w:ascii="Verdana" w:hAnsi="Verdana" w:cs="Arial"/>
                <w:lang w:val="en-US"/>
              </w:rPr>
            </w:pPr>
            <w:r w:rsidRPr="006E7300">
              <w:rPr>
                <w:rFonts w:ascii="Verdana" w:hAnsi="Verdana" w:cs="Arial"/>
                <w:lang w:val="en-US"/>
              </w:rPr>
              <w:t xml:space="preserve">Credential rules, policies and </w:t>
            </w:r>
          </w:p>
          <w:p w14:paraId="1EAB8DCB" w14:textId="77777777" w:rsidR="00F82145" w:rsidRPr="006E7300" w:rsidRDefault="00F82145" w:rsidP="00F82145">
            <w:pPr>
              <w:rPr>
                <w:rFonts w:ascii="Verdana" w:hAnsi="Verdana" w:cs="Arial"/>
                <w:lang w:val="en-US"/>
              </w:rPr>
            </w:pPr>
            <w:r w:rsidRPr="006E7300">
              <w:rPr>
                <w:rFonts w:ascii="Verdana" w:hAnsi="Verdana" w:cs="Arial"/>
                <w:lang w:val="en-US"/>
              </w:rPr>
              <w:t>encryption certificates</w:t>
            </w:r>
          </w:p>
        </w:tc>
        <w:tc>
          <w:tcPr>
            <w:tcW w:w="5760" w:type="dxa"/>
          </w:tcPr>
          <w:p w14:paraId="366B6197" w14:textId="77777777" w:rsidR="00F82145" w:rsidRPr="006E7300" w:rsidRDefault="00F82145" w:rsidP="00F82145">
            <w:pPr>
              <w:cnfStyle w:val="000000000000" w:firstRow="0" w:lastRow="0" w:firstColumn="0" w:lastColumn="0" w:oddVBand="0" w:evenVBand="0" w:oddHBand="0" w:evenHBand="0" w:firstRowFirstColumn="0" w:firstRowLastColumn="0" w:lastRowFirstColumn="0" w:lastRowLastColumn="0"/>
              <w:rPr>
                <w:rFonts w:ascii="Verdana" w:hAnsi="Verdana" w:cs="Arial"/>
                <w:color w:val="4472C4" w:themeColor="accent5"/>
                <w:lang w:val="en-US"/>
              </w:rPr>
            </w:pPr>
            <w:r w:rsidRPr="006E7300">
              <w:rPr>
                <w:rFonts w:ascii="Verdana" w:hAnsi="Verdana" w:cs="Arial"/>
                <w:lang w:val="en-US"/>
              </w:rPr>
              <w:t>&lt;Please detail the credential rules and policies that will apply for the application(s) to be used. Determine if any encryption certificates are required for any credentials to be used.&gt;</w:t>
            </w:r>
          </w:p>
        </w:tc>
      </w:tr>
    </w:tbl>
    <w:p w14:paraId="18279AF7" w14:textId="77777777" w:rsidR="00F82145" w:rsidRPr="006E7300" w:rsidRDefault="00F82145" w:rsidP="00F82145">
      <w:pPr>
        <w:rPr>
          <w:rFonts w:ascii="Verdana" w:hAnsi="Verdana" w:cs="Arial"/>
          <w:lang w:val="en-US"/>
        </w:rPr>
      </w:pPr>
    </w:p>
    <w:p w14:paraId="4270A60F" w14:textId="77777777" w:rsidR="000A6835" w:rsidRDefault="000A6835" w:rsidP="0032042B">
      <w:pPr>
        <w:rPr>
          <w:lang w:val="en-US"/>
        </w:rPr>
        <w:sectPr w:rsidR="000A6835" w:rsidSect="00885451">
          <w:pgSz w:w="11906" w:h="16838"/>
          <w:pgMar w:top="1440" w:right="1440" w:bottom="1440" w:left="1440" w:header="720" w:footer="720" w:gutter="0"/>
          <w:cols w:space="720"/>
          <w:titlePg/>
          <w:docGrid w:linePitch="360"/>
        </w:sectPr>
      </w:pPr>
    </w:p>
    <w:p w14:paraId="769F6D5B" w14:textId="77777777" w:rsidR="00E25C1B" w:rsidRPr="00231D74" w:rsidRDefault="00C1118A" w:rsidP="00E25C1B">
      <w:pPr>
        <w:pStyle w:val="Heading1"/>
        <w:rPr>
          <w:rFonts w:cs="Arial"/>
          <w:lang w:val="en-US"/>
        </w:rPr>
      </w:pPr>
      <w:bookmarkStart w:id="2684" w:name="_Toc17306892"/>
      <w:bookmarkStart w:id="2685" w:name="_Toc477826102"/>
      <w:r>
        <w:rPr>
          <w:rFonts w:cs="Arial"/>
          <w:lang w:val="en-US"/>
        </w:rPr>
        <w:lastRenderedPageBreak/>
        <w:t>5</w:t>
      </w:r>
      <w:r w:rsidR="00E25C1B" w:rsidRPr="00374F07">
        <w:rPr>
          <w:rFonts w:cs="Arial"/>
          <w:lang w:val="en-US"/>
        </w:rPr>
        <w:t xml:space="preserve">. Solution </w:t>
      </w:r>
      <w:r>
        <w:rPr>
          <w:rFonts w:cs="Arial"/>
          <w:lang w:val="en-US"/>
        </w:rPr>
        <w:t>Design</w:t>
      </w:r>
      <w:bookmarkEnd w:id="2684"/>
      <w:r w:rsidR="00E25C1B" w:rsidRPr="0057037E">
        <w:rPr>
          <w:rFonts w:cs="Arial"/>
          <w:lang w:val="en-US"/>
        </w:rPr>
        <w:t xml:space="preserve"> </w:t>
      </w:r>
    </w:p>
    <w:p w14:paraId="5D332914" w14:textId="77777777" w:rsidR="00E25C1B" w:rsidRDefault="00E25C1B" w:rsidP="00E25C1B">
      <w:pPr>
        <w:rPr>
          <w:rFonts w:cs="Arial"/>
          <w:lang w:val="en-US"/>
        </w:rPr>
      </w:pPr>
      <w:r w:rsidRPr="00231D74">
        <w:rPr>
          <w:rFonts w:cs="Arial"/>
          <w:lang w:val="en-US"/>
        </w:rPr>
        <w:t xml:space="preserve">This section describes </w:t>
      </w:r>
      <w:r>
        <w:rPr>
          <w:rFonts w:cs="Arial"/>
          <w:lang w:val="en-US"/>
        </w:rPr>
        <w:t xml:space="preserve">the </w:t>
      </w:r>
      <w:r w:rsidR="00C1118A">
        <w:rPr>
          <w:rFonts w:cs="Arial"/>
          <w:lang w:val="en-US"/>
        </w:rPr>
        <w:t>technical</w:t>
      </w:r>
      <w:r>
        <w:rPr>
          <w:rFonts w:cs="Arial"/>
          <w:lang w:val="en-US"/>
        </w:rPr>
        <w:t xml:space="preserve"> design of the automated solution</w:t>
      </w:r>
      <w:r w:rsidRPr="00231D74">
        <w:rPr>
          <w:rFonts w:cs="Arial"/>
          <w:lang w:val="en-US"/>
        </w:rPr>
        <w:t xml:space="preserve">. </w:t>
      </w:r>
    </w:p>
    <w:p w14:paraId="0EBBC933" w14:textId="221834C2" w:rsidR="00E25C1B" w:rsidDel="00C070F9" w:rsidRDefault="00885451">
      <w:pPr>
        <w:pStyle w:val="Heading2"/>
        <w:rPr>
          <w:del w:id="2686" w:author="Author"/>
          <w:rFonts w:cs="Arial"/>
          <w:lang w:val="en-US"/>
        </w:rPr>
      </w:pPr>
      <w:bookmarkStart w:id="2687" w:name="_Toc17306893"/>
      <w:r>
        <w:rPr>
          <w:rFonts w:cs="Arial"/>
          <w:lang w:val="en-US"/>
        </w:rPr>
        <w:t>5</w:t>
      </w:r>
      <w:r w:rsidR="00E25C1B" w:rsidRPr="00231D74">
        <w:rPr>
          <w:rFonts w:cs="Arial"/>
          <w:lang w:val="en-US"/>
        </w:rPr>
        <w:t xml:space="preserve">.1. </w:t>
      </w:r>
      <w:r w:rsidR="00A645DA">
        <w:rPr>
          <w:rFonts w:cs="Arial"/>
          <w:lang w:val="en-US"/>
        </w:rPr>
        <w:t>Data Flow</w:t>
      </w:r>
      <w:r w:rsidR="00E25C1B">
        <w:rPr>
          <w:rFonts w:cs="Arial"/>
          <w:lang w:val="en-US"/>
        </w:rPr>
        <w:t xml:space="preserve"> </w:t>
      </w:r>
      <w:r w:rsidR="00C1118A">
        <w:rPr>
          <w:rFonts w:cs="Arial"/>
          <w:lang w:val="en-US"/>
        </w:rPr>
        <w:t>– Solution Overview</w:t>
      </w:r>
      <w:bookmarkEnd w:id="2687"/>
    </w:p>
    <w:tbl>
      <w:tblPr>
        <w:tblStyle w:val="TableGrid"/>
        <w:tblW w:w="0" w:type="auto"/>
        <w:shd w:val="clear" w:color="auto" w:fill="D9D9D9" w:themeFill="background1" w:themeFillShade="D9"/>
        <w:tblLook w:val="04A0" w:firstRow="1" w:lastRow="0" w:firstColumn="1" w:lastColumn="0" w:noHBand="0" w:noVBand="1"/>
      </w:tblPr>
      <w:tblGrid>
        <w:gridCol w:w="9016"/>
      </w:tblGrid>
      <w:tr w:rsidR="00E25C1B" w:rsidRPr="00231D74" w:rsidDel="00C070F9" w14:paraId="2070F6E5" w14:textId="6081C7CA" w:rsidTr="009B4416">
        <w:trPr>
          <w:del w:id="2688" w:author="Author"/>
        </w:trPr>
        <w:tc>
          <w:tcPr>
            <w:tcW w:w="9016" w:type="dxa"/>
            <w:shd w:val="clear" w:color="auto" w:fill="F2F2F2" w:themeFill="background1" w:themeFillShade="F2"/>
          </w:tcPr>
          <w:p w14:paraId="55225057" w14:textId="1ED80698" w:rsidR="00E25C1B" w:rsidRPr="00231D74" w:rsidDel="00C070F9" w:rsidRDefault="00E25C1B">
            <w:pPr>
              <w:pStyle w:val="Heading2"/>
              <w:rPr>
                <w:del w:id="2689" w:author="Author"/>
                <w:rFonts w:cs="Arial"/>
                <w:b/>
                <w:i/>
                <w:lang w:val="en-US"/>
              </w:rPr>
              <w:pPrChange w:id="2690" w:author="Author">
                <w:pPr/>
              </w:pPrChange>
            </w:pPr>
            <w:del w:id="2691" w:author="Author">
              <w:r w:rsidRPr="00231D74" w:rsidDel="00C070F9">
                <w:rPr>
                  <w:rFonts w:cs="Arial"/>
                  <w:b/>
                  <w:i/>
                  <w:lang w:val="en-US"/>
                </w:rPr>
                <w:delText>Instruction only – remove this table once section completed</w:delText>
              </w:r>
            </w:del>
          </w:p>
        </w:tc>
      </w:tr>
      <w:tr w:rsidR="00E25C1B" w:rsidRPr="00231D74" w:rsidDel="00C070F9" w14:paraId="5EF3E25A" w14:textId="62F10BC4" w:rsidTr="009B4416">
        <w:trPr>
          <w:del w:id="2692" w:author="Author"/>
        </w:trPr>
        <w:tc>
          <w:tcPr>
            <w:tcW w:w="9016" w:type="dxa"/>
            <w:shd w:val="clear" w:color="auto" w:fill="F2F2F2" w:themeFill="background1" w:themeFillShade="F2"/>
          </w:tcPr>
          <w:p w14:paraId="28BC6823" w14:textId="260D2FD7" w:rsidR="00E25C1B" w:rsidRPr="00231D74" w:rsidDel="00C070F9" w:rsidRDefault="00E25C1B">
            <w:pPr>
              <w:pStyle w:val="Heading2"/>
              <w:rPr>
                <w:del w:id="2693" w:author="Author"/>
                <w:lang w:val="en-US"/>
              </w:rPr>
              <w:pPrChange w:id="2694" w:author="Author">
                <w:pPr/>
              </w:pPrChange>
            </w:pPr>
            <w:del w:id="2695" w:author="Author">
              <w:r w:rsidRPr="00C1422F" w:rsidDel="00C070F9">
                <w:rPr>
                  <w:lang w:val="en-US"/>
                </w:rPr>
                <w:delText xml:space="preserve">Provide a diagram of the technical components of the solution. The diagram should show all </w:delText>
              </w:r>
              <w:r w:rsidR="00C1422F" w:rsidRPr="00C1422F" w:rsidDel="00C070F9">
                <w:rPr>
                  <w:lang w:val="en-US"/>
                </w:rPr>
                <w:delText>automation</w:delText>
              </w:r>
              <w:r w:rsidRPr="00C1422F" w:rsidDel="00C070F9">
                <w:rPr>
                  <w:lang w:val="en-US"/>
                </w:rPr>
                <w:delText xml:space="preserve"> processes</w:delText>
              </w:r>
              <w:r w:rsidDel="00C070F9">
                <w:rPr>
                  <w:lang w:val="en-US"/>
                </w:rPr>
                <w:delText>, component objects, and any other COM objects and external web services.</w:delText>
              </w:r>
            </w:del>
          </w:p>
        </w:tc>
      </w:tr>
    </w:tbl>
    <w:p w14:paraId="4D3F7627" w14:textId="545D550A" w:rsidR="00E25C1B" w:rsidRPr="00E25C1B" w:rsidRDefault="00C070F9">
      <w:pPr>
        <w:pStyle w:val="Heading2"/>
        <w:rPr>
          <w:lang w:val="en-US"/>
        </w:rPr>
        <w:pPrChange w:id="2696" w:author="Author">
          <w:pPr/>
        </w:pPrChange>
      </w:pPr>
      <w:bookmarkStart w:id="2697" w:name="_Toc17306894"/>
      <w:ins w:id="2698" w:author="Author">
        <w:r>
          <w:rPr>
            <w:noProof/>
            <w:lang w:val="en-US"/>
          </w:rPr>
          <w:drawing>
            <wp:inline distT="0" distB="0" distL="0" distR="0" wp14:anchorId="1B943D9F" wp14:editId="188BF899">
              <wp:extent cx="5731510" cy="3618868"/>
              <wp:effectExtent l="0" t="0" r="2540" b="63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1510" cy="3618868"/>
                      </a:xfrm>
                      <a:prstGeom prst="rect">
                        <a:avLst/>
                      </a:prstGeom>
                    </pic:spPr>
                  </pic:pic>
                </a:graphicData>
              </a:graphic>
            </wp:inline>
          </w:drawing>
        </w:r>
      </w:ins>
      <w:bookmarkEnd w:id="2697"/>
    </w:p>
    <w:p w14:paraId="16A49FBF" w14:textId="5C41846B" w:rsidR="00E25C1B" w:rsidDel="00C070F9" w:rsidRDefault="00885451">
      <w:pPr>
        <w:pStyle w:val="Heading2"/>
        <w:rPr>
          <w:del w:id="2699" w:author="Author"/>
          <w:rFonts w:cs="Arial"/>
          <w:lang w:val="en-US"/>
        </w:rPr>
      </w:pPr>
      <w:r>
        <w:rPr>
          <w:rFonts w:cs="Arial"/>
          <w:lang w:val="en-US"/>
        </w:rPr>
        <w:t>5</w:t>
      </w:r>
      <w:r w:rsidR="00E25C1B" w:rsidRPr="00231D74">
        <w:rPr>
          <w:rFonts w:cs="Arial"/>
          <w:lang w:val="en-US"/>
        </w:rPr>
        <w:t>.</w:t>
      </w:r>
      <w:r w:rsidR="00E25C1B">
        <w:rPr>
          <w:rFonts w:cs="Arial"/>
          <w:lang w:val="en-US"/>
        </w:rPr>
        <w:t>2</w:t>
      </w:r>
      <w:r w:rsidR="00E25C1B" w:rsidRPr="00231D74">
        <w:rPr>
          <w:rFonts w:cs="Arial"/>
          <w:lang w:val="en-US"/>
        </w:rPr>
        <w:t xml:space="preserve">. </w:t>
      </w:r>
      <w:r w:rsidR="00C1118A">
        <w:rPr>
          <w:rFonts w:cs="Arial"/>
          <w:lang w:val="en-US"/>
        </w:rPr>
        <w:t xml:space="preserve">Data Flow - </w:t>
      </w:r>
      <w:r w:rsidR="00E25C1B">
        <w:rPr>
          <w:rFonts w:cs="Arial"/>
          <w:lang w:val="en-US"/>
        </w:rPr>
        <w:t>Solution Components</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E25C1B" w:rsidRPr="00231D74" w:rsidDel="00C070F9" w14:paraId="0C9BF57D" w14:textId="1AD91EC8" w:rsidTr="009B4416">
        <w:trPr>
          <w:del w:id="2700" w:author="Author"/>
        </w:trPr>
        <w:tc>
          <w:tcPr>
            <w:tcW w:w="9016" w:type="dxa"/>
            <w:shd w:val="clear" w:color="auto" w:fill="F2F2F2" w:themeFill="background1" w:themeFillShade="F2"/>
          </w:tcPr>
          <w:p w14:paraId="4491133D" w14:textId="6147CEE5" w:rsidR="00E25C1B" w:rsidRPr="00231D74" w:rsidDel="00C070F9" w:rsidRDefault="00E25C1B">
            <w:pPr>
              <w:pStyle w:val="Heading2"/>
              <w:rPr>
                <w:del w:id="2701" w:author="Author"/>
                <w:rFonts w:cs="Arial"/>
                <w:b/>
                <w:i/>
                <w:lang w:val="en-US"/>
              </w:rPr>
              <w:pPrChange w:id="2702" w:author="Author">
                <w:pPr/>
              </w:pPrChange>
            </w:pPr>
            <w:del w:id="2703" w:author="Author">
              <w:r w:rsidRPr="00231D74" w:rsidDel="00C070F9">
                <w:rPr>
                  <w:rFonts w:cs="Arial"/>
                  <w:b/>
                  <w:i/>
                  <w:lang w:val="en-US"/>
                </w:rPr>
                <w:delText>Instruction only – remove this table once section completed</w:delText>
              </w:r>
            </w:del>
          </w:p>
        </w:tc>
      </w:tr>
      <w:tr w:rsidR="00E25C1B" w:rsidRPr="00231D74" w:rsidDel="00C070F9" w14:paraId="73CF59D1" w14:textId="17098B45" w:rsidTr="009B4416">
        <w:trPr>
          <w:del w:id="2704" w:author="Author"/>
        </w:trPr>
        <w:tc>
          <w:tcPr>
            <w:tcW w:w="9016" w:type="dxa"/>
            <w:shd w:val="clear" w:color="auto" w:fill="F2F2F2" w:themeFill="background1" w:themeFillShade="F2"/>
          </w:tcPr>
          <w:p w14:paraId="56256638" w14:textId="07565BB9" w:rsidR="00E25C1B" w:rsidRPr="00231D74" w:rsidDel="00C070F9" w:rsidRDefault="00E25C1B">
            <w:pPr>
              <w:pStyle w:val="Heading2"/>
              <w:rPr>
                <w:del w:id="2705" w:author="Author"/>
                <w:rFonts w:cs="Arial"/>
                <w:i/>
                <w:lang w:val="en-US"/>
              </w:rPr>
              <w:pPrChange w:id="2706" w:author="Author">
                <w:pPr/>
              </w:pPrChange>
            </w:pPr>
            <w:del w:id="2707" w:author="Author">
              <w:r w:rsidDel="00C070F9">
                <w:rPr>
                  <w:rFonts w:cs="Arial"/>
                  <w:i/>
                  <w:lang w:val="en-US"/>
                </w:rPr>
                <w:delText>Provide a tabular format</w:delText>
              </w:r>
              <w:r w:rsidR="00C342BF" w:rsidDel="00C070F9">
                <w:rPr>
                  <w:rFonts w:cs="Arial"/>
                  <w:i/>
                  <w:lang w:val="en-US"/>
                </w:rPr>
                <w:delText xml:space="preserve"> of the object model components</w:delText>
              </w:r>
              <w:r w:rsidDel="00C070F9">
                <w:rPr>
                  <w:rFonts w:cs="Arial"/>
                  <w:i/>
                  <w:lang w:val="en-US"/>
                </w:rPr>
                <w:delText>.</w:delText>
              </w:r>
            </w:del>
          </w:p>
        </w:tc>
      </w:tr>
    </w:tbl>
    <w:p w14:paraId="74B5A135" w14:textId="64309F58" w:rsidR="00E25C1B" w:rsidRPr="00E25C1B" w:rsidDel="00C070F9" w:rsidRDefault="00E25C1B">
      <w:pPr>
        <w:pStyle w:val="Heading2"/>
        <w:rPr>
          <w:del w:id="2708" w:author="Author"/>
          <w:lang w:val="en-US"/>
        </w:rPr>
        <w:pPrChange w:id="2709" w:author="Author">
          <w:pPr/>
        </w:pPrChange>
      </w:pPr>
    </w:p>
    <w:tbl>
      <w:tblPr>
        <w:tblStyle w:val="ListTable31"/>
        <w:tblW w:w="9067" w:type="dxa"/>
        <w:tblLook w:val="04A0" w:firstRow="1" w:lastRow="0" w:firstColumn="1" w:lastColumn="0" w:noHBand="0" w:noVBand="1"/>
      </w:tblPr>
      <w:tblGrid>
        <w:gridCol w:w="730"/>
        <w:gridCol w:w="2547"/>
        <w:gridCol w:w="2542"/>
        <w:gridCol w:w="3248"/>
      </w:tblGrid>
      <w:tr w:rsidR="00E25C1B" w:rsidRPr="00231D74" w:rsidDel="00C070F9" w14:paraId="63B5FF0A" w14:textId="6903C7AB" w:rsidTr="00E25C1B">
        <w:trPr>
          <w:cnfStyle w:val="100000000000" w:firstRow="1" w:lastRow="0" w:firstColumn="0" w:lastColumn="0" w:oddVBand="0" w:evenVBand="0" w:oddHBand="0" w:evenHBand="0" w:firstRowFirstColumn="0" w:firstRowLastColumn="0" w:lastRowFirstColumn="0" w:lastRowLastColumn="0"/>
          <w:del w:id="2710" w:author="Author"/>
        </w:trPr>
        <w:tc>
          <w:tcPr>
            <w:cnfStyle w:val="001000000100" w:firstRow="0" w:lastRow="0" w:firstColumn="1" w:lastColumn="0" w:oddVBand="0" w:evenVBand="0" w:oddHBand="0" w:evenHBand="0" w:firstRowFirstColumn="1" w:firstRowLastColumn="0" w:lastRowFirstColumn="0" w:lastRowLastColumn="0"/>
            <w:tcW w:w="704" w:type="dxa"/>
          </w:tcPr>
          <w:p w14:paraId="76F658E0" w14:textId="053B8833" w:rsidR="00E25C1B" w:rsidRPr="00231D74" w:rsidDel="00C070F9" w:rsidRDefault="00E25C1B">
            <w:pPr>
              <w:pStyle w:val="Heading2"/>
              <w:rPr>
                <w:del w:id="2711" w:author="Author"/>
                <w:rFonts w:cs="Arial"/>
                <w:b w:val="0"/>
                <w:lang w:val="en-US"/>
              </w:rPr>
              <w:pPrChange w:id="2712" w:author="Author">
                <w:pPr/>
              </w:pPrChange>
            </w:pPr>
            <w:del w:id="2713" w:author="Author">
              <w:r w:rsidDel="00C070F9">
                <w:rPr>
                  <w:rFonts w:cs="Arial"/>
                  <w:b w:val="0"/>
                  <w:lang w:val="en-US"/>
                </w:rPr>
                <w:delText>Ref.</w:delText>
              </w:r>
            </w:del>
          </w:p>
        </w:tc>
        <w:tc>
          <w:tcPr>
            <w:tcW w:w="2552" w:type="dxa"/>
          </w:tcPr>
          <w:p w14:paraId="63BC757F" w14:textId="57056C76" w:rsidR="00E25C1B" w:rsidRPr="00231D74" w:rsidDel="00C070F9" w:rsidRDefault="00EA094D">
            <w:pPr>
              <w:pStyle w:val="Heading2"/>
              <w:cnfStyle w:val="100000000000" w:firstRow="1" w:lastRow="0" w:firstColumn="0" w:lastColumn="0" w:oddVBand="0" w:evenVBand="0" w:oddHBand="0" w:evenHBand="0" w:firstRowFirstColumn="0" w:firstRowLastColumn="0" w:lastRowFirstColumn="0" w:lastRowLastColumn="0"/>
              <w:rPr>
                <w:del w:id="2714" w:author="Author"/>
                <w:rFonts w:cs="Arial"/>
                <w:lang w:val="en-US"/>
              </w:rPr>
              <w:pPrChange w:id="2715" w:author="Author">
                <w:pPr>
                  <w:cnfStyle w:val="100000000000" w:firstRow="1" w:lastRow="0" w:firstColumn="0" w:lastColumn="0" w:oddVBand="0" w:evenVBand="0" w:oddHBand="0" w:evenHBand="0" w:firstRowFirstColumn="0" w:firstRowLastColumn="0" w:lastRowFirstColumn="0" w:lastRowLastColumn="0"/>
                </w:pPr>
              </w:pPrChange>
            </w:pPr>
            <w:del w:id="2716" w:author="Author">
              <w:r w:rsidDel="00C070F9">
                <w:rPr>
                  <w:rFonts w:cs="Arial"/>
                  <w:lang w:val="en-US"/>
                </w:rPr>
                <w:delText xml:space="preserve">Object </w:delText>
              </w:r>
              <w:r w:rsidR="00E25C1B" w:rsidDel="00C070F9">
                <w:rPr>
                  <w:rFonts w:cs="Arial"/>
                  <w:lang w:val="en-US"/>
                </w:rPr>
                <w:delText>Type</w:delText>
              </w:r>
            </w:del>
          </w:p>
        </w:tc>
        <w:tc>
          <w:tcPr>
            <w:tcW w:w="2551" w:type="dxa"/>
          </w:tcPr>
          <w:p w14:paraId="4FF4672C" w14:textId="2AD12DE7" w:rsidR="00E25C1B" w:rsidRPr="00231D74" w:rsidDel="00C070F9" w:rsidRDefault="00EA094D">
            <w:pPr>
              <w:pStyle w:val="Heading2"/>
              <w:cnfStyle w:val="100000000000" w:firstRow="1" w:lastRow="0" w:firstColumn="0" w:lastColumn="0" w:oddVBand="0" w:evenVBand="0" w:oddHBand="0" w:evenHBand="0" w:firstRowFirstColumn="0" w:firstRowLastColumn="0" w:lastRowFirstColumn="0" w:lastRowLastColumn="0"/>
              <w:rPr>
                <w:del w:id="2717" w:author="Author"/>
                <w:rFonts w:cs="Arial"/>
                <w:b w:val="0"/>
                <w:lang w:val="en-US"/>
              </w:rPr>
              <w:pPrChange w:id="2718" w:author="Author">
                <w:pPr>
                  <w:cnfStyle w:val="100000000000" w:firstRow="1" w:lastRow="0" w:firstColumn="0" w:lastColumn="0" w:oddVBand="0" w:evenVBand="0" w:oddHBand="0" w:evenHBand="0" w:firstRowFirstColumn="0" w:firstRowLastColumn="0" w:lastRowFirstColumn="0" w:lastRowLastColumn="0"/>
                </w:pPr>
              </w:pPrChange>
            </w:pPr>
            <w:del w:id="2719" w:author="Author">
              <w:r w:rsidDel="00C070F9">
                <w:rPr>
                  <w:rFonts w:cs="Arial"/>
                  <w:b w:val="0"/>
                  <w:lang w:val="en-US"/>
                </w:rPr>
                <w:delText xml:space="preserve">Object </w:delText>
              </w:r>
              <w:r w:rsidR="00E25C1B" w:rsidDel="00C070F9">
                <w:rPr>
                  <w:rFonts w:cs="Arial"/>
                  <w:b w:val="0"/>
                  <w:lang w:val="en-US"/>
                </w:rPr>
                <w:delText>Name</w:delText>
              </w:r>
            </w:del>
          </w:p>
        </w:tc>
        <w:tc>
          <w:tcPr>
            <w:tcW w:w="3260" w:type="dxa"/>
          </w:tcPr>
          <w:p w14:paraId="6E26DB3F" w14:textId="24A1AA02" w:rsidR="00E25C1B" w:rsidRPr="00231D74" w:rsidDel="00C070F9" w:rsidRDefault="00E25C1B">
            <w:pPr>
              <w:pStyle w:val="Heading2"/>
              <w:cnfStyle w:val="100000000000" w:firstRow="1" w:lastRow="0" w:firstColumn="0" w:lastColumn="0" w:oddVBand="0" w:evenVBand="0" w:oddHBand="0" w:evenHBand="0" w:firstRowFirstColumn="0" w:firstRowLastColumn="0" w:lastRowFirstColumn="0" w:lastRowLastColumn="0"/>
              <w:rPr>
                <w:del w:id="2720" w:author="Author"/>
                <w:rFonts w:cs="Arial"/>
                <w:b w:val="0"/>
                <w:lang w:val="en-US"/>
              </w:rPr>
              <w:pPrChange w:id="2721" w:author="Author">
                <w:pPr>
                  <w:cnfStyle w:val="100000000000" w:firstRow="1" w:lastRow="0" w:firstColumn="0" w:lastColumn="0" w:oddVBand="0" w:evenVBand="0" w:oddHBand="0" w:evenHBand="0" w:firstRowFirstColumn="0" w:firstRowLastColumn="0" w:lastRowFirstColumn="0" w:lastRowLastColumn="0"/>
                </w:pPr>
              </w:pPrChange>
            </w:pPr>
            <w:del w:id="2722" w:author="Author">
              <w:r w:rsidDel="00C070F9">
                <w:rPr>
                  <w:rFonts w:cs="Arial"/>
                  <w:b w:val="0"/>
                  <w:lang w:val="en-US"/>
                </w:rPr>
                <w:delText>Purpose</w:delText>
              </w:r>
            </w:del>
          </w:p>
        </w:tc>
      </w:tr>
      <w:tr w:rsidR="00E25C1B" w:rsidRPr="00231D74" w:rsidDel="00C070F9" w14:paraId="4C98FCD9" w14:textId="78F1C742" w:rsidTr="00E25C1B">
        <w:trPr>
          <w:cnfStyle w:val="000000100000" w:firstRow="0" w:lastRow="0" w:firstColumn="0" w:lastColumn="0" w:oddVBand="0" w:evenVBand="0" w:oddHBand="1" w:evenHBand="0" w:firstRowFirstColumn="0" w:firstRowLastColumn="0" w:lastRowFirstColumn="0" w:lastRowLastColumn="0"/>
          <w:del w:id="2723" w:author="Author"/>
        </w:trPr>
        <w:tc>
          <w:tcPr>
            <w:cnfStyle w:val="001000000000" w:firstRow="0" w:lastRow="0" w:firstColumn="1" w:lastColumn="0" w:oddVBand="0" w:evenVBand="0" w:oddHBand="0" w:evenHBand="0" w:firstRowFirstColumn="0" w:firstRowLastColumn="0" w:lastRowFirstColumn="0" w:lastRowLastColumn="0"/>
            <w:tcW w:w="704" w:type="dxa"/>
          </w:tcPr>
          <w:p w14:paraId="580605E9" w14:textId="510FED1F" w:rsidR="00E25C1B" w:rsidRPr="00231D74" w:rsidDel="00C070F9" w:rsidRDefault="00E25C1B">
            <w:pPr>
              <w:pStyle w:val="Heading2"/>
              <w:rPr>
                <w:del w:id="2724" w:author="Author"/>
                <w:rFonts w:cs="Arial"/>
                <w:lang w:val="en-US"/>
              </w:rPr>
              <w:pPrChange w:id="2725" w:author="Author">
                <w:pPr/>
              </w:pPrChange>
            </w:pPr>
          </w:p>
        </w:tc>
        <w:tc>
          <w:tcPr>
            <w:tcW w:w="2552" w:type="dxa"/>
          </w:tcPr>
          <w:p w14:paraId="7A1DAF55" w14:textId="03E6312B" w:rsidR="00E25C1B" w:rsidDel="00C070F9" w:rsidRDefault="00EA094D">
            <w:pPr>
              <w:pStyle w:val="Heading2"/>
              <w:cnfStyle w:val="000000100000" w:firstRow="0" w:lastRow="0" w:firstColumn="0" w:lastColumn="0" w:oddVBand="0" w:evenVBand="0" w:oddHBand="1" w:evenHBand="0" w:firstRowFirstColumn="0" w:firstRowLastColumn="0" w:lastRowFirstColumn="0" w:lastRowLastColumn="0"/>
              <w:rPr>
                <w:del w:id="2726" w:author="Author"/>
                <w:rFonts w:cs="Arial"/>
                <w:lang w:val="en-US"/>
              </w:rPr>
              <w:pPrChange w:id="2727" w:author="Author">
                <w:pPr>
                  <w:cnfStyle w:val="000000100000" w:firstRow="0" w:lastRow="0" w:firstColumn="0" w:lastColumn="0" w:oddVBand="0" w:evenVBand="0" w:oddHBand="1" w:evenHBand="0" w:firstRowFirstColumn="0" w:firstRowLastColumn="0" w:lastRowFirstColumn="0" w:lastRowLastColumn="0"/>
                </w:pPr>
              </w:pPrChange>
            </w:pPr>
            <w:del w:id="2728" w:author="Author">
              <w:r w:rsidRPr="00EA094D" w:rsidDel="00C070F9">
                <w:rPr>
                  <w:rFonts w:cs="Arial"/>
                  <w:color w:val="5B9BD5" w:themeColor="accent1"/>
                  <w:lang w:val="en-US"/>
                </w:rPr>
                <w:delText xml:space="preserve">&lt;E.g. </w:delText>
              </w:r>
              <w:r w:rsidR="00E25C1B" w:rsidRPr="00EA094D" w:rsidDel="00C070F9">
                <w:rPr>
                  <w:rFonts w:cs="Arial"/>
                  <w:color w:val="5B9BD5" w:themeColor="accent1"/>
                  <w:lang w:val="en-US"/>
                </w:rPr>
                <w:delText>object, process, environment variable, work queue&gt;</w:delText>
              </w:r>
            </w:del>
          </w:p>
        </w:tc>
        <w:tc>
          <w:tcPr>
            <w:tcW w:w="2551" w:type="dxa"/>
          </w:tcPr>
          <w:p w14:paraId="5FDC3B1A" w14:textId="30F8E330" w:rsidR="00E25C1B" w:rsidRPr="00231D74" w:rsidDel="00C070F9" w:rsidRDefault="00E25C1B">
            <w:pPr>
              <w:pStyle w:val="Heading2"/>
              <w:cnfStyle w:val="000000100000" w:firstRow="0" w:lastRow="0" w:firstColumn="0" w:lastColumn="0" w:oddVBand="0" w:evenVBand="0" w:oddHBand="1" w:evenHBand="0" w:firstRowFirstColumn="0" w:firstRowLastColumn="0" w:lastRowFirstColumn="0" w:lastRowLastColumn="0"/>
              <w:rPr>
                <w:del w:id="2729" w:author="Author"/>
                <w:rFonts w:cs="Arial"/>
                <w:lang w:val="en-US"/>
              </w:rPr>
              <w:pPrChange w:id="2730" w:author="Author">
                <w:pPr>
                  <w:cnfStyle w:val="000000100000" w:firstRow="0" w:lastRow="0" w:firstColumn="0" w:lastColumn="0" w:oddVBand="0" w:evenVBand="0" w:oddHBand="1" w:evenHBand="0" w:firstRowFirstColumn="0" w:firstRowLastColumn="0" w:lastRowFirstColumn="0" w:lastRowLastColumn="0"/>
                </w:pPr>
              </w:pPrChange>
            </w:pPr>
          </w:p>
        </w:tc>
        <w:tc>
          <w:tcPr>
            <w:tcW w:w="3260" w:type="dxa"/>
          </w:tcPr>
          <w:p w14:paraId="1ED42B97" w14:textId="5730747D" w:rsidR="00E25C1B" w:rsidRPr="00231D74" w:rsidDel="00C070F9" w:rsidRDefault="00E25C1B">
            <w:pPr>
              <w:pStyle w:val="Heading2"/>
              <w:cnfStyle w:val="000000100000" w:firstRow="0" w:lastRow="0" w:firstColumn="0" w:lastColumn="0" w:oddVBand="0" w:evenVBand="0" w:oddHBand="1" w:evenHBand="0" w:firstRowFirstColumn="0" w:firstRowLastColumn="0" w:lastRowFirstColumn="0" w:lastRowLastColumn="0"/>
              <w:rPr>
                <w:del w:id="2731" w:author="Author"/>
                <w:rFonts w:cs="Arial"/>
                <w:lang w:val="en-US"/>
              </w:rPr>
              <w:pPrChange w:id="2732" w:author="Author">
                <w:pPr>
                  <w:cnfStyle w:val="000000100000" w:firstRow="0" w:lastRow="0" w:firstColumn="0" w:lastColumn="0" w:oddVBand="0" w:evenVBand="0" w:oddHBand="1" w:evenHBand="0" w:firstRowFirstColumn="0" w:firstRowLastColumn="0" w:lastRowFirstColumn="0" w:lastRowLastColumn="0"/>
                </w:pPr>
              </w:pPrChange>
            </w:pPr>
          </w:p>
        </w:tc>
      </w:tr>
    </w:tbl>
    <w:p w14:paraId="6E7625BC" w14:textId="77777777" w:rsidR="00C070F9" w:rsidRPr="00E25C1B" w:rsidRDefault="00C070F9" w:rsidP="00C070F9">
      <w:pPr>
        <w:rPr>
          <w:ins w:id="2733" w:author="Author"/>
          <w:lang w:val="en-US"/>
        </w:rPr>
      </w:pPr>
    </w:p>
    <w:tbl>
      <w:tblPr>
        <w:tblStyle w:val="ListTable31"/>
        <w:tblW w:w="9067" w:type="dxa"/>
        <w:tblLook w:val="04A0" w:firstRow="1" w:lastRow="0" w:firstColumn="1" w:lastColumn="0" w:noHBand="0" w:noVBand="1"/>
      </w:tblPr>
      <w:tblGrid>
        <w:gridCol w:w="704"/>
        <w:gridCol w:w="2552"/>
        <w:gridCol w:w="2551"/>
        <w:gridCol w:w="3260"/>
      </w:tblGrid>
      <w:tr w:rsidR="00C070F9" w:rsidRPr="00231D74" w14:paraId="1247A3F4" w14:textId="77777777" w:rsidTr="008063ED">
        <w:trPr>
          <w:cnfStyle w:val="100000000000" w:firstRow="1" w:lastRow="0" w:firstColumn="0" w:lastColumn="0" w:oddVBand="0" w:evenVBand="0" w:oddHBand="0" w:evenHBand="0" w:firstRowFirstColumn="0" w:firstRowLastColumn="0" w:lastRowFirstColumn="0" w:lastRowLastColumn="0"/>
          <w:ins w:id="2734" w:author="Author"/>
        </w:trPr>
        <w:tc>
          <w:tcPr>
            <w:cnfStyle w:val="001000000100" w:firstRow="0" w:lastRow="0" w:firstColumn="1" w:lastColumn="0" w:oddVBand="0" w:evenVBand="0" w:oddHBand="0" w:evenHBand="0" w:firstRowFirstColumn="1" w:firstRowLastColumn="0" w:lastRowFirstColumn="0" w:lastRowLastColumn="0"/>
            <w:tcW w:w="704" w:type="dxa"/>
          </w:tcPr>
          <w:p w14:paraId="459299C1" w14:textId="77777777" w:rsidR="00C070F9" w:rsidRPr="00231D74" w:rsidRDefault="00C070F9" w:rsidP="008063ED">
            <w:pPr>
              <w:rPr>
                <w:ins w:id="2735" w:author="Author"/>
                <w:rFonts w:cs="Arial"/>
                <w:b w:val="0"/>
                <w:lang w:val="en-US"/>
              </w:rPr>
            </w:pPr>
            <w:ins w:id="2736" w:author="Author">
              <w:r>
                <w:rPr>
                  <w:rFonts w:cs="Arial"/>
                  <w:b w:val="0"/>
                  <w:lang w:val="en-US"/>
                </w:rPr>
                <w:t>Ref.</w:t>
              </w:r>
            </w:ins>
          </w:p>
        </w:tc>
        <w:tc>
          <w:tcPr>
            <w:tcW w:w="2552" w:type="dxa"/>
          </w:tcPr>
          <w:p w14:paraId="24214FB7" w14:textId="77777777" w:rsidR="00C070F9" w:rsidRPr="00231D74" w:rsidRDefault="00C070F9" w:rsidP="008063ED">
            <w:pPr>
              <w:cnfStyle w:val="100000000000" w:firstRow="1" w:lastRow="0" w:firstColumn="0" w:lastColumn="0" w:oddVBand="0" w:evenVBand="0" w:oddHBand="0" w:evenHBand="0" w:firstRowFirstColumn="0" w:firstRowLastColumn="0" w:lastRowFirstColumn="0" w:lastRowLastColumn="0"/>
              <w:rPr>
                <w:ins w:id="2737" w:author="Author"/>
                <w:rFonts w:cs="Arial"/>
                <w:lang w:val="en-US"/>
              </w:rPr>
            </w:pPr>
            <w:ins w:id="2738" w:author="Author">
              <w:r>
                <w:rPr>
                  <w:rFonts w:cs="Arial"/>
                  <w:lang w:val="en-US"/>
                </w:rPr>
                <w:t>Object Type</w:t>
              </w:r>
            </w:ins>
          </w:p>
        </w:tc>
        <w:tc>
          <w:tcPr>
            <w:tcW w:w="2551" w:type="dxa"/>
          </w:tcPr>
          <w:p w14:paraId="2CFBE7B6" w14:textId="77777777" w:rsidR="00C070F9" w:rsidRPr="00231D74" w:rsidRDefault="00C070F9" w:rsidP="008063ED">
            <w:pPr>
              <w:cnfStyle w:val="100000000000" w:firstRow="1" w:lastRow="0" w:firstColumn="0" w:lastColumn="0" w:oddVBand="0" w:evenVBand="0" w:oddHBand="0" w:evenHBand="0" w:firstRowFirstColumn="0" w:firstRowLastColumn="0" w:lastRowFirstColumn="0" w:lastRowLastColumn="0"/>
              <w:rPr>
                <w:ins w:id="2739" w:author="Author"/>
                <w:rFonts w:cs="Arial"/>
                <w:b w:val="0"/>
                <w:lang w:val="en-US"/>
              </w:rPr>
            </w:pPr>
            <w:ins w:id="2740" w:author="Author">
              <w:r>
                <w:rPr>
                  <w:rFonts w:cs="Arial"/>
                  <w:b w:val="0"/>
                  <w:lang w:val="en-US"/>
                </w:rPr>
                <w:t>Object Name</w:t>
              </w:r>
            </w:ins>
          </w:p>
        </w:tc>
        <w:tc>
          <w:tcPr>
            <w:tcW w:w="3260" w:type="dxa"/>
          </w:tcPr>
          <w:p w14:paraId="56F50EDA" w14:textId="77777777" w:rsidR="00C070F9" w:rsidRPr="00231D74" w:rsidRDefault="00C070F9" w:rsidP="008063ED">
            <w:pPr>
              <w:cnfStyle w:val="100000000000" w:firstRow="1" w:lastRow="0" w:firstColumn="0" w:lastColumn="0" w:oddVBand="0" w:evenVBand="0" w:oddHBand="0" w:evenHBand="0" w:firstRowFirstColumn="0" w:firstRowLastColumn="0" w:lastRowFirstColumn="0" w:lastRowLastColumn="0"/>
              <w:rPr>
                <w:ins w:id="2741" w:author="Author"/>
                <w:rFonts w:cs="Arial"/>
                <w:b w:val="0"/>
                <w:lang w:val="en-US"/>
              </w:rPr>
            </w:pPr>
            <w:ins w:id="2742" w:author="Author">
              <w:r>
                <w:rPr>
                  <w:rFonts w:cs="Arial"/>
                  <w:b w:val="0"/>
                  <w:lang w:val="en-US"/>
                </w:rPr>
                <w:t>Purpose</w:t>
              </w:r>
            </w:ins>
          </w:p>
        </w:tc>
      </w:tr>
      <w:tr w:rsidR="00C070F9" w:rsidRPr="00231D74" w14:paraId="30283234" w14:textId="77777777" w:rsidTr="008063ED">
        <w:trPr>
          <w:cnfStyle w:val="000000100000" w:firstRow="0" w:lastRow="0" w:firstColumn="0" w:lastColumn="0" w:oddVBand="0" w:evenVBand="0" w:oddHBand="1" w:evenHBand="0" w:firstRowFirstColumn="0" w:firstRowLastColumn="0" w:lastRowFirstColumn="0" w:lastRowLastColumn="0"/>
          <w:ins w:id="2743" w:author="Author"/>
        </w:trPr>
        <w:tc>
          <w:tcPr>
            <w:cnfStyle w:val="001000000000" w:firstRow="0" w:lastRow="0" w:firstColumn="1" w:lastColumn="0" w:oddVBand="0" w:evenVBand="0" w:oddHBand="0" w:evenHBand="0" w:firstRowFirstColumn="0" w:firstRowLastColumn="0" w:lastRowFirstColumn="0" w:lastRowLastColumn="0"/>
            <w:tcW w:w="704" w:type="dxa"/>
          </w:tcPr>
          <w:p w14:paraId="61698A8D" w14:textId="77777777" w:rsidR="00C070F9" w:rsidRPr="00231D74" w:rsidRDefault="00C070F9" w:rsidP="008063ED">
            <w:pPr>
              <w:rPr>
                <w:ins w:id="2744" w:author="Author"/>
                <w:rFonts w:cs="Arial"/>
                <w:lang w:val="en-US"/>
              </w:rPr>
            </w:pPr>
            <w:ins w:id="2745" w:author="Author">
              <w:r>
                <w:rPr>
                  <w:rFonts w:cs="Arial"/>
                  <w:lang w:val="en-US"/>
                </w:rPr>
                <w:t>1</w:t>
              </w:r>
            </w:ins>
          </w:p>
        </w:tc>
        <w:tc>
          <w:tcPr>
            <w:tcW w:w="2552" w:type="dxa"/>
          </w:tcPr>
          <w:p w14:paraId="28F524EE" w14:textId="77777777" w:rsidR="00C070F9" w:rsidRDefault="00C070F9" w:rsidP="008063ED">
            <w:pPr>
              <w:cnfStyle w:val="000000100000" w:firstRow="0" w:lastRow="0" w:firstColumn="0" w:lastColumn="0" w:oddVBand="0" w:evenVBand="0" w:oddHBand="1" w:evenHBand="0" w:firstRowFirstColumn="0" w:firstRowLastColumn="0" w:lastRowFirstColumn="0" w:lastRowLastColumn="0"/>
              <w:rPr>
                <w:ins w:id="2746" w:author="Author"/>
                <w:rFonts w:cs="Arial"/>
                <w:lang w:val="en-US"/>
              </w:rPr>
            </w:pPr>
            <w:ins w:id="2747" w:author="Author">
              <w:r>
                <w:rPr>
                  <w:rFonts w:cs="Arial"/>
                  <w:lang w:val="en-US"/>
                </w:rPr>
                <w:t>Input data</w:t>
              </w:r>
            </w:ins>
          </w:p>
        </w:tc>
        <w:tc>
          <w:tcPr>
            <w:tcW w:w="2551" w:type="dxa"/>
          </w:tcPr>
          <w:p w14:paraId="5F9692E7" w14:textId="77777777" w:rsidR="00C070F9" w:rsidRPr="00231D74" w:rsidRDefault="00C070F9" w:rsidP="008063ED">
            <w:pPr>
              <w:cnfStyle w:val="000000100000" w:firstRow="0" w:lastRow="0" w:firstColumn="0" w:lastColumn="0" w:oddVBand="0" w:evenVBand="0" w:oddHBand="1" w:evenHBand="0" w:firstRowFirstColumn="0" w:firstRowLastColumn="0" w:lastRowFirstColumn="0" w:lastRowLastColumn="0"/>
              <w:rPr>
                <w:ins w:id="2748" w:author="Author"/>
                <w:rFonts w:cs="Arial"/>
                <w:lang w:val="en-US"/>
              </w:rPr>
            </w:pPr>
            <w:ins w:id="2749" w:author="Author">
              <w:r>
                <w:rPr>
                  <w:rFonts w:cs="Arial"/>
                  <w:lang w:val="en-US"/>
                </w:rPr>
                <w:t xml:space="preserve">Excel </w:t>
              </w:r>
            </w:ins>
          </w:p>
        </w:tc>
        <w:tc>
          <w:tcPr>
            <w:tcW w:w="3260" w:type="dxa"/>
          </w:tcPr>
          <w:p w14:paraId="2E8E9CF5" w14:textId="77777777" w:rsidR="00C070F9" w:rsidRPr="00231D74" w:rsidRDefault="00C070F9" w:rsidP="008063ED">
            <w:pPr>
              <w:cnfStyle w:val="000000100000" w:firstRow="0" w:lastRow="0" w:firstColumn="0" w:lastColumn="0" w:oddVBand="0" w:evenVBand="0" w:oddHBand="1" w:evenHBand="0" w:firstRowFirstColumn="0" w:firstRowLastColumn="0" w:lastRowFirstColumn="0" w:lastRowLastColumn="0"/>
              <w:rPr>
                <w:ins w:id="2750" w:author="Author"/>
                <w:rFonts w:cs="Arial"/>
                <w:lang w:val="en-US"/>
              </w:rPr>
            </w:pPr>
            <w:ins w:id="2751" w:author="Author">
              <w:r>
                <w:rPr>
                  <w:rFonts w:cs="Arial"/>
                  <w:lang w:val="en-US"/>
                </w:rPr>
                <w:t>Extract data from SOAR excel report into Global Template excel</w:t>
              </w:r>
            </w:ins>
          </w:p>
        </w:tc>
      </w:tr>
      <w:tr w:rsidR="00C070F9" w:rsidRPr="00231D74" w14:paraId="0961CC43" w14:textId="77777777" w:rsidTr="008063ED">
        <w:trPr>
          <w:ins w:id="2752" w:author="Author"/>
        </w:trPr>
        <w:tc>
          <w:tcPr>
            <w:cnfStyle w:val="001000000000" w:firstRow="0" w:lastRow="0" w:firstColumn="1" w:lastColumn="0" w:oddVBand="0" w:evenVBand="0" w:oddHBand="0" w:evenHBand="0" w:firstRowFirstColumn="0" w:firstRowLastColumn="0" w:lastRowFirstColumn="0" w:lastRowLastColumn="0"/>
            <w:tcW w:w="704" w:type="dxa"/>
          </w:tcPr>
          <w:p w14:paraId="111ACE82" w14:textId="77777777" w:rsidR="00C070F9" w:rsidRDefault="00C070F9" w:rsidP="008063ED">
            <w:pPr>
              <w:rPr>
                <w:ins w:id="2753" w:author="Author"/>
                <w:rFonts w:cs="Arial"/>
                <w:lang w:val="en-US"/>
              </w:rPr>
            </w:pPr>
            <w:ins w:id="2754" w:author="Author">
              <w:r>
                <w:rPr>
                  <w:rFonts w:cs="Arial"/>
                  <w:lang w:val="en-US"/>
                </w:rPr>
                <w:t>2</w:t>
              </w:r>
            </w:ins>
          </w:p>
        </w:tc>
        <w:tc>
          <w:tcPr>
            <w:tcW w:w="2552" w:type="dxa"/>
          </w:tcPr>
          <w:p w14:paraId="4C710DFE" w14:textId="77777777" w:rsidR="00C070F9" w:rsidRDefault="00C070F9" w:rsidP="008063ED">
            <w:pPr>
              <w:cnfStyle w:val="000000000000" w:firstRow="0" w:lastRow="0" w:firstColumn="0" w:lastColumn="0" w:oddVBand="0" w:evenVBand="0" w:oddHBand="0" w:evenHBand="0" w:firstRowFirstColumn="0" w:firstRowLastColumn="0" w:lastRowFirstColumn="0" w:lastRowLastColumn="0"/>
              <w:rPr>
                <w:ins w:id="2755" w:author="Author"/>
                <w:rFonts w:cs="Arial"/>
                <w:lang w:val="en-US"/>
              </w:rPr>
            </w:pPr>
            <w:ins w:id="2756" w:author="Author">
              <w:r>
                <w:rPr>
                  <w:rFonts w:cs="Arial"/>
                  <w:lang w:val="en-US"/>
                </w:rPr>
                <w:t>Validate and Filter Data</w:t>
              </w:r>
            </w:ins>
          </w:p>
        </w:tc>
        <w:tc>
          <w:tcPr>
            <w:tcW w:w="2551" w:type="dxa"/>
          </w:tcPr>
          <w:p w14:paraId="2832AF07" w14:textId="77777777" w:rsidR="00C070F9" w:rsidRDefault="00C070F9" w:rsidP="008063ED">
            <w:pPr>
              <w:cnfStyle w:val="000000000000" w:firstRow="0" w:lastRow="0" w:firstColumn="0" w:lastColumn="0" w:oddVBand="0" w:evenVBand="0" w:oddHBand="0" w:evenHBand="0" w:firstRowFirstColumn="0" w:firstRowLastColumn="0" w:lastRowFirstColumn="0" w:lastRowLastColumn="0"/>
              <w:rPr>
                <w:ins w:id="2757" w:author="Author"/>
                <w:rFonts w:cs="Arial"/>
                <w:lang w:val="en-US"/>
              </w:rPr>
            </w:pPr>
            <w:ins w:id="2758" w:author="Author">
              <w:r>
                <w:rPr>
                  <w:rFonts w:cs="Arial"/>
                  <w:lang w:val="en-US"/>
                </w:rPr>
                <w:t>Excel Macro</w:t>
              </w:r>
            </w:ins>
          </w:p>
        </w:tc>
        <w:tc>
          <w:tcPr>
            <w:tcW w:w="3260" w:type="dxa"/>
          </w:tcPr>
          <w:p w14:paraId="3B716CA5" w14:textId="77777777" w:rsidR="00C070F9" w:rsidRDefault="00C070F9" w:rsidP="008063ED">
            <w:pPr>
              <w:cnfStyle w:val="000000000000" w:firstRow="0" w:lastRow="0" w:firstColumn="0" w:lastColumn="0" w:oddVBand="0" w:evenVBand="0" w:oddHBand="0" w:evenHBand="0" w:firstRowFirstColumn="0" w:firstRowLastColumn="0" w:lastRowFirstColumn="0" w:lastRowLastColumn="0"/>
              <w:rPr>
                <w:ins w:id="2759" w:author="Author"/>
                <w:rFonts w:cs="Arial"/>
                <w:lang w:val="en-US"/>
              </w:rPr>
            </w:pPr>
            <w:ins w:id="2760" w:author="Author">
              <w:r>
                <w:rPr>
                  <w:rFonts w:cs="Arial"/>
                  <w:lang w:val="en-US"/>
                </w:rPr>
                <w:t xml:space="preserve">To perform filters and vlook-ups to data </w:t>
              </w:r>
            </w:ins>
          </w:p>
        </w:tc>
      </w:tr>
      <w:tr w:rsidR="00C070F9" w:rsidRPr="00231D74" w14:paraId="18A9E890" w14:textId="77777777" w:rsidTr="008063ED">
        <w:trPr>
          <w:cnfStyle w:val="000000100000" w:firstRow="0" w:lastRow="0" w:firstColumn="0" w:lastColumn="0" w:oddVBand="0" w:evenVBand="0" w:oddHBand="1" w:evenHBand="0" w:firstRowFirstColumn="0" w:firstRowLastColumn="0" w:lastRowFirstColumn="0" w:lastRowLastColumn="0"/>
          <w:ins w:id="2761" w:author="Author"/>
        </w:trPr>
        <w:tc>
          <w:tcPr>
            <w:cnfStyle w:val="001000000000" w:firstRow="0" w:lastRow="0" w:firstColumn="1" w:lastColumn="0" w:oddVBand="0" w:evenVBand="0" w:oddHBand="0" w:evenHBand="0" w:firstRowFirstColumn="0" w:firstRowLastColumn="0" w:lastRowFirstColumn="0" w:lastRowLastColumn="0"/>
            <w:tcW w:w="704" w:type="dxa"/>
          </w:tcPr>
          <w:p w14:paraId="07E5E369" w14:textId="77777777" w:rsidR="00C070F9" w:rsidRDefault="00C070F9" w:rsidP="008063ED">
            <w:pPr>
              <w:rPr>
                <w:ins w:id="2762" w:author="Author"/>
                <w:rFonts w:cs="Arial"/>
                <w:lang w:val="en-US"/>
              </w:rPr>
            </w:pPr>
            <w:ins w:id="2763" w:author="Author">
              <w:r>
                <w:rPr>
                  <w:rFonts w:cs="Arial"/>
                  <w:lang w:val="en-US"/>
                </w:rPr>
                <w:t>3</w:t>
              </w:r>
            </w:ins>
          </w:p>
        </w:tc>
        <w:tc>
          <w:tcPr>
            <w:tcW w:w="2552" w:type="dxa"/>
          </w:tcPr>
          <w:p w14:paraId="1951E80C" w14:textId="77777777" w:rsidR="00C070F9" w:rsidRDefault="00C070F9" w:rsidP="008063ED">
            <w:pPr>
              <w:cnfStyle w:val="000000100000" w:firstRow="0" w:lastRow="0" w:firstColumn="0" w:lastColumn="0" w:oddVBand="0" w:evenVBand="0" w:oddHBand="1" w:evenHBand="0" w:firstRowFirstColumn="0" w:firstRowLastColumn="0" w:lastRowFirstColumn="0" w:lastRowLastColumn="0"/>
              <w:rPr>
                <w:ins w:id="2764" w:author="Author"/>
                <w:rFonts w:cs="Arial"/>
                <w:lang w:val="en-US"/>
              </w:rPr>
            </w:pPr>
            <w:ins w:id="2765" w:author="Author">
              <w:r w:rsidRPr="00D76B2C">
                <w:rPr>
                  <w:rFonts w:cs="Arial"/>
                  <w:lang w:val="en-US"/>
                </w:rPr>
                <w:t>Send Notification to business</w:t>
              </w:r>
            </w:ins>
          </w:p>
        </w:tc>
        <w:tc>
          <w:tcPr>
            <w:tcW w:w="2551" w:type="dxa"/>
          </w:tcPr>
          <w:p w14:paraId="763FD0F9" w14:textId="77777777" w:rsidR="00C070F9" w:rsidRDefault="00C070F9" w:rsidP="008063ED">
            <w:pPr>
              <w:cnfStyle w:val="000000100000" w:firstRow="0" w:lastRow="0" w:firstColumn="0" w:lastColumn="0" w:oddVBand="0" w:evenVBand="0" w:oddHBand="1" w:evenHBand="0" w:firstRowFirstColumn="0" w:firstRowLastColumn="0" w:lastRowFirstColumn="0" w:lastRowLastColumn="0"/>
              <w:rPr>
                <w:ins w:id="2766" w:author="Author"/>
                <w:rFonts w:cs="Arial"/>
                <w:lang w:val="en-US"/>
              </w:rPr>
            </w:pPr>
            <w:ins w:id="2767" w:author="Author">
              <w:r>
                <w:rPr>
                  <w:rFonts w:cs="Arial"/>
                  <w:lang w:val="en-US"/>
                </w:rPr>
                <w:t>Outlook</w:t>
              </w:r>
            </w:ins>
          </w:p>
        </w:tc>
        <w:tc>
          <w:tcPr>
            <w:tcW w:w="3260" w:type="dxa"/>
          </w:tcPr>
          <w:p w14:paraId="0940DEA4" w14:textId="77777777" w:rsidR="00C070F9" w:rsidRDefault="00C070F9" w:rsidP="008063ED">
            <w:pPr>
              <w:cnfStyle w:val="000000100000" w:firstRow="0" w:lastRow="0" w:firstColumn="0" w:lastColumn="0" w:oddVBand="0" w:evenVBand="0" w:oddHBand="1" w:evenHBand="0" w:firstRowFirstColumn="0" w:firstRowLastColumn="0" w:lastRowFirstColumn="0" w:lastRowLastColumn="0"/>
              <w:rPr>
                <w:ins w:id="2768" w:author="Author"/>
                <w:rFonts w:cs="Arial"/>
                <w:lang w:val="en-US"/>
              </w:rPr>
            </w:pPr>
            <w:ins w:id="2769" w:author="Author">
              <w:r w:rsidRPr="00D76B2C">
                <w:rPr>
                  <w:rFonts w:cs="Arial"/>
                  <w:lang w:val="en-US"/>
                </w:rPr>
                <w:t xml:space="preserve">BoT will inform business on exceptions </w:t>
              </w:r>
              <w:r>
                <w:rPr>
                  <w:rFonts w:cs="Arial"/>
                  <w:lang w:val="en-US"/>
                </w:rPr>
                <w:t xml:space="preserve">and  </w:t>
              </w:r>
              <w:r w:rsidRPr="00D76B2C">
                <w:rPr>
                  <w:rFonts w:cs="Arial"/>
                  <w:lang w:val="en-US"/>
                </w:rPr>
                <w:t>success</w:t>
              </w:r>
            </w:ins>
          </w:p>
        </w:tc>
      </w:tr>
    </w:tbl>
    <w:p w14:paraId="494B8B84" w14:textId="77777777" w:rsidR="00C070F9" w:rsidRDefault="00C070F9" w:rsidP="00C070F9">
      <w:pPr>
        <w:rPr>
          <w:ins w:id="2770" w:author="Author"/>
          <w:lang w:val="en-US"/>
        </w:rPr>
      </w:pPr>
    </w:p>
    <w:p w14:paraId="2428E521" w14:textId="77777777" w:rsidR="00C1118A" w:rsidRDefault="00C1118A">
      <w:pPr>
        <w:pStyle w:val="Heading2"/>
        <w:rPr>
          <w:lang w:val="en-US"/>
        </w:rPr>
        <w:pPrChange w:id="2771" w:author="Author">
          <w:pPr/>
        </w:pPrChange>
      </w:pPr>
    </w:p>
    <w:p w14:paraId="4FEAE3BA" w14:textId="77777777" w:rsidR="00C1118A" w:rsidRDefault="00C1118A">
      <w:pPr>
        <w:rPr>
          <w:lang w:val="en-US"/>
        </w:rPr>
      </w:pPr>
      <w:r>
        <w:rPr>
          <w:lang w:val="en-US"/>
        </w:rPr>
        <w:br w:type="page"/>
      </w:r>
    </w:p>
    <w:p w14:paraId="012F2E04" w14:textId="77777777" w:rsidR="00C1118A" w:rsidRDefault="00C1118A" w:rsidP="00C1118A">
      <w:pPr>
        <w:pStyle w:val="Heading1"/>
        <w:rPr>
          <w:rFonts w:cs="Arial"/>
          <w:lang w:val="en-US"/>
        </w:rPr>
      </w:pPr>
      <w:bookmarkStart w:id="2772" w:name="_Toc17306895"/>
      <w:r>
        <w:rPr>
          <w:rFonts w:cs="Arial"/>
          <w:lang w:val="en-US"/>
        </w:rPr>
        <w:lastRenderedPageBreak/>
        <w:t>6</w:t>
      </w:r>
      <w:r w:rsidRPr="00231D74">
        <w:rPr>
          <w:rFonts w:cs="Arial"/>
          <w:lang w:val="en-US"/>
        </w:rPr>
        <w:t xml:space="preserve">. </w:t>
      </w:r>
      <w:r>
        <w:rPr>
          <w:rFonts w:cs="Arial"/>
          <w:lang w:val="en-US"/>
        </w:rPr>
        <w:t>Data Management</w:t>
      </w:r>
      <w:r w:rsidR="000676B3">
        <w:rPr>
          <w:rFonts w:cs="Arial"/>
          <w:lang w:val="en-US"/>
        </w:rPr>
        <w:t xml:space="preserve"> and Reporting</w:t>
      </w:r>
      <w:bookmarkEnd w:id="2772"/>
    </w:p>
    <w:p w14:paraId="0A0501F5" w14:textId="77777777" w:rsidR="00C1118A" w:rsidRPr="00C1118A" w:rsidRDefault="00C1118A" w:rsidP="00C1118A">
      <w:pPr>
        <w:rPr>
          <w:lang w:val="en-US"/>
        </w:rPr>
      </w:pPr>
      <w:r>
        <w:rPr>
          <w:lang w:val="en-US"/>
        </w:rPr>
        <w:t>This section describes how data created by the solution will be managed</w:t>
      </w:r>
    </w:p>
    <w:p w14:paraId="7D28D7D0" w14:textId="426CAF1C" w:rsidR="00C1118A" w:rsidRPr="0002723B" w:rsidDel="0002723B" w:rsidRDefault="00C1118A">
      <w:pPr>
        <w:pStyle w:val="Heading2"/>
        <w:rPr>
          <w:del w:id="2773" w:author="Author"/>
          <w:rFonts w:cs="Arial"/>
          <w:lang w:val="en-US"/>
        </w:rPr>
      </w:pPr>
      <w:r w:rsidRPr="0002723B">
        <w:rPr>
          <w:rFonts w:cs="Arial"/>
          <w:lang w:val="en-US"/>
        </w:rPr>
        <w:t>6.1. Overview</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C1118A" w:rsidRPr="0002723B" w:rsidDel="0002723B" w14:paraId="5B9363CC" w14:textId="52637927" w:rsidTr="00DA4947">
        <w:trPr>
          <w:del w:id="2774" w:author="Author"/>
        </w:trPr>
        <w:tc>
          <w:tcPr>
            <w:tcW w:w="9016" w:type="dxa"/>
            <w:shd w:val="clear" w:color="auto" w:fill="F2F2F2" w:themeFill="background1" w:themeFillShade="F2"/>
          </w:tcPr>
          <w:p w14:paraId="20CAE33F" w14:textId="77777777" w:rsidR="00C1118A" w:rsidRPr="0002723B" w:rsidDel="0002723B" w:rsidRDefault="00C1118A" w:rsidP="0002723B">
            <w:pPr>
              <w:pStyle w:val="Heading2"/>
              <w:outlineLvl w:val="1"/>
              <w:rPr>
                <w:del w:id="2775" w:author="Author"/>
                <w:rFonts w:cs="Arial"/>
                <w:lang w:val="en-US"/>
                <w:rPrChange w:id="2776" w:author="Author">
                  <w:rPr>
                    <w:del w:id="2777" w:author="Author"/>
                    <w:rFonts w:cs="Arial"/>
                    <w:b/>
                    <w:i/>
                    <w:lang w:val="en-US"/>
                  </w:rPr>
                </w:rPrChange>
              </w:rPr>
            </w:pPr>
            <w:del w:id="2778" w:author="Author">
              <w:r w:rsidRPr="0002723B" w:rsidDel="0002723B">
                <w:rPr>
                  <w:rFonts w:cs="Arial"/>
                  <w:lang w:val="en-US"/>
                  <w:rPrChange w:id="2779" w:author="Author">
                    <w:rPr>
                      <w:rFonts w:cs="Arial"/>
                      <w:b/>
                      <w:i/>
                      <w:lang w:val="en-US"/>
                    </w:rPr>
                  </w:rPrChange>
                </w:rPr>
                <w:delText>Instruction only – remove this table once section completed</w:delText>
              </w:r>
            </w:del>
          </w:p>
          <w:p w14:paraId="23AB7614" w14:textId="77777777" w:rsidR="0002723B" w:rsidRPr="0002723B" w:rsidRDefault="0002723B" w:rsidP="0002723B">
            <w:pPr>
              <w:rPr>
                <w:ins w:id="2780" w:author="Author"/>
                <w:rFonts w:eastAsiaTheme="majorEastAsia" w:cs="Arial"/>
                <w:sz w:val="28"/>
                <w:szCs w:val="26"/>
                <w:lang w:val="en-US"/>
                <w:rPrChange w:id="2781" w:author="Author">
                  <w:rPr>
                    <w:ins w:id="2782" w:author="Author"/>
                    <w:lang w:val="en-US"/>
                  </w:rPr>
                </w:rPrChange>
              </w:rPr>
            </w:pPr>
          </w:p>
          <w:p w14:paraId="6673D5C7" w14:textId="77777777" w:rsidR="0002723B" w:rsidRPr="0002723B" w:rsidRDefault="0002723B" w:rsidP="0002723B">
            <w:pPr>
              <w:rPr>
                <w:ins w:id="2783" w:author="Author"/>
                <w:rFonts w:eastAsiaTheme="majorEastAsia" w:cs="Arial"/>
                <w:sz w:val="28"/>
                <w:szCs w:val="26"/>
                <w:lang w:val="en-US"/>
                <w:rPrChange w:id="2784" w:author="Author">
                  <w:rPr>
                    <w:ins w:id="2785" w:author="Author"/>
                    <w:lang w:val="en-US"/>
                  </w:rPr>
                </w:rPrChange>
              </w:rPr>
            </w:pPr>
          </w:p>
          <w:p w14:paraId="22EC3AAA" w14:textId="03DD9398" w:rsidR="0002723B" w:rsidRPr="0002723B" w:rsidRDefault="0002723B">
            <w:pPr>
              <w:rPr>
                <w:ins w:id="2786" w:author="Author"/>
                <w:rFonts w:eastAsiaTheme="majorEastAsia" w:cs="Arial"/>
                <w:sz w:val="28"/>
                <w:szCs w:val="26"/>
                <w:lang w:val="en-US"/>
                <w:rPrChange w:id="2787" w:author="Author">
                  <w:rPr>
                    <w:ins w:id="2788" w:author="Author"/>
                    <w:rFonts w:cs="Arial"/>
                    <w:b/>
                    <w:i/>
                    <w:lang w:val="en-US"/>
                  </w:rPr>
                </w:rPrChange>
              </w:rPr>
            </w:pPr>
          </w:p>
        </w:tc>
      </w:tr>
      <w:tr w:rsidR="00C1118A" w:rsidRPr="00231D74" w:rsidDel="0002723B" w14:paraId="021E59A2" w14:textId="34B6FB31" w:rsidTr="00DA4947">
        <w:trPr>
          <w:del w:id="2789" w:author="Author"/>
        </w:trPr>
        <w:tc>
          <w:tcPr>
            <w:tcW w:w="9016" w:type="dxa"/>
            <w:shd w:val="clear" w:color="auto" w:fill="F2F2F2" w:themeFill="background1" w:themeFillShade="F2"/>
          </w:tcPr>
          <w:p w14:paraId="4068735C" w14:textId="6B444279" w:rsidR="00C1118A" w:rsidRPr="00231D74" w:rsidDel="0002723B" w:rsidRDefault="00C1118A">
            <w:pPr>
              <w:pStyle w:val="Heading2"/>
              <w:rPr>
                <w:del w:id="2790" w:author="Author"/>
                <w:rFonts w:cs="Arial"/>
                <w:i/>
                <w:lang w:val="en-US"/>
              </w:rPr>
              <w:pPrChange w:id="2791" w:author="Author">
                <w:pPr/>
              </w:pPrChange>
            </w:pPr>
            <w:del w:id="2792" w:author="Author">
              <w:r w:rsidDel="0002723B">
                <w:rPr>
                  <w:rFonts w:cs="Arial"/>
                  <w:i/>
                  <w:lang w:val="en-US"/>
                </w:rPr>
                <w:delText xml:space="preserve">Provide an overview of the nature of the data that is created by the Robot, including update of databases, outputs, </w:delText>
              </w:r>
              <w:r w:rsidR="002B194B" w:rsidDel="0002723B">
                <w:rPr>
                  <w:rFonts w:cs="Arial"/>
                  <w:i/>
                  <w:lang w:val="en-US"/>
                </w:rPr>
                <w:delText xml:space="preserve">management information, </w:delText>
              </w:r>
              <w:r w:rsidDel="0002723B">
                <w:rPr>
                  <w:rFonts w:cs="Arial"/>
                  <w:i/>
                  <w:lang w:val="en-US"/>
                </w:rPr>
                <w:delText>and audit/workflow logs</w:delText>
              </w:r>
            </w:del>
          </w:p>
        </w:tc>
      </w:tr>
    </w:tbl>
    <w:p w14:paraId="71DB10AB" w14:textId="77777777" w:rsidR="0002723B" w:rsidRPr="00A81648" w:rsidRDefault="0002723B" w:rsidP="0002723B">
      <w:pPr>
        <w:pStyle w:val="ListParagraph"/>
        <w:numPr>
          <w:ilvl w:val="0"/>
          <w:numId w:val="119"/>
        </w:numPr>
        <w:rPr>
          <w:ins w:id="2793" w:author="Author"/>
          <w:lang w:val="en-US"/>
        </w:rPr>
      </w:pPr>
      <w:ins w:id="2794" w:author="Author">
        <w:r w:rsidRPr="00A81648">
          <w:rPr>
            <w:lang w:val="en-US"/>
          </w:rPr>
          <w:t>There are 3 types of Iterations 1,2 and 3 for 3 regions Sweden, NAM and UK where the Bot picks files based on their names, from the shared path.</w:t>
        </w:r>
      </w:ins>
    </w:p>
    <w:p w14:paraId="7C1B5A11" w14:textId="77777777" w:rsidR="0002723B" w:rsidRPr="00A81648" w:rsidRDefault="0002723B" w:rsidP="0002723B">
      <w:pPr>
        <w:pStyle w:val="ListParagraph"/>
        <w:rPr>
          <w:ins w:id="2795" w:author="Author"/>
          <w:lang w:val="en-US"/>
        </w:rPr>
      </w:pPr>
    </w:p>
    <w:p w14:paraId="405B3862" w14:textId="77777777" w:rsidR="0002723B" w:rsidRPr="00A81648" w:rsidRDefault="0002723B" w:rsidP="0002723B">
      <w:pPr>
        <w:pStyle w:val="ListParagraph"/>
        <w:numPr>
          <w:ilvl w:val="0"/>
          <w:numId w:val="119"/>
        </w:numPr>
        <w:rPr>
          <w:ins w:id="2796" w:author="Author"/>
          <w:lang w:val="en-US"/>
        </w:rPr>
      </w:pPr>
      <w:ins w:id="2797" w:author="Author">
        <w:r w:rsidRPr="00A81648">
          <w:rPr>
            <w:lang w:val="en-US"/>
          </w:rPr>
          <w:t xml:space="preserve">When file contains NAM data: </w:t>
        </w:r>
        <w:r>
          <w:rPr>
            <w:lang w:val="en-US"/>
          </w:rPr>
          <w:t>Bot</w:t>
        </w:r>
        <w:r w:rsidRPr="00A81648">
          <w:rPr>
            <w:lang w:val="en-US"/>
          </w:rPr>
          <w:t xml:space="preserve"> will use the Global Template saved in Internal Memory</w:t>
        </w:r>
      </w:ins>
    </w:p>
    <w:p w14:paraId="068EEB56" w14:textId="77777777" w:rsidR="0002723B" w:rsidRPr="00A81648" w:rsidRDefault="0002723B" w:rsidP="0002723B">
      <w:pPr>
        <w:pStyle w:val="ListParagraph"/>
        <w:rPr>
          <w:ins w:id="2798" w:author="Author"/>
          <w:lang w:val="en-US"/>
        </w:rPr>
      </w:pPr>
    </w:p>
    <w:p w14:paraId="33E6ECA7" w14:textId="77777777" w:rsidR="0002723B" w:rsidRPr="00917354" w:rsidRDefault="0002723B" w:rsidP="0002723B">
      <w:pPr>
        <w:pStyle w:val="ListParagraph"/>
        <w:numPr>
          <w:ilvl w:val="0"/>
          <w:numId w:val="119"/>
        </w:numPr>
        <w:rPr>
          <w:ins w:id="2799" w:author="Author"/>
          <w:lang w:val="en-US"/>
        </w:rPr>
      </w:pPr>
      <w:ins w:id="2800" w:author="Author">
        <w:r w:rsidRPr="00A81648">
          <w:rPr>
            <w:lang w:val="en-US"/>
          </w:rPr>
          <w:t>Bot will copy-paste the NAM CSR data into the template at the end of the pre-populate columns header</w:t>
        </w:r>
        <w:r>
          <w:rPr>
            <w:lang w:val="en-US"/>
          </w:rPr>
          <w:t xml:space="preserve"> </w:t>
        </w:r>
        <w:r w:rsidRPr="00917354">
          <w:rPr>
            <w:lang w:val="en-US"/>
          </w:rPr>
          <w:t>and will VLOOKUP data in the Global Template using the PO/Vendor Dictionaries and Teaching Hospital list saved in the Shared Path folder</w:t>
        </w:r>
      </w:ins>
    </w:p>
    <w:p w14:paraId="3D11952A" w14:textId="77777777" w:rsidR="0002723B" w:rsidRPr="00A81648" w:rsidRDefault="0002723B" w:rsidP="0002723B">
      <w:pPr>
        <w:pStyle w:val="ListParagraph"/>
        <w:rPr>
          <w:ins w:id="2801" w:author="Author"/>
          <w:lang w:val="en-US"/>
        </w:rPr>
      </w:pPr>
    </w:p>
    <w:p w14:paraId="66944592" w14:textId="77777777" w:rsidR="0002723B" w:rsidRPr="00A81648" w:rsidRDefault="0002723B" w:rsidP="0002723B">
      <w:pPr>
        <w:pStyle w:val="ListParagraph"/>
        <w:numPr>
          <w:ilvl w:val="0"/>
          <w:numId w:val="119"/>
        </w:numPr>
        <w:rPr>
          <w:ins w:id="2802" w:author="Author"/>
          <w:lang w:val="en-US"/>
        </w:rPr>
      </w:pPr>
      <w:ins w:id="2803" w:author="Author">
        <w:r w:rsidRPr="00A81648">
          <w:rPr>
            <w:lang w:val="en-US"/>
          </w:rPr>
          <w:t>Bot will apply filters and populate Template columns to sort the reportable transactions</w:t>
        </w:r>
      </w:ins>
    </w:p>
    <w:p w14:paraId="613DDFA8" w14:textId="77777777" w:rsidR="0002723B" w:rsidRPr="00A81648" w:rsidRDefault="0002723B" w:rsidP="0002723B">
      <w:pPr>
        <w:pStyle w:val="ListParagraph"/>
        <w:rPr>
          <w:ins w:id="2804" w:author="Author"/>
          <w:lang w:val="en-US"/>
        </w:rPr>
      </w:pPr>
    </w:p>
    <w:p w14:paraId="1DBA2645" w14:textId="77777777" w:rsidR="0002723B" w:rsidRPr="00A81648" w:rsidRDefault="0002723B" w:rsidP="0002723B">
      <w:pPr>
        <w:pStyle w:val="ListParagraph"/>
        <w:numPr>
          <w:ilvl w:val="0"/>
          <w:numId w:val="119"/>
        </w:numPr>
        <w:rPr>
          <w:ins w:id="2805" w:author="Author"/>
          <w:lang w:val="en-US"/>
        </w:rPr>
      </w:pPr>
      <w:ins w:id="2806" w:author="Author">
        <w:r w:rsidRPr="00A81648">
          <w:rPr>
            <w:lang w:val="en-US"/>
          </w:rPr>
          <w:t>Bot will copy the information from the CSR report columns under the Global Template columns and create dropdown lists for blank cells.</w:t>
        </w:r>
      </w:ins>
    </w:p>
    <w:p w14:paraId="095AF0AC" w14:textId="77777777" w:rsidR="0002723B" w:rsidRPr="00A81648" w:rsidRDefault="0002723B" w:rsidP="0002723B">
      <w:pPr>
        <w:pStyle w:val="ListParagraph"/>
        <w:rPr>
          <w:ins w:id="2807" w:author="Author"/>
          <w:lang w:val="en-US"/>
        </w:rPr>
      </w:pPr>
    </w:p>
    <w:p w14:paraId="00CFB487" w14:textId="77777777" w:rsidR="0002723B" w:rsidRPr="00A81648" w:rsidRDefault="0002723B" w:rsidP="0002723B">
      <w:pPr>
        <w:pStyle w:val="ListParagraph"/>
        <w:numPr>
          <w:ilvl w:val="0"/>
          <w:numId w:val="119"/>
        </w:numPr>
        <w:rPr>
          <w:ins w:id="2808" w:author="Author"/>
          <w:lang w:val="en-US"/>
        </w:rPr>
      </w:pPr>
      <w:ins w:id="2809" w:author="Author">
        <w:r w:rsidRPr="00A81648">
          <w:rPr>
            <w:lang w:val="en-US"/>
          </w:rPr>
          <w:t>Bot then saves and uploads the file to the respective region's output folder.</w:t>
        </w:r>
      </w:ins>
    </w:p>
    <w:p w14:paraId="3B4D61CE" w14:textId="77777777" w:rsidR="0002723B" w:rsidRPr="00A81648" w:rsidRDefault="0002723B" w:rsidP="0002723B">
      <w:pPr>
        <w:pStyle w:val="ListParagraph"/>
        <w:rPr>
          <w:ins w:id="2810" w:author="Author"/>
          <w:lang w:val="en-US"/>
        </w:rPr>
      </w:pPr>
    </w:p>
    <w:p w14:paraId="06186B5A" w14:textId="585F93AB" w:rsidR="0002723B" w:rsidRPr="008114B9" w:rsidRDefault="0002723B">
      <w:pPr>
        <w:pStyle w:val="ListParagraph"/>
        <w:numPr>
          <w:ilvl w:val="0"/>
          <w:numId w:val="119"/>
        </w:numPr>
        <w:rPr>
          <w:ins w:id="2811" w:author="Author"/>
          <w:lang w:val="en-US"/>
        </w:rPr>
        <w:pPrChange w:id="2812" w:author="Author">
          <w:pPr>
            <w:pStyle w:val="Heading2"/>
          </w:pPr>
        </w:pPrChange>
      </w:pPr>
      <w:ins w:id="2813" w:author="Author">
        <w:r w:rsidRPr="00A81648">
          <w:rPr>
            <w:lang w:val="en-US"/>
          </w:rPr>
          <w:t>The same process is repeated for all the 3 iteration files of 3 regions.A total of 9 output files are generated and saved in the shared path by the bot</w:t>
        </w:r>
      </w:ins>
      <w:del w:id="2814" w:author="Author">
        <w:r w:rsidR="000676B3" w:rsidRPr="003F22C4" w:rsidDel="0002723B">
          <w:rPr>
            <w:rFonts w:cs="Arial"/>
            <w:lang w:val="en-US"/>
          </w:rPr>
          <w:delText xml:space="preserve">6.2. </w:delText>
        </w:r>
      </w:del>
    </w:p>
    <w:p w14:paraId="61613AB8" w14:textId="3739D3E7" w:rsidR="000676B3" w:rsidDel="008819F8" w:rsidRDefault="0002723B" w:rsidP="008819F8">
      <w:pPr>
        <w:pStyle w:val="Heading2"/>
        <w:rPr>
          <w:ins w:id="2815" w:author="Author"/>
          <w:del w:id="2816" w:author="Author"/>
          <w:rFonts w:cs="Arial"/>
          <w:lang w:val="en-US"/>
        </w:rPr>
      </w:pPr>
      <w:bookmarkStart w:id="2817" w:name="_Toc17306896"/>
      <w:ins w:id="2818" w:author="Author">
        <w:r>
          <w:rPr>
            <w:rFonts w:cs="Arial"/>
            <w:lang w:val="en-US"/>
          </w:rPr>
          <w:t xml:space="preserve">6.2 </w:t>
        </w:r>
      </w:ins>
      <w:r w:rsidR="000676B3">
        <w:rPr>
          <w:rFonts w:cs="Arial"/>
          <w:lang w:val="en-US"/>
        </w:rPr>
        <w:t>Reporting Requirements</w:t>
      </w:r>
      <w:bookmarkEnd w:id="2817"/>
    </w:p>
    <w:p w14:paraId="40831CCF" w14:textId="00F50D84" w:rsidR="008063ED" w:rsidRDefault="008063ED">
      <w:pPr>
        <w:pStyle w:val="Heading2"/>
        <w:rPr>
          <w:ins w:id="2819" w:author="Author"/>
          <w:lang w:val="en-US"/>
        </w:rPr>
        <w:pPrChange w:id="2820" w:author="Author">
          <w:pPr/>
        </w:pPrChange>
      </w:pPr>
    </w:p>
    <w:p w14:paraId="24EA401F" w14:textId="77777777" w:rsidR="008063ED" w:rsidRDefault="008063ED" w:rsidP="008063ED">
      <w:pPr>
        <w:pStyle w:val="ListParagraph"/>
        <w:numPr>
          <w:ilvl w:val="0"/>
          <w:numId w:val="120"/>
        </w:numPr>
        <w:rPr>
          <w:ins w:id="2821" w:author="Author"/>
          <w:lang w:val="en-US"/>
        </w:rPr>
      </w:pPr>
      <w:ins w:id="2822" w:author="Author">
        <w:r w:rsidRPr="00646F67">
          <w:rPr>
            <w:lang w:val="en-US"/>
          </w:rPr>
          <w:t>Input to the bot is in the form of excel files and all necessary headers are to be present for successful run.</w:t>
        </w:r>
      </w:ins>
    </w:p>
    <w:p w14:paraId="49AAA4F3" w14:textId="77777777" w:rsidR="008063ED" w:rsidRPr="00646F67" w:rsidRDefault="008063ED" w:rsidP="008063ED">
      <w:pPr>
        <w:pStyle w:val="ListParagraph"/>
        <w:numPr>
          <w:ilvl w:val="0"/>
          <w:numId w:val="120"/>
        </w:numPr>
        <w:rPr>
          <w:ins w:id="2823" w:author="Author"/>
          <w:lang w:val="en-US"/>
        </w:rPr>
      </w:pPr>
      <w:ins w:id="2824" w:author="Author">
        <w:r>
          <w:rPr>
            <w:lang w:val="en-US"/>
          </w:rPr>
          <w:t>After processing the Global Template with the help of Mapping documents and Input SOAR files, the bot will store 3 Iteration files for every region in the shared path. Final Status mail will be triggered to denote process completion.</w:t>
        </w:r>
      </w:ins>
    </w:p>
    <w:p w14:paraId="54142C09" w14:textId="3286E741" w:rsidR="008063ED" w:rsidRPr="003F22C4" w:rsidDel="008063ED" w:rsidRDefault="008063ED">
      <w:pPr>
        <w:rPr>
          <w:del w:id="2825" w:author="Author"/>
          <w:lang w:val="en-US"/>
        </w:rPr>
        <w:pPrChange w:id="2826"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0676B3" w:rsidRPr="00231D74" w:rsidDel="008063ED" w14:paraId="00D530E7" w14:textId="3F0BA199" w:rsidTr="001311F4">
        <w:trPr>
          <w:del w:id="2827" w:author="Author"/>
        </w:trPr>
        <w:tc>
          <w:tcPr>
            <w:tcW w:w="9016" w:type="dxa"/>
            <w:shd w:val="clear" w:color="auto" w:fill="F2F2F2" w:themeFill="background1" w:themeFillShade="F2"/>
          </w:tcPr>
          <w:p w14:paraId="6A169EC1" w14:textId="4E982D38" w:rsidR="000676B3" w:rsidRPr="00231D74" w:rsidDel="008063ED" w:rsidRDefault="000676B3" w:rsidP="002F311B">
            <w:pPr>
              <w:rPr>
                <w:del w:id="2828" w:author="Author"/>
                <w:rFonts w:cs="Arial"/>
                <w:b/>
                <w:i/>
                <w:lang w:val="en-US"/>
              </w:rPr>
            </w:pPr>
            <w:del w:id="2829" w:author="Author">
              <w:r w:rsidRPr="00231D74" w:rsidDel="008063ED">
                <w:rPr>
                  <w:rFonts w:cs="Arial"/>
                  <w:b/>
                  <w:i/>
                  <w:lang w:val="en-US"/>
                </w:rPr>
                <w:delText>Instruction only – remove this table once section completed</w:delText>
              </w:r>
            </w:del>
          </w:p>
        </w:tc>
      </w:tr>
      <w:tr w:rsidR="000676B3" w:rsidRPr="00231D74" w:rsidDel="008063ED" w14:paraId="5BDA803C" w14:textId="3E98A362" w:rsidTr="001311F4">
        <w:trPr>
          <w:del w:id="2830" w:author="Author"/>
        </w:trPr>
        <w:tc>
          <w:tcPr>
            <w:tcW w:w="9016" w:type="dxa"/>
            <w:shd w:val="clear" w:color="auto" w:fill="F2F2F2" w:themeFill="background1" w:themeFillShade="F2"/>
          </w:tcPr>
          <w:p w14:paraId="0DC1B8C8" w14:textId="4153956F" w:rsidR="000676B3" w:rsidRPr="00231D74" w:rsidDel="008063ED" w:rsidRDefault="000E63B1" w:rsidP="002F311B">
            <w:pPr>
              <w:rPr>
                <w:del w:id="2831" w:author="Author"/>
                <w:rFonts w:cs="Arial"/>
                <w:i/>
                <w:lang w:val="en-US"/>
              </w:rPr>
            </w:pPr>
            <w:del w:id="2832" w:author="Author">
              <w:r w:rsidDel="008063ED">
                <w:rPr>
                  <w:rFonts w:cs="Arial"/>
                  <w:i/>
                  <w:lang w:val="en-US"/>
                </w:rPr>
                <w:delText>Provide a</w:delText>
              </w:r>
              <w:r w:rsidR="000676B3" w:rsidDel="008063ED">
                <w:rPr>
                  <w:rFonts w:cs="Arial"/>
                  <w:i/>
                  <w:lang w:val="en-US"/>
                </w:rPr>
                <w:delText xml:space="preserve"> summary of the reporting requirements of the robot, including what type of data the business will need to receive, how frequently, and in what format. </w:delText>
              </w:r>
            </w:del>
          </w:p>
        </w:tc>
      </w:tr>
    </w:tbl>
    <w:p w14:paraId="5B818A13" w14:textId="36FC64FC" w:rsidR="008063ED" w:rsidRPr="003F22C4" w:rsidRDefault="00C1118A">
      <w:pPr>
        <w:pStyle w:val="Heading2"/>
        <w:rPr>
          <w:ins w:id="2833" w:author="Author"/>
          <w:rFonts w:cs="Arial"/>
          <w:lang w:val="en-US"/>
        </w:rPr>
        <w:pPrChange w:id="2834" w:author="Author">
          <w:pPr/>
        </w:pPrChange>
      </w:pPr>
      <w:del w:id="2835" w:author="Author">
        <w:r w:rsidRPr="00231D74" w:rsidDel="008063ED">
          <w:rPr>
            <w:rFonts w:cs="Arial"/>
            <w:lang w:val="en-US"/>
          </w:rPr>
          <w:delText xml:space="preserve"> </w:delText>
        </w:r>
      </w:del>
      <w:bookmarkStart w:id="2836" w:name="_Toc17306897"/>
      <w:r w:rsidR="000676B3">
        <w:rPr>
          <w:rFonts w:cs="Arial"/>
          <w:lang w:val="en-US"/>
        </w:rPr>
        <w:t>6</w:t>
      </w:r>
      <w:r w:rsidR="000676B3" w:rsidRPr="00231D74">
        <w:rPr>
          <w:rFonts w:cs="Arial"/>
          <w:lang w:val="en-US"/>
        </w:rPr>
        <w:t>.</w:t>
      </w:r>
      <w:r w:rsidR="000676B3">
        <w:rPr>
          <w:rFonts w:cs="Arial"/>
          <w:lang w:val="en-US"/>
        </w:rPr>
        <w:t>3</w:t>
      </w:r>
      <w:r w:rsidR="000676B3" w:rsidRPr="00231D74">
        <w:rPr>
          <w:rFonts w:cs="Arial"/>
          <w:lang w:val="en-US"/>
        </w:rPr>
        <w:t>.</w:t>
      </w:r>
      <w:r w:rsidR="000676B3">
        <w:rPr>
          <w:rFonts w:cs="Arial"/>
          <w:lang w:val="en-US"/>
        </w:rPr>
        <w:t xml:space="preserve"> </w:t>
      </w:r>
      <w:r>
        <w:rPr>
          <w:rFonts w:cs="Arial"/>
          <w:lang w:val="en-US"/>
        </w:rPr>
        <w:t>Storage</w:t>
      </w:r>
      <w:bookmarkEnd w:id="2836"/>
    </w:p>
    <w:p w14:paraId="33BBF341" w14:textId="77777777" w:rsidR="008063ED" w:rsidRDefault="008063ED" w:rsidP="008063ED">
      <w:pPr>
        <w:rPr>
          <w:ins w:id="2837" w:author="Author"/>
          <w:lang w:val="en-US"/>
        </w:rPr>
      </w:pPr>
      <w:ins w:id="2838" w:author="Author">
        <w:r>
          <w:rPr>
            <w:lang w:val="en-US"/>
          </w:rPr>
          <w:t>Input and Output files needed for bot are present in the below shared path location:</w:t>
        </w:r>
      </w:ins>
    </w:p>
    <w:p w14:paraId="4C6FD024" w14:textId="77777777" w:rsidR="008063ED" w:rsidRPr="00841448" w:rsidRDefault="008063ED" w:rsidP="008063ED">
      <w:pPr>
        <w:autoSpaceDE w:val="0"/>
        <w:autoSpaceDN w:val="0"/>
        <w:spacing w:before="40" w:after="40" w:line="240" w:lineRule="auto"/>
        <w:rPr>
          <w:ins w:id="2839" w:author="Author"/>
          <w:rFonts w:ascii="Calibri" w:hAnsi="Calibri"/>
        </w:rPr>
      </w:pPr>
      <w:ins w:id="2840" w:author="Author">
        <w:r>
          <w:rPr>
            <w:rStyle w:val="Hyperlink"/>
            <w:rFonts w:ascii="Times New Roman" w:hAnsi="Times New Roman" w:cs="Times New Roman"/>
            <w:sz w:val="24"/>
            <w:szCs w:val="24"/>
          </w:rPr>
          <w:fldChar w:fldCharType="begin"/>
        </w:r>
        <w:r>
          <w:rPr>
            <w:rStyle w:val="Hyperlink"/>
            <w:rFonts w:ascii="Times New Roman" w:hAnsi="Times New Roman" w:cs="Times New Roman"/>
            <w:sz w:val="24"/>
            <w:szCs w:val="24"/>
          </w:rPr>
          <w:instrText xml:space="preserve"> HYPERLINK "file:///\\\\seskcifssvm01\\GPT_RPA" </w:instrText>
        </w:r>
        <w:r>
          <w:rPr>
            <w:rStyle w:val="Hyperlink"/>
            <w:rFonts w:ascii="Times New Roman" w:hAnsi="Times New Roman" w:cs="Times New Roman"/>
            <w:sz w:val="24"/>
            <w:szCs w:val="24"/>
          </w:rPr>
          <w:fldChar w:fldCharType="separate"/>
        </w:r>
        <w:r w:rsidRPr="00BD5574">
          <w:rPr>
            <w:rStyle w:val="Hyperlink"/>
            <w:rFonts w:ascii="Times New Roman" w:hAnsi="Times New Roman" w:cs="Times New Roman"/>
            <w:sz w:val="24"/>
            <w:szCs w:val="24"/>
          </w:rPr>
          <w:t>\\seskcifssvm01\GPT_RPA</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ins>
    </w:p>
    <w:p w14:paraId="393EA7E6" w14:textId="7890D283" w:rsidR="008063ED" w:rsidRPr="003F22C4" w:rsidDel="008063ED" w:rsidRDefault="008063ED">
      <w:pPr>
        <w:rPr>
          <w:del w:id="2841" w:author="Author"/>
          <w:lang w:val="en-US"/>
        </w:rPr>
        <w:pPrChange w:id="2842"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C1118A" w:rsidRPr="00231D74" w:rsidDel="008063ED" w14:paraId="4C692400" w14:textId="00AEA7AB" w:rsidTr="00DA4947">
        <w:trPr>
          <w:del w:id="2843" w:author="Author"/>
        </w:trPr>
        <w:tc>
          <w:tcPr>
            <w:tcW w:w="9016" w:type="dxa"/>
            <w:shd w:val="clear" w:color="auto" w:fill="F2F2F2" w:themeFill="background1" w:themeFillShade="F2"/>
          </w:tcPr>
          <w:p w14:paraId="22BD1F5E" w14:textId="0DD35D4A" w:rsidR="00C1118A" w:rsidRPr="00231D74" w:rsidDel="008063ED" w:rsidRDefault="00C1118A" w:rsidP="00DA4947">
            <w:pPr>
              <w:rPr>
                <w:del w:id="2844" w:author="Author"/>
                <w:rFonts w:cs="Arial"/>
                <w:b/>
                <w:i/>
                <w:lang w:val="en-US"/>
              </w:rPr>
            </w:pPr>
            <w:del w:id="2845" w:author="Author">
              <w:r w:rsidRPr="00231D74" w:rsidDel="008063ED">
                <w:rPr>
                  <w:rFonts w:cs="Arial"/>
                  <w:b/>
                  <w:i/>
                  <w:lang w:val="en-US"/>
                </w:rPr>
                <w:delText>Instruction only – remove this table once section completed</w:delText>
              </w:r>
            </w:del>
          </w:p>
        </w:tc>
      </w:tr>
      <w:tr w:rsidR="00C1118A" w:rsidRPr="00231D74" w:rsidDel="008063ED" w14:paraId="53D2A463" w14:textId="44100E2B" w:rsidTr="00DA4947">
        <w:trPr>
          <w:del w:id="2846" w:author="Author"/>
        </w:trPr>
        <w:tc>
          <w:tcPr>
            <w:tcW w:w="9016" w:type="dxa"/>
            <w:shd w:val="clear" w:color="auto" w:fill="F2F2F2" w:themeFill="background1" w:themeFillShade="F2"/>
          </w:tcPr>
          <w:p w14:paraId="7896FF72" w14:textId="2BA06A05" w:rsidR="00C1118A" w:rsidRPr="00231D74" w:rsidDel="008063ED" w:rsidRDefault="00C1118A" w:rsidP="00DA4947">
            <w:pPr>
              <w:rPr>
                <w:del w:id="2847" w:author="Author"/>
                <w:rFonts w:cs="Arial"/>
                <w:i/>
                <w:lang w:val="en-US"/>
              </w:rPr>
            </w:pPr>
            <w:del w:id="2848" w:author="Author">
              <w:r w:rsidDel="008063ED">
                <w:rPr>
                  <w:rFonts w:cs="Arial"/>
                  <w:i/>
                  <w:lang w:val="en-US"/>
                </w:rPr>
                <w:delText xml:space="preserve">Outline where data outside of </w:delText>
              </w:r>
              <w:r w:rsidRPr="00C1422F" w:rsidDel="008063ED">
                <w:rPr>
                  <w:rFonts w:cs="Arial"/>
                  <w:i/>
                  <w:lang w:val="en-US"/>
                </w:rPr>
                <w:delText xml:space="preserve">the automation work queues and </w:delText>
              </w:r>
              <w:r w:rsidDel="008063ED">
                <w:rPr>
                  <w:rFonts w:cs="Arial"/>
                  <w:i/>
                  <w:lang w:val="en-US"/>
                </w:rPr>
                <w:delText>target systems will be stored.</w:delText>
              </w:r>
            </w:del>
          </w:p>
        </w:tc>
      </w:tr>
    </w:tbl>
    <w:p w14:paraId="52F93A10" w14:textId="19E8A163" w:rsidR="00C1118A" w:rsidRDefault="00C1118A" w:rsidP="00C1118A">
      <w:pPr>
        <w:pStyle w:val="Heading2"/>
        <w:rPr>
          <w:ins w:id="2849" w:author="Author"/>
          <w:rFonts w:cs="Arial"/>
          <w:lang w:val="en-US"/>
        </w:rPr>
      </w:pPr>
      <w:bookmarkStart w:id="2850" w:name="_Toc17306898"/>
      <w:r>
        <w:rPr>
          <w:rFonts w:cs="Arial"/>
          <w:lang w:val="en-US"/>
        </w:rPr>
        <w:t>6</w:t>
      </w:r>
      <w:r w:rsidR="00DA4947">
        <w:rPr>
          <w:rFonts w:cs="Arial"/>
          <w:lang w:val="en-US"/>
        </w:rPr>
        <w:t>.</w:t>
      </w:r>
      <w:r w:rsidR="000676B3">
        <w:rPr>
          <w:rFonts w:cs="Arial"/>
          <w:lang w:val="en-US"/>
        </w:rPr>
        <w:t>4</w:t>
      </w:r>
      <w:r w:rsidRPr="00231D74">
        <w:rPr>
          <w:rFonts w:cs="Arial"/>
          <w:lang w:val="en-US"/>
        </w:rPr>
        <w:t xml:space="preserve">. </w:t>
      </w:r>
      <w:r>
        <w:rPr>
          <w:rFonts w:cs="Arial"/>
          <w:lang w:val="en-US"/>
        </w:rPr>
        <w:t>Privacy</w:t>
      </w:r>
      <w:bookmarkEnd w:id="2850"/>
    </w:p>
    <w:p w14:paraId="40DDE460" w14:textId="77777777" w:rsidR="008063ED" w:rsidRPr="00473EC4" w:rsidRDefault="008063ED" w:rsidP="008063ED">
      <w:pPr>
        <w:pStyle w:val="ListParagraph"/>
        <w:numPr>
          <w:ilvl w:val="0"/>
          <w:numId w:val="121"/>
        </w:numPr>
        <w:rPr>
          <w:ins w:id="2851" w:author="Author"/>
          <w:rFonts w:ascii="Verdana" w:hAnsi="Verdana" w:cs="Arial"/>
          <w:lang w:val="en-US"/>
        </w:rPr>
      </w:pPr>
      <w:ins w:id="2852" w:author="Author">
        <w:r w:rsidRPr="00B23DC6">
          <w:rPr>
            <w:rFonts w:ascii="Verdana" w:hAnsi="Verdana" w:cs="Arial"/>
            <w:lang w:val="en-US"/>
          </w:rPr>
          <w:t>No personal data</w:t>
        </w:r>
        <w:r>
          <w:rPr>
            <w:rFonts w:ascii="Verdana" w:hAnsi="Verdana" w:cs="Arial"/>
            <w:lang w:val="en-US"/>
          </w:rPr>
          <w:t>/credentials are</w:t>
        </w:r>
        <w:r w:rsidRPr="00B23DC6">
          <w:rPr>
            <w:rFonts w:ascii="Verdana" w:hAnsi="Verdana" w:cs="Arial"/>
            <w:lang w:val="en-US"/>
          </w:rPr>
          <w:t xml:space="preserve"> used or saved anywhere in the process.</w:t>
        </w:r>
      </w:ins>
    </w:p>
    <w:p w14:paraId="0C840C70" w14:textId="2B0B02AD" w:rsidR="008063ED" w:rsidRPr="003F22C4" w:rsidDel="008063ED" w:rsidRDefault="008063ED">
      <w:pPr>
        <w:rPr>
          <w:del w:id="2853" w:author="Author"/>
          <w:lang w:val="en-US"/>
        </w:rPr>
        <w:pPrChange w:id="2854"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C1118A" w:rsidRPr="00231D74" w:rsidDel="008063ED" w14:paraId="1F8A19D5" w14:textId="0A9447F2" w:rsidTr="00DA4947">
        <w:trPr>
          <w:del w:id="2855" w:author="Author"/>
        </w:trPr>
        <w:tc>
          <w:tcPr>
            <w:tcW w:w="9016" w:type="dxa"/>
            <w:shd w:val="clear" w:color="auto" w:fill="F2F2F2" w:themeFill="background1" w:themeFillShade="F2"/>
          </w:tcPr>
          <w:p w14:paraId="3E355852" w14:textId="786D0CE3" w:rsidR="00C1118A" w:rsidRPr="00231D74" w:rsidDel="008063ED" w:rsidRDefault="00C1118A" w:rsidP="002F311B">
            <w:pPr>
              <w:rPr>
                <w:del w:id="2856" w:author="Author"/>
                <w:rFonts w:cs="Arial"/>
                <w:b/>
                <w:i/>
                <w:lang w:val="en-US"/>
              </w:rPr>
            </w:pPr>
            <w:del w:id="2857" w:author="Author">
              <w:r w:rsidRPr="00231D74" w:rsidDel="008063ED">
                <w:rPr>
                  <w:rFonts w:cs="Arial"/>
                  <w:b/>
                  <w:i/>
                  <w:lang w:val="en-US"/>
                </w:rPr>
                <w:delText>Instruction only – remove this table once section completed</w:delText>
              </w:r>
            </w:del>
          </w:p>
        </w:tc>
      </w:tr>
      <w:tr w:rsidR="00C1118A" w:rsidRPr="00231D74" w:rsidDel="008063ED" w14:paraId="7B2F2DE8" w14:textId="5570BDEB" w:rsidTr="00DA4947">
        <w:trPr>
          <w:del w:id="2858" w:author="Author"/>
        </w:trPr>
        <w:tc>
          <w:tcPr>
            <w:tcW w:w="9016" w:type="dxa"/>
            <w:shd w:val="clear" w:color="auto" w:fill="F2F2F2" w:themeFill="background1" w:themeFillShade="F2"/>
          </w:tcPr>
          <w:p w14:paraId="100DC444" w14:textId="7F861215" w:rsidR="00C1118A" w:rsidRPr="00231D74" w:rsidDel="008063ED" w:rsidRDefault="00C1118A" w:rsidP="002F311B">
            <w:pPr>
              <w:rPr>
                <w:del w:id="2859" w:author="Author"/>
                <w:rFonts w:cs="Arial"/>
                <w:i/>
                <w:lang w:val="en-US"/>
              </w:rPr>
            </w:pPr>
            <w:del w:id="2860" w:author="Author">
              <w:r w:rsidDel="008063ED">
                <w:rPr>
                  <w:rFonts w:cs="Arial"/>
                  <w:i/>
                  <w:lang w:val="en-US"/>
                </w:rPr>
                <w:delText>Describe how data will be kept private in the solution. What work queue data will be visible in the Control Room? What logging level will be employed and how will the exposure of sensitive data to logs be prevented?</w:delText>
              </w:r>
            </w:del>
          </w:p>
        </w:tc>
      </w:tr>
    </w:tbl>
    <w:p w14:paraId="015202DA" w14:textId="3B6FFF46" w:rsidR="008063ED" w:rsidRPr="003F22C4" w:rsidRDefault="00C1118A">
      <w:pPr>
        <w:pStyle w:val="Heading2"/>
        <w:rPr>
          <w:ins w:id="2861" w:author="Author"/>
          <w:rFonts w:cs="Arial"/>
          <w:lang w:val="en-US"/>
        </w:rPr>
        <w:pPrChange w:id="2862" w:author="Author">
          <w:pPr/>
        </w:pPrChange>
      </w:pPr>
      <w:bookmarkStart w:id="2863" w:name="_Toc17306899"/>
      <w:r>
        <w:rPr>
          <w:rFonts w:cs="Arial"/>
          <w:lang w:val="en-US"/>
        </w:rPr>
        <w:t>6.</w:t>
      </w:r>
      <w:r w:rsidR="000676B3">
        <w:rPr>
          <w:rFonts w:cs="Arial"/>
          <w:lang w:val="en-US"/>
        </w:rPr>
        <w:t>5</w:t>
      </w:r>
      <w:r w:rsidRPr="00231D74">
        <w:rPr>
          <w:rFonts w:cs="Arial"/>
          <w:lang w:val="en-US"/>
        </w:rPr>
        <w:t xml:space="preserve">. </w:t>
      </w:r>
      <w:r>
        <w:rPr>
          <w:rFonts w:cs="Arial"/>
          <w:lang w:val="en-US"/>
        </w:rPr>
        <w:t>Security</w:t>
      </w:r>
      <w:bookmarkEnd w:id="2863"/>
    </w:p>
    <w:p w14:paraId="603B6321" w14:textId="77777777" w:rsidR="008063ED" w:rsidRPr="005F4F08" w:rsidRDefault="008063ED" w:rsidP="008063ED">
      <w:pPr>
        <w:pStyle w:val="ListParagraph"/>
        <w:numPr>
          <w:ilvl w:val="0"/>
          <w:numId w:val="122"/>
        </w:numPr>
        <w:rPr>
          <w:ins w:id="2864" w:author="Author"/>
          <w:rFonts w:ascii="Times New Roman" w:hAnsi="Times New Roman" w:cs="Times New Roman"/>
          <w:lang w:val="en-US"/>
        </w:rPr>
      </w:pPr>
      <w:bookmarkStart w:id="2865" w:name="_Hlk530420358"/>
      <w:ins w:id="2866" w:author="Author">
        <w:r w:rsidRPr="005F4F08">
          <w:rPr>
            <w:rFonts w:ascii="Times New Roman" w:hAnsi="Times New Roman" w:cs="Times New Roman"/>
            <w:lang w:val="en-US"/>
          </w:rPr>
          <w:t>The Bot won’t store any information like report in local machine.</w:t>
        </w:r>
      </w:ins>
    </w:p>
    <w:p w14:paraId="6156C5F9" w14:textId="77777777" w:rsidR="008063ED" w:rsidRDefault="008063ED" w:rsidP="008063ED">
      <w:pPr>
        <w:pStyle w:val="ListParagraph"/>
        <w:numPr>
          <w:ilvl w:val="0"/>
          <w:numId w:val="122"/>
        </w:numPr>
        <w:rPr>
          <w:ins w:id="2867" w:author="Author"/>
          <w:rFonts w:ascii="Times New Roman" w:hAnsi="Times New Roman" w:cs="Times New Roman"/>
          <w:lang w:val="en-US"/>
        </w:rPr>
      </w:pPr>
      <w:ins w:id="2868" w:author="Author">
        <w:r w:rsidRPr="005F4F08">
          <w:rPr>
            <w:rFonts w:ascii="Times New Roman" w:hAnsi="Times New Roman" w:cs="Times New Roman"/>
            <w:lang w:val="en-US"/>
          </w:rPr>
          <w:t>The application login credentials will be retrieved from credential vault and it is not stored anywhere</w:t>
        </w:r>
      </w:ins>
    </w:p>
    <w:p w14:paraId="58F5CB41" w14:textId="77777777" w:rsidR="008063ED" w:rsidRPr="009D7D90" w:rsidRDefault="008063ED" w:rsidP="008063ED">
      <w:pPr>
        <w:pStyle w:val="ListParagraph"/>
        <w:numPr>
          <w:ilvl w:val="0"/>
          <w:numId w:val="122"/>
        </w:numPr>
        <w:rPr>
          <w:ins w:id="2869" w:author="Author"/>
          <w:rFonts w:ascii="Times New Roman" w:hAnsi="Times New Roman" w:cs="Times New Roman"/>
          <w:lang w:val="en-US"/>
        </w:rPr>
      </w:pPr>
      <w:ins w:id="2870" w:author="Author">
        <w:r>
          <w:rPr>
            <w:rFonts w:ascii="Times New Roman" w:hAnsi="Times New Roman" w:cs="Times New Roman"/>
            <w:lang w:val="en-US"/>
          </w:rPr>
          <w:t>Only the Business and BoT has the Access for shared path.</w:t>
        </w:r>
        <w:bookmarkEnd w:id="2865"/>
      </w:ins>
    </w:p>
    <w:p w14:paraId="47D562C8" w14:textId="52A0FD57" w:rsidR="008063ED" w:rsidRPr="003F22C4" w:rsidDel="008063ED" w:rsidRDefault="008063ED">
      <w:pPr>
        <w:rPr>
          <w:del w:id="2871" w:author="Author"/>
          <w:lang w:val="en-US"/>
        </w:rPr>
        <w:pPrChange w:id="2872"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C1118A" w:rsidRPr="00231D74" w:rsidDel="008063ED" w14:paraId="5B597F4D" w14:textId="4C750A0C" w:rsidTr="00DA4947">
        <w:trPr>
          <w:del w:id="2873" w:author="Author"/>
        </w:trPr>
        <w:tc>
          <w:tcPr>
            <w:tcW w:w="9016" w:type="dxa"/>
            <w:shd w:val="clear" w:color="auto" w:fill="F2F2F2" w:themeFill="background1" w:themeFillShade="F2"/>
          </w:tcPr>
          <w:p w14:paraId="2EBE7349" w14:textId="4D54E228" w:rsidR="00C1118A" w:rsidRPr="00231D74" w:rsidDel="008063ED" w:rsidRDefault="00C1118A" w:rsidP="00DA4947">
            <w:pPr>
              <w:rPr>
                <w:del w:id="2874" w:author="Author"/>
                <w:rFonts w:cs="Arial"/>
                <w:b/>
                <w:i/>
                <w:lang w:val="en-US"/>
              </w:rPr>
            </w:pPr>
            <w:del w:id="2875" w:author="Author">
              <w:r w:rsidRPr="00231D74" w:rsidDel="008063ED">
                <w:rPr>
                  <w:rFonts w:cs="Arial"/>
                  <w:b/>
                  <w:i/>
                  <w:lang w:val="en-US"/>
                </w:rPr>
                <w:delText>Instruction only – remove this table once section completed</w:delText>
              </w:r>
            </w:del>
          </w:p>
        </w:tc>
      </w:tr>
      <w:tr w:rsidR="00C1118A" w:rsidRPr="00231D74" w:rsidDel="008063ED" w14:paraId="1ED2EA76" w14:textId="7C502F87" w:rsidTr="00DA4947">
        <w:trPr>
          <w:del w:id="2876" w:author="Author"/>
        </w:trPr>
        <w:tc>
          <w:tcPr>
            <w:tcW w:w="9016" w:type="dxa"/>
            <w:shd w:val="clear" w:color="auto" w:fill="F2F2F2" w:themeFill="background1" w:themeFillShade="F2"/>
          </w:tcPr>
          <w:p w14:paraId="13758744" w14:textId="0362B1EB" w:rsidR="00C1118A" w:rsidRPr="00231D74" w:rsidDel="008063ED" w:rsidRDefault="00C1118A" w:rsidP="00DA4947">
            <w:pPr>
              <w:rPr>
                <w:del w:id="2877" w:author="Author"/>
                <w:rFonts w:cs="Arial"/>
                <w:i/>
                <w:lang w:val="en-US"/>
              </w:rPr>
            </w:pPr>
            <w:del w:id="2878" w:author="Author">
              <w:r w:rsidDel="008063ED">
                <w:rPr>
                  <w:rFonts w:cs="Arial"/>
                  <w:i/>
                  <w:lang w:val="en-US"/>
                </w:rPr>
                <w:delText>Describe how long all data in the solution will be stored for and how it will be purged.</w:delText>
              </w:r>
            </w:del>
          </w:p>
        </w:tc>
      </w:tr>
    </w:tbl>
    <w:p w14:paraId="1C797188" w14:textId="0D499C17" w:rsidR="00C1118A" w:rsidRDefault="00C1118A" w:rsidP="00C1118A">
      <w:pPr>
        <w:pStyle w:val="Heading2"/>
        <w:rPr>
          <w:ins w:id="2879" w:author="Author"/>
          <w:rFonts w:cs="Arial"/>
          <w:lang w:val="en-US"/>
        </w:rPr>
      </w:pPr>
      <w:bookmarkStart w:id="2880" w:name="_Toc17306900"/>
      <w:r>
        <w:rPr>
          <w:rFonts w:cs="Arial"/>
          <w:lang w:val="en-US"/>
        </w:rPr>
        <w:t>6.</w:t>
      </w:r>
      <w:r w:rsidR="000676B3">
        <w:rPr>
          <w:rFonts w:cs="Arial"/>
          <w:lang w:val="en-US"/>
        </w:rPr>
        <w:t>6</w:t>
      </w:r>
      <w:r w:rsidRPr="00231D74">
        <w:rPr>
          <w:rFonts w:cs="Arial"/>
          <w:lang w:val="en-US"/>
        </w:rPr>
        <w:t xml:space="preserve">. </w:t>
      </w:r>
      <w:r>
        <w:rPr>
          <w:rFonts w:cs="Arial"/>
          <w:lang w:val="en-US"/>
        </w:rPr>
        <w:t>Preservation</w:t>
      </w:r>
      <w:bookmarkEnd w:id="2880"/>
    </w:p>
    <w:p w14:paraId="5BF5CA1D" w14:textId="6FCF6EB1" w:rsidR="00B70E1E" w:rsidRPr="003F22C4" w:rsidRDefault="00275FA7">
      <w:pPr>
        <w:rPr>
          <w:ins w:id="2881" w:author="Author"/>
          <w:lang w:val="en-US"/>
        </w:rPr>
        <w:pPrChange w:id="2882" w:author="Author">
          <w:pPr>
            <w:pStyle w:val="Heading2"/>
          </w:pPr>
        </w:pPrChange>
      </w:pPr>
      <w:ins w:id="2883" w:author="Author">
        <w:r>
          <w:rPr>
            <w:lang w:val="en-US"/>
          </w:rPr>
          <w:t>N/A</w:t>
        </w:r>
      </w:ins>
    </w:p>
    <w:p w14:paraId="32733DCB" w14:textId="598A0085" w:rsidR="008063ED" w:rsidRPr="00522220" w:rsidDel="00B70E1E" w:rsidRDefault="008063ED" w:rsidP="008063ED">
      <w:pPr>
        <w:rPr>
          <w:ins w:id="2884" w:author="Author"/>
          <w:del w:id="2885" w:author="Author"/>
          <w:lang w:val="en-US"/>
        </w:rPr>
      </w:pPr>
      <w:ins w:id="2886" w:author="Author">
        <w:del w:id="2887" w:author="Author">
          <w:r w:rsidRPr="00DA64D1" w:rsidDel="00B70E1E">
            <w:rPr>
              <w:highlight w:val="yellow"/>
              <w:lang w:val="en-US"/>
            </w:rPr>
            <w:delText>&lt;&lt; Data recovery policy yet to be confirmed &gt;&gt;</w:delText>
          </w:r>
          <w:r w:rsidDel="00B70E1E">
            <w:rPr>
              <w:lang w:val="en-US"/>
            </w:rPr>
            <w:delText xml:space="preserve"> </w:delText>
          </w:r>
        </w:del>
      </w:ins>
    </w:p>
    <w:p w14:paraId="3526F434" w14:textId="0A16527E" w:rsidR="008063ED" w:rsidRPr="003F22C4" w:rsidDel="008063ED" w:rsidRDefault="008063ED">
      <w:pPr>
        <w:rPr>
          <w:del w:id="2888" w:author="Author"/>
          <w:lang w:val="en-US"/>
        </w:rPr>
        <w:pPrChange w:id="2889"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C1118A" w:rsidRPr="00231D74" w:rsidDel="008063ED" w14:paraId="364A1ABA" w14:textId="67DB187E" w:rsidTr="00DA4947">
        <w:trPr>
          <w:del w:id="2890" w:author="Author"/>
        </w:trPr>
        <w:tc>
          <w:tcPr>
            <w:tcW w:w="9016" w:type="dxa"/>
            <w:shd w:val="clear" w:color="auto" w:fill="F2F2F2" w:themeFill="background1" w:themeFillShade="F2"/>
          </w:tcPr>
          <w:p w14:paraId="7A053EE0" w14:textId="37DB01A6" w:rsidR="00C1118A" w:rsidRPr="00231D74" w:rsidDel="008063ED" w:rsidRDefault="00C1118A" w:rsidP="00DA4947">
            <w:pPr>
              <w:rPr>
                <w:del w:id="2891" w:author="Author"/>
                <w:rFonts w:cs="Arial"/>
                <w:b/>
                <w:i/>
                <w:lang w:val="en-US"/>
              </w:rPr>
            </w:pPr>
            <w:del w:id="2892" w:author="Author">
              <w:r w:rsidRPr="00231D74" w:rsidDel="008063ED">
                <w:rPr>
                  <w:rFonts w:cs="Arial"/>
                  <w:b/>
                  <w:i/>
                  <w:lang w:val="en-US"/>
                </w:rPr>
                <w:delText>Instruction only – remove this table once section completed</w:delText>
              </w:r>
            </w:del>
          </w:p>
        </w:tc>
      </w:tr>
      <w:tr w:rsidR="00C1118A" w:rsidRPr="00231D74" w:rsidDel="008063ED" w14:paraId="3C65935B" w14:textId="76F13B8B" w:rsidTr="00DA4947">
        <w:trPr>
          <w:del w:id="2893" w:author="Author"/>
        </w:trPr>
        <w:tc>
          <w:tcPr>
            <w:tcW w:w="9016" w:type="dxa"/>
            <w:shd w:val="clear" w:color="auto" w:fill="F2F2F2" w:themeFill="background1" w:themeFillShade="F2"/>
          </w:tcPr>
          <w:p w14:paraId="53F01514" w14:textId="12663AFA" w:rsidR="00C1118A" w:rsidRPr="00231D74" w:rsidDel="008063ED" w:rsidRDefault="00C1118A" w:rsidP="00DA4947">
            <w:pPr>
              <w:rPr>
                <w:del w:id="2894" w:author="Author"/>
                <w:rFonts w:cs="Arial"/>
                <w:i/>
                <w:lang w:val="en-US"/>
              </w:rPr>
            </w:pPr>
            <w:del w:id="2895" w:author="Author">
              <w:r w:rsidDel="008063ED">
                <w:rPr>
                  <w:rFonts w:cs="Arial"/>
                  <w:i/>
                  <w:lang w:val="en-US"/>
                </w:rPr>
                <w:delText>Describe which Windows domain and application credentials will be used and if and how they will be maintained by the robot.</w:delText>
              </w:r>
            </w:del>
          </w:p>
        </w:tc>
      </w:tr>
    </w:tbl>
    <w:p w14:paraId="1FD2E3E6" w14:textId="7CB4DDA3" w:rsidR="009B4416" w:rsidDel="008063ED" w:rsidRDefault="009B4416" w:rsidP="00E25C1B">
      <w:pPr>
        <w:rPr>
          <w:del w:id="2896" w:author="Author"/>
          <w:lang w:val="en-US"/>
        </w:rPr>
      </w:pPr>
      <w:del w:id="2897" w:author="Author">
        <w:r w:rsidDel="008063ED">
          <w:rPr>
            <w:lang w:val="en-US"/>
          </w:rPr>
          <w:br w:type="page"/>
        </w:r>
      </w:del>
    </w:p>
    <w:p w14:paraId="787DC039" w14:textId="41A7A70F" w:rsidR="009B4416" w:rsidRPr="00231D74" w:rsidRDefault="00C1118A" w:rsidP="009B4416">
      <w:pPr>
        <w:pStyle w:val="Heading1"/>
        <w:rPr>
          <w:rFonts w:cs="Arial"/>
          <w:lang w:val="en-US"/>
        </w:rPr>
      </w:pPr>
      <w:bookmarkStart w:id="2898" w:name="_Toc17306901"/>
      <w:r>
        <w:rPr>
          <w:rFonts w:cs="Arial"/>
          <w:lang w:val="en-US"/>
        </w:rPr>
        <w:t>7</w:t>
      </w:r>
      <w:r w:rsidR="009B4416" w:rsidRPr="0057037E">
        <w:rPr>
          <w:rFonts w:cs="Arial"/>
          <w:lang w:val="en-US"/>
        </w:rPr>
        <w:t xml:space="preserve">. </w:t>
      </w:r>
      <w:r>
        <w:rPr>
          <w:rFonts w:cs="Arial"/>
          <w:lang w:val="en-US"/>
        </w:rPr>
        <w:t xml:space="preserve">Solution </w:t>
      </w:r>
      <w:r w:rsidR="009B4416">
        <w:rPr>
          <w:rFonts w:cs="Arial"/>
          <w:lang w:val="en-US"/>
        </w:rPr>
        <w:t>Configuration</w:t>
      </w:r>
      <w:bookmarkEnd w:id="2898"/>
      <w:r w:rsidR="009B4416" w:rsidRPr="0057037E">
        <w:rPr>
          <w:rFonts w:cs="Arial"/>
          <w:lang w:val="en-US"/>
        </w:rPr>
        <w:t xml:space="preserve"> </w:t>
      </w:r>
    </w:p>
    <w:p w14:paraId="0B444A77" w14:textId="77777777" w:rsidR="009B4416" w:rsidRPr="00231D74" w:rsidRDefault="009B4416" w:rsidP="00C1118A">
      <w:pPr>
        <w:rPr>
          <w:lang w:val="en-US"/>
        </w:rPr>
      </w:pPr>
      <w:r w:rsidRPr="00231D74">
        <w:rPr>
          <w:lang w:val="en-US"/>
        </w:rPr>
        <w:t xml:space="preserve">This section describes </w:t>
      </w:r>
      <w:r>
        <w:rPr>
          <w:lang w:val="en-US"/>
        </w:rPr>
        <w:t>the</w:t>
      </w:r>
      <w:r w:rsidR="00C1118A">
        <w:rPr>
          <w:lang w:val="en-US"/>
        </w:rPr>
        <w:t xml:space="preserve"> configuration details of the technical Solution</w:t>
      </w:r>
      <w:r>
        <w:rPr>
          <w:lang w:val="en-US"/>
        </w:rPr>
        <w:t>.</w:t>
      </w:r>
      <w:r w:rsidRPr="00231D74">
        <w:rPr>
          <w:lang w:val="en-US"/>
        </w:rPr>
        <w:t xml:space="preserve"> </w:t>
      </w:r>
    </w:p>
    <w:p w14:paraId="55E95F2B" w14:textId="16A7BA0B" w:rsidR="009B4416" w:rsidRDefault="002B194B" w:rsidP="009B4416">
      <w:pPr>
        <w:pStyle w:val="Heading2"/>
        <w:rPr>
          <w:ins w:id="2899" w:author="Author"/>
          <w:rFonts w:cs="Arial"/>
          <w:lang w:val="en-US"/>
        </w:rPr>
      </w:pPr>
      <w:bookmarkStart w:id="2900" w:name="_Toc17306902"/>
      <w:r>
        <w:rPr>
          <w:rFonts w:cs="Arial"/>
          <w:lang w:val="en-US"/>
        </w:rPr>
        <w:t>7</w:t>
      </w:r>
      <w:r w:rsidR="009B4416" w:rsidRPr="00231D74">
        <w:rPr>
          <w:rFonts w:cs="Arial"/>
          <w:lang w:val="en-US"/>
        </w:rPr>
        <w:t xml:space="preserve">.1. </w:t>
      </w:r>
      <w:r w:rsidR="009B4416">
        <w:rPr>
          <w:rFonts w:cs="Arial"/>
          <w:lang w:val="en-US"/>
        </w:rPr>
        <w:t>System Access and Credentials</w:t>
      </w:r>
      <w:bookmarkEnd w:id="2900"/>
    </w:p>
    <w:p w14:paraId="59C920ED" w14:textId="77777777" w:rsidR="000846E3" w:rsidRPr="00841448" w:rsidRDefault="000846E3" w:rsidP="000846E3">
      <w:pPr>
        <w:autoSpaceDE w:val="0"/>
        <w:autoSpaceDN w:val="0"/>
        <w:spacing w:before="40" w:after="40" w:line="240" w:lineRule="auto"/>
        <w:rPr>
          <w:ins w:id="2901" w:author="Author"/>
          <w:rFonts w:ascii="Calibri" w:hAnsi="Calibri"/>
        </w:rPr>
      </w:pPr>
      <w:ins w:id="2902" w:author="Author">
        <w:r>
          <w:rPr>
            <w:lang w:val="en-US"/>
          </w:rPr>
          <w:t xml:space="preserve">Shared Path Access </w:t>
        </w:r>
        <w:r>
          <w:rPr>
            <w:rStyle w:val="Hyperlink"/>
            <w:rFonts w:ascii="Times New Roman" w:hAnsi="Times New Roman" w:cs="Times New Roman"/>
            <w:sz w:val="24"/>
            <w:szCs w:val="24"/>
          </w:rPr>
          <w:fldChar w:fldCharType="begin"/>
        </w:r>
        <w:r>
          <w:rPr>
            <w:rStyle w:val="Hyperlink"/>
            <w:rFonts w:ascii="Times New Roman" w:hAnsi="Times New Roman" w:cs="Times New Roman"/>
            <w:sz w:val="24"/>
            <w:szCs w:val="24"/>
          </w:rPr>
          <w:instrText xml:space="preserve"> HYPERLINK "file:///\\\\seskcifssvm01\\GPT_RPA" </w:instrText>
        </w:r>
        <w:r>
          <w:rPr>
            <w:rStyle w:val="Hyperlink"/>
            <w:rFonts w:ascii="Times New Roman" w:hAnsi="Times New Roman" w:cs="Times New Roman"/>
            <w:sz w:val="24"/>
            <w:szCs w:val="24"/>
          </w:rPr>
          <w:fldChar w:fldCharType="separate"/>
        </w:r>
        <w:r w:rsidRPr="00BD5574">
          <w:rPr>
            <w:rStyle w:val="Hyperlink"/>
            <w:rFonts w:ascii="Times New Roman" w:hAnsi="Times New Roman" w:cs="Times New Roman"/>
            <w:sz w:val="24"/>
            <w:szCs w:val="24"/>
          </w:rPr>
          <w:t>\\seskcifssvm01\GPT_RPA</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ins>
    </w:p>
    <w:p w14:paraId="3B98FDE8" w14:textId="184DC508" w:rsidR="008063ED" w:rsidRPr="003F22C4" w:rsidDel="000846E3" w:rsidRDefault="008063ED">
      <w:pPr>
        <w:rPr>
          <w:del w:id="2903" w:author="Author"/>
          <w:lang w:val="en-US"/>
        </w:rPr>
        <w:pPrChange w:id="2904"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EA094D" w:rsidRPr="00231D74" w:rsidDel="000846E3" w14:paraId="6D9042D3" w14:textId="465E1545" w:rsidTr="00A645DA">
        <w:trPr>
          <w:del w:id="2905" w:author="Author"/>
        </w:trPr>
        <w:tc>
          <w:tcPr>
            <w:tcW w:w="9016" w:type="dxa"/>
            <w:shd w:val="clear" w:color="auto" w:fill="F2F2F2" w:themeFill="background1" w:themeFillShade="F2"/>
          </w:tcPr>
          <w:p w14:paraId="74F4C757" w14:textId="2E6DD3AB" w:rsidR="00EA094D" w:rsidRPr="00231D74" w:rsidDel="000846E3" w:rsidRDefault="00EA094D" w:rsidP="00A645DA">
            <w:pPr>
              <w:rPr>
                <w:del w:id="2906" w:author="Author"/>
                <w:rFonts w:cs="Arial"/>
                <w:b/>
                <w:i/>
                <w:lang w:val="en-US"/>
              </w:rPr>
            </w:pPr>
            <w:del w:id="2907" w:author="Author">
              <w:r w:rsidRPr="00231D74" w:rsidDel="000846E3">
                <w:rPr>
                  <w:rFonts w:cs="Arial"/>
                  <w:b/>
                  <w:i/>
                  <w:lang w:val="en-US"/>
                </w:rPr>
                <w:delText>Instruction only – remove this table once section completed</w:delText>
              </w:r>
            </w:del>
          </w:p>
        </w:tc>
      </w:tr>
      <w:tr w:rsidR="00EA094D" w:rsidRPr="00231D74" w:rsidDel="000846E3" w14:paraId="5A349096" w14:textId="61985B6A" w:rsidTr="00A645DA">
        <w:trPr>
          <w:trHeight w:val="396"/>
          <w:del w:id="2908" w:author="Author"/>
        </w:trPr>
        <w:tc>
          <w:tcPr>
            <w:tcW w:w="9016" w:type="dxa"/>
            <w:shd w:val="clear" w:color="auto" w:fill="F2F2F2" w:themeFill="background1" w:themeFillShade="F2"/>
          </w:tcPr>
          <w:p w14:paraId="526079FC" w14:textId="122CF3F9" w:rsidR="00EA094D" w:rsidRPr="00231D74" w:rsidDel="000846E3" w:rsidRDefault="00EA094D" w:rsidP="008F6395">
            <w:pPr>
              <w:rPr>
                <w:del w:id="2909" w:author="Author"/>
                <w:rFonts w:cs="Arial"/>
                <w:i/>
                <w:lang w:val="en-US"/>
              </w:rPr>
            </w:pPr>
            <w:del w:id="2910" w:author="Author">
              <w:r w:rsidDel="000846E3">
                <w:rPr>
                  <w:rFonts w:cs="Arial"/>
                  <w:i/>
                  <w:lang w:val="en-US"/>
                </w:rPr>
                <w:delText>List out system access and credentials</w:delText>
              </w:r>
              <w:r w:rsidR="003010AA" w:rsidDel="000846E3">
                <w:rPr>
                  <w:rFonts w:cs="Arial"/>
                  <w:i/>
                  <w:lang w:val="en-US"/>
                </w:rPr>
                <w:delText xml:space="preserve"> across the configuration</w:delText>
              </w:r>
              <w:r w:rsidR="008F6395" w:rsidDel="000846E3">
                <w:rPr>
                  <w:rFonts w:cs="Arial"/>
                  <w:i/>
                  <w:lang w:val="en-US"/>
                </w:rPr>
                <w:delText>.</w:delText>
              </w:r>
            </w:del>
          </w:p>
        </w:tc>
      </w:tr>
    </w:tbl>
    <w:p w14:paraId="2D9BB4BE" w14:textId="6BC4D3B5" w:rsidR="00EA094D" w:rsidRDefault="002B194B" w:rsidP="009B4416">
      <w:pPr>
        <w:pStyle w:val="Heading2"/>
        <w:rPr>
          <w:ins w:id="2911" w:author="Author"/>
          <w:rFonts w:cs="Arial"/>
          <w:lang w:val="en-US"/>
        </w:rPr>
      </w:pPr>
      <w:bookmarkStart w:id="2912" w:name="_Toc17306903"/>
      <w:r>
        <w:rPr>
          <w:rFonts w:cs="Arial"/>
          <w:lang w:val="en-US"/>
        </w:rPr>
        <w:t>7</w:t>
      </w:r>
      <w:r w:rsidR="009B4416" w:rsidRPr="00231D74">
        <w:rPr>
          <w:rFonts w:cs="Arial"/>
          <w:lang w:val="en-US"/>
        </w:rPr>
        <w:t>.</w:t>
      </w:r>
      <w:r w:rsidR="00374F07">
        <w:rPr>
          <w:rFonts w:cs="Arial"/>
          <w:lang w:val="en-US"/>
        </w:rPr>
        <w:t>2</w:t>
      </w:r>
      <w:r w:rsidR="009B4416" w:rsidRPr="00231D74">
        <w:rPr>
          <w:rFonts w:cs="Arial"/>
          <w:lang w:val="en-US"/>
        </w:rPr>
        <w:t xml:space="preserve">. </w:t>
      </w:r>
      <w:r w:rsidR="009B4416">
        <w:rPr>
          <w:rFonts w:cs="Arial"/>
          <w:lang w:val="en-US"/>
        </w:rPr>
        <w:t>Configuration Schedule</w:t>
      </w:r>
      <w:bookmarkEnd w:id="2912"/>
    </w:p>
    <w:p w14:paraId="7C7A1C32" w14:textId="373BF73C" w:rsidR="000846E3" w:rsidRPr="008819F8" w:rsidRDefault="000846E3">
      <w:pPr>
        <w:pStyle w:val="ListParagraph"/>
        <w:numPr>
          <w:ilvl w:val="0"/>
          <w:numId w:val="137"/>
        </w:numPr>
        <w:rPr>
          <w:ins w:id="2913" w:author="Author"/>
          <w:rFonts w:ascii="Times New Roman" w:hAnsi="Times New Roman" w:cs="Times New Roman"/>
          <w:lang w:val="en-US"/>
          <w:rPrChange w:id="2914" w:author="Author">
            <w:rPr>
              <w:ins w:id="2915" w:author="Author"/>
              <w:lang w:val="en-US"/>
            </w:rPr>
          </w:rPrChange>
        </w:rPr>
        <w:pPrChange w:id="2916" w:author="Author">
          <w:pPr/>
        </w:pPrChange>
      </w:pPr>
      <w:ins w:id="2917" w:author="Author">
        <w:r w:rsidRPr="005F4F08">
          <w:rPr>
            <w:rFonts w:ascii="Times New Roman" w:eastAsia="Times New Roman" w:hAnsi="Times New Roman" w:cs="Times New Roman"/>
          </w:rPr>
          <w:t>Bo</w:t>
        </w:r>
        <w:r>
          <w:rPr>
            <w:rFonts w:ascii="Times New Roman" w:eastAsia="Times New Roman" w:hAnsi="Times New Roman" w:cs="Times New Roman"/>
          </w:rPr>
          <w:t>T</w:t>
        </w:r>
        <w:r w:rsidRPr="005F4F08">
          <w:rPr>
            <w:rFonts w:ascii="Times New Roman" w:eastAsia="Times New Roman" w:hAnsi="Times New Roman" w:cs="Times New Roman"/>
          </w:rPr>
          <w:t xml:space="preserve"> will be</w:t>
        </w:r>
        <w:r>
          <w:rPr>
            <w:rFonts w:ascii="Times New Roman" w:eastAsia="Times New Roman" w:hAnsi="Times New Roman" w:cs="Times New Roman"/>
          </w:rPr>
          <w:t xml:space="preserve"> only</w:t>
        </w:r>
        <w:r w:rsidRPr="005F4F08">
          <w:rPr>
            <w:rFonts w:ascii="Times New Roman" w:eastAsia="Times New Roman" w:hAnsi="Times New Roman" w:cs="Times New Roman"/>
          </w:rPr>
          <w:t xml:space="preserve"> triggered manually </w:t>
        </w:r>
        <w:r w:rsidRPr="005F4F08">
          <w:rPr>
            <w:rFonts w:ascii="Times New Roman" w:hAnsi="Times New Roman" w:cs="Times New Roman"/>
            <w:lang w:val="en-US"/>
          </w:rPr>
          <w:t>based</w:t>
        </w:r>
        <w:r>
          <w:rPr>
            <w:rFonts w:ascii="Times New Roman" w:hAnsi="Times New Roman" w:cs="Times New Roman"/>
            <w:lang w:val="en-US"/>
          </w:rPr>
          <w:t xml:space="preserve"> on business requirement.</w:t>
        </w:r>
      </w:ins>
    </w:p>
    <w:p w14:paraId="40B8E1E5" w14:textId="0FBEF0BA" w:rsidR="000846E3" w:rsidRPr="003F22C4" w:rsidDel="000846E3" w:rsidRDefault="000846E3">
      <w:pPr>
        <w:rPr>
          <w:del w:id="2918" w:author="Author"/>
          <w:lang w:val="en-US"/>
        </w:rPr>
        <w:pPrChange w:id="2919"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EA094D" w:rsidRPr="00231D74" w:rsidDel="000846E3" w14:paraId="2802EAAB" w14:textId="675A5B46" w:rsidTr="00A645DA">
        <w:trPr>
          <w:del w:id="2920" w:author="Author"/>
        </w:trPr>
        <w:tc>
          <w:tcPr>
            <w:tcW w:w="9016" w:type="dxa"/>
            <w:shd w:val="clear" w:color="auto" w:fill="F2F2F2" w:themeFill="background1" w:themeFillShade="F2"/>
          </w:tcPr>
          <w:p w14:paraId="4971A63A" w14:textId="61E69E78" w:rsidR="00EA094D" w:rsidRPr="00231D74" w:rsidDel="000846E3" w:rsidRDefault="00EA094D" w:rsidP="00A645DA">
            <w:pPr>
              <w:rPr>
                <w:del w:id="2921" w:author="Author"/>
                <w:rFonts w:cs="Arial"/>
                <w:b/>
                <w:i/>
                <w:lang w:val="en-US"/>
              </w:rPr>
            </w:pPr>
            <w:del w:id="2922" w:author="Author">
              <w:r w:rsidRPr="00231D74" w:rsidDel="000846E3">
                <w:rPr>
                  <w:rFonts w:cs="Arial"/>
                  <w:b/>
                  <w:i/>
                  <w:lang w:val="en-US"/>
                </w:rPr>
                <w:delText>Instruction only – remove this table once section completed</w:delText>
              </w:r>
            </w:del>
          </w:p>
        </w:tc>
      </w:tr>
      <w:tr w:rsidR="00EA094D" w:rsidRPr="00231D74" w:rsidDel="000846E3" w14:paraId="543BE8E7" w14:textId="5D4E0924" w:rsidTr="00A645DA">
        <w:trPr>
          <w:trHeight w:val="396"/>
          <w:del w:id="2923" w:author="Author"/>
        </w:trPr>
        <w:tc>
          <w:tcPr>
            <w:tcW w:w="9016" w:type="dxa"/>
            <w:shd w:val="clear" w:color="auto" w:fill="F2F2F2" w:themeFill="background1" w:themeFillShade="F2"/>
          </w:tcPr>
          <w:p w14:paraId="12F175AB" w14:textId="038D42F3" w:rsidR="00EA094D" w:rsidRPr="00231D74" w:rsidDel="000846E3" w:rsidRDefault="00C1118A" w:rsidP="00A645DA">
            <w:pPr>
              <w:rPr>
                <w:del w:id="2924" w:author="Author"/>
                <w:rFonts w:cs="Arial"/>
                <w:i/>
                <w:lang w:val="en-US"/>
              </w:rPr>
            </w:pPr>
            <w:del w:id="2925" w:author="Author">
              <w:r w:rsidDel="000846E3">
                <w:rPr>
                  <w:rFonts w:cs="Arial"/>
                  <w:i/>
                  <w:lang w:val="en-US"/>
                </w:rPr>
                <w:delText>Describe how the robot will be configured to operate. Will it run independently on a schedule, will it be triggered, or will it be launched manually? Describe the robot hours of operations. Include if there is a requirement for the robots to be dedicated to this process.</w:delText>
              </w:r>
            </w:del>
          </w:p>
        </w:tc>
      </w:tr>
    </w:tbl>
    <w:p w14:paraId="1962C036" w14:textId="77B26FCC" w:rsidR="009B4416" w:rsidRDefault="002B194B" w:rsidP="009B4416">
      <w:pPr>
        <w:pStyle w:val="Heading2"/>
        <w:rPr>
          <w:ins w:id="2926" w:author="Author"/>
          <w:rFonts w:cs="Arial"/>
          <w:lang w:val="en-US"/>
        </w:rPr>
      </w:pPr>
      <w:bookmarkStart w:id="2927" w:name="_Toc17306904"/>
      <w:r>
        <w:rPr>
          <w:rFonts w:cs="Arial"/>
          <w:lang w:val="en-US"/>
        </w:rPr>
        <w:t>7</w:t>
      </w:r>
      <w:r w:rsidR="00374F07">
        <w:rPr>
          <w:rFonts w:cs="Arial"/>
          <w:lang w:val="en-US"/>
        </w:rPr>
        <w:t>.3</w:t>
      </w:r>
      <w:r w:rsidR="009B4416" w:rsidRPr="00231D74">
        <w:rPr>
          <w:rFonts w:cs="Arial"/>
          <w:lang w:val="en-US"/>
        </w:rPr>
        <w:t xml:space="preserve">. </w:t>
      </w:r>
      <w:r w:rsidR="009B4416">
        <w:rPr>
          <w:rFonts w:cs="Arial"/>
          <w:lang w:val="en-US"/>
        </w:rPr>
        <w:t>Component Configuration</w:t>
      </w:r>
      <w:bookmarkEnd w:id="2927"/>
    </w:p>
    <w:p w14:paraId="1377D462" w14:textId="6D577FA8" w:rsidR="008819F8" w:rsidRDefault="00434022" w:rsidP="00275FA7">
      <w:pPr>
        <w:pStyle w:val="ListParagraph"/>
        <w:numPr>
          <w:ilvl w:val="0"/>
          <w:numId w:val="137"/>
        </w:numPr>
        <w:rPr>
          <w:ins w:id="2928" w:author="Author"/>
          <w:lang w:val="en-US"/>
        </w:rPr>
      </w:pPr>
      <w:ins w:id="2929" w:author="Author">
        <w:r>
          <w:rPr>
            <w:lang w:val="en-US"/>
          </w:rPr>
          <w:t>SEUIT_</w:t>
        </w:r>
        <w:r w:rsidR="00B70E1E" w:rsidRPr="00275FA7">
          <w:rPr>
            <w:lang w:val="en-US"/>
          </w:rPr>
          <w:t>021_Pumbaa_Main_000</w:t>
        </w:r>
      </w:ins>
    </w:p>
    <w:p w14:paraId="56606DF6" w14:textId="3DAB9C40" w:rsidR="00B70E1E" w:rsidRPr="00275FA7" w:rsidRDefault="00434022">
      <w:pPr>
        <w:pStyle w:val="ListParagraph"/>
        <w:numPr>
          <w:ilvl w:val="0"/>
          <w:numId w:val="137"/>
        </w:numPr>
        <w:rPr>
          <w:ins w:id="2930" w:author="Author"/>
          <w:lang w:val="en-US"/>
        </w:rPr>
        <w:pPrChange w:id="2931" w:author="Author">
          <w:pPr/>
        </w:pPrChange>
      </w:pPr>
      <w:ins w:id="2932" w:author="Author">
        <w:r>
          <w:rPr>
            <w:lang w:val="en-US"/>
          </w:rPr>
          <w:t>SEUIT_</w:t>
        </w:r>
        <w:r w:rsidR="00B70E1E">
          <w:rPr>
            <w:lang w:val="en-US"/>
          </w:rPr>
          <w:t>021_Pumbaa_Healthchecker_001</w:t>
        </w:r>
      </w:ins>
    </w:p>
    <w:p w14:paraId="6FCD0D44" w14:textId="2882D23B" w:rsidR="008819F8" w:rsidRPr="003F22C4" w:rsidDel="008819F8" w:rsidRDefault="008819F8">
      <w:pPr>
        <w:rPr>
          <w:del w:id="2933" w:author="Author"/>
          <w:lang w:val="en-US"/>
        </w:rPr>
        <w:pPrChange w:id="2934"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8F6395" w:rsidRPr="00231D74" w:rsidDel="008819F8" w14:paraId="1D53D18A" w14:textId="251414B5" w:rsidTr="00A645DA">
        <w:trPr>
          <w:del w:id="2935" w:author="Author"/>
        </w:trPr>
        <w:tc>
          <w:tcPr>
            <w:tcW w:w="9016" w:type="dxa"/>
            <w:shd w:val="clear" w:color="auto" w:fill="F2F2F2" w:themeFill="background1" w:themeFillShade="F2"/>
          </w:tcPr>
          <w:p w14:paraId="7C74865E" w14:textId="6DC476F2" w:rsidR="008F6395" w:rsidRPr="00231D74" w:rsidDel="008819F8" w:rsidRDefault="008F6395" w:rsidP="008819F8">
            <w:pPr>
              <w:rPr>
                <w:del w:id="2936" w:author="Author"/>
                <w:rFonts w:cs="Arial"/>
                <w:b/>
                <w:i/>
                <w:lang w:val="en-US"/>
              </w:rPr>
            </w:pPr>
            <w:del w:id="2937" w:author="Author">
              <w:r w:rsidRPr="00231D74" w:rsidDel="008819F8">
                <w:rPr>
                  <w:rFonts w:cs="Arial"/>
                  <w:b/>
                  <w:i/>
                  <w:lang w:val="en-US"/>
                </w:rPr>
                <w:delText>Instruction only – remove this table once section completed</w:delText>
              </w:r>
            </w:del>
          </w:p>
        </w:tc>
      </w:tr>
      <w:tr w:rsidR="008F6395" w:rsidRPr="00231D74" w:rsidDel="008819F8" w14:paraId="4621D62A" w14:textId="28F0CA87" w:rsidTr="00A645DA">
        <w:trPr>
          <w:trHeight w:val="396"/>
          <w:del w:id="2938" w:author="Author"/>
        </w:trPr>
        <w:tc>
          <w:tcPr>
            <w:tcW w:w="9016" w:type="dxa"/>
            <w:shd w:val="clear" w:color="auto" w:fill="F2F2F2" w:themeFill="background1" w:themeFillShade="F2"/>
          </w:tcPr>
          <w:p w14:paraId="339A6BAF" w14:textId="7FC7A423" w:rsidR="008F6395" w:rsidRPr="00231D74" w:rsidDel="008819F8" w:rsidRDefault="00412530" w:rsidP="008819F8">
            <w:pPr>
              <w:rPr>
                <w:del w:id="2939" w:author="Author"/>
                <w:rFonts w:cs="Arial"/>
                <w:i/>
                <w:lang w:val="en-US"/>
              </w:rPr>
            </w:pPr>
            <w:del w:id="2940" w:author="Author">
              <w:r w:rsidDel="008819F8">
                <w:rPr>
                  <w:rFonts w:cs="Arial"/>
                  <w:i/>
                  <w:lang w:val="en-US"/>
                </w:rPr>
                <w:delText>List out each of the components of the configuration</w:delText>
              </w:r>
              <w:r w:rsidR="00C1118A" w:rsidDel="008819F8">
                <w:rPr>
                  <w:rFonts w:cs="Arial"/>
                  <w:i/>
                  <w:lang w:val="en-US"/>
                </w:rPr>
                <w:delText xml:space="preserve"> (i.e. the .atmx files, scripts, stored procedures and configuration files) that support robot operations, providing a description of each, and an outline of how they relate to each other</w:delText>
              </w:r>
              <w:r w:rsidDel="008819F8">
                <w:rPr>
                  <w:rFonts w:cs="Arial"/>
                  <w:i/>
                  <w:lang w:val="en-US"/>
                </w:rPr>
                <w:delText xml:space="preserve"> </w:delText>
              </w:r>
            </w:del>
          </w:p>
        </w:tc>
      </w:tr>
    </w:tbl>
    <w:p w14:paraId="6C15AD44" w14:textId="3B32557C" w:rsidR="008819F8" w:rsidRPr="003F22C4" w:rsidRDefault="002B194B">
      <w:pPr>
        <w:pStyle w:val="Heading2"/>
        <w:rPr>
          <w:ins w:id="2941" w:author="Author"/>
          <w:rFonts w:cs="Arial"/>
          <w:lang w:val="en-US"/>
        </w:rPr>
        <w:pPrChange w:id="2942" w:author="Author">
          <w:pPr/>
        </w:pPrChange>
      </w:pPr>
      <w:bookmarkStart w:id="2943" w:name="_Toc17306905"/>
      <w:r>
        <w:rPr>
          <w:rFonts w:cs="Arial"/>
          <w:lang w:val="en-US"/>
        </w:rPr>
        <w:t>7</w:t>
      </w:r>
      <w:r w:rsidR="00374F07">
        <w:rPr>
          <w:rFonts w:cs="Arial"/>
          <w:lang w:val="en-US"/>
        </w:rPr>
        <w:t>.</w:t>
      </w:r>
      <w:r w:rsidR="00C1118A">
        <w:rPr>
          <w:rFonts w:cs="Arial"/>
          <w:lang w:val="en-US"/>
        </w:rPr>
        <w:t>4</w:t>
      </w:r>
      <w:r w:rsidR="009B4416" w:rsidRPr="00231D74">
        <w:rPr>
          <w:rFonts w:cs="Arial"/>
          <w:lang w:val="en-US"/>
        </w:rPr>
        <w:t xml:space="preserve">. </w:t>
      </w:r>
      <w:r w:rsidR="009B4416">
        <w:rPr>
          <w:rFonts w:cs="Arial"/>
          <w:lang w:val="en-US"/>
        </w:rPr>
        <w:t>Configuration Testing</w:t>
      </w:r>
      <w:bookmarkEnd w:id="2943"/>
    </w:p>
    <w:p w14:paraId="0D436F92" w14:textId="77777777" w:rsidR="008819F8" w:rsidRPr="005F4F08" w:rsidRDefault="008819F8" w:rsidP="008819F8">
      <w:pPr>
        <w:pStyle w:val="CommentText"/>
        <w:numPr>
          <w:ilvl w:val="0"/>
          <w:numId w:val="138"/>
        </w:numPr>
        <w:rPr>
          <w:ins w:id="2944" w:author="Author"/>
          <w:rFonts w:ascii="Times New Roman" w:hAnsi="Times New Roman" w:cs="Times New Roman"/>
          <w:sz w:val="22"/>
          <w:szCs w:val="22"/>
          <w:lang w:val="en-US"/>
        </w:rPr>
      </w:pPr>
      <w:ins w:id="2945" w:author="Author">
        <w:r w:rsidRPr="005F4F08">
          <w:rPr>
            <w:rFonts w:ascii="Times New Roman" w:hAnsi="Times New Roman" w:cs="Times New Roman"/>
            <w:sz w:val="22"/>
            <w:szCs w:val="22"/>
            <w:lang w:val="en-US"/>
          </w:rPr>
          <w:t>Unit testing will be performed by Configurator</w:t>
        </w:r>
      </w:ins>
    </w:p>
    <w:p w14:paraId="6F1BE62A" w14:textId="51C21E13" w:rsidR="008819F8" w:rsidRDefault="008819F8" w:rsidP="008819F8">
      <w:pPr>
        <w:pStyle w:val="CommentText"/>
        <w:numPr>
          <w:ilvl w:val="0"/>
          <w:numId w:val="138"/>
        </w:numPr>
        <w:rPr>
          <w:ins w:id="2946" w:author="Author"/>
          <w:rFonts w:ascii="Times New Roman" w:hAnsi="Times New Roman" w:cs="Times New Roman"/>
          <w:sz w:val="22"/>
          <w:szCs w:val="22"/>
          <w:lang w:val="en-US"/>
        </w:rPr>
      </w:pPr>
      <w:ins w:id="2947" w:author="Author">
        <w:r w:rsidRPr="005F4F08">
          <w:rPr>
            <w:rFonts w:ascii="Times New Roman" w:hAnsi="Times New Roman" w:cs="Times New Roman"/>
            <w:sz w:val="22"/>
            <w:szCs w:val="22"/>
            <w:lang w:val="en-US"/>
          </w:rPr>
          <w:t>UAT is performed by Process Business Expert</w:t>
        </w:r>
      </w:ins>
    </w:p>
    <w:p w14:paraId="1F089047" w14:textId="004E5BEA" w:rsidR="00A63775" w:rsidRDefault="00A63775" w:rsidP="00F05C5D">
      <w:pPr>
        <w:pStyle w:val="CommentText"/>
        <w:rPr>
          <w:ins w:id="2948" w:author="Author"/>
          <w:rFonts w:eastAsiaTheme="majorEastAsia" w:cs="Arial"/>
          <w:sz w:val="28"/>
          <w:szCs w:val="26"/>
          <w:lang w:val="en-US"/>
        </w:rPr>
      </w:pPr>
      <w:ins w:id="2949" w:author="Author">
        <w:r w:rsidRPr="00F05C5D">
          <w:rPr>
            <w:rFonts w:eastAsiaTheme="majorEastAsia" w:cs="Arial"/>
            <w:sz w:val="28"/>
            <w:szCs w:val="26"/>
            <w:lang w:val="en-US"/>
            <w:rPrChange w:id="2950" w:author="Author">
              <w:rPr>
                <w:rFonts w:ascii="Times New Roman" w:hAnsi="Times New Roman" w:cs="Times New Roman"/>
                <w:sz w:val="22"/>
                <w:szCs w:val="22"/>
                <w:lang w:val="en-US"/>
              </w:rPr>
            </w:rPrChange>
          </w:rPr>
          <w:t>7.5</w:t>
        </w:r>
        <w:r w:rsidRPr="00F05C5D">
          <w:rPr>
            <w:rFonts w:eastAsiaTheme="majorEastAsia" w:cs="Arial"/>
            <w:sz w:val="28"/>
            <w:szCs w:val="26"/>
            <w:lang w:val="en-US"/>
            <w:rPrChange w:id="2951" w:author="Author">
              <w:rPr>
                <w:rFonts w:ascii="Times New Roman" w:hAnsi="Times New Roman" w:cs="Times New Roman"/>
                <w:sz w:val="22"/>
                <w:szCs w:val="22"/>
                <w:lang w:val="en-US"/>
              </w:rPr>
            </w:rPrChange>
          </w:rPr>
          <w:tab/>
          <w:t>Bot Analytics</w:t>
        </w:r>
      </w:ins>
    </w:p>
    <w:p w14:paraId="57CA27F7" w14:textId="59603FFC" w:rsidR="00A63775" w:rsidRPr="00F05C5D" w:rsidRDefault="00F05C5D">
      <w:pPr>
        <w:pStyle w:val="CommentText"/>
        <w:rPr>
          <w:ins w:id="2952" w:author="Author"/>
          <w:rFonts w:ascii="Times New Roman" w:hAnsi="Times New Roman" w:cs="Times New Roman"/>
          <w:sz w:val="22"/>
          <w:szCs w:val="22"/>
          <w:lang w:val="en-US"/>
        </w:rPr>
        <w:pPrChange w:id="2953" w:author="Author">
          <w:pPr>
            <w:pStyle w:val="CommentText"/>
            <w:numPr>
              <w:numId w:val="138"/>
            </w:numPr>
            <w:ind w:left="720" w:hanging="360"/>
          </w:pPr>
        </w:pPrChange>
      </w:pPr>
      <w:ins w:id="2954" w:author="Author">
        <w:r w:rsidRPr="00F05C5D">
          <w:rPr>
            <w:rFonts w:ascii="Times New Roman" w:hAnsi="Times New Roman" w:cs="Times New Roman"/>
            <w:sz w:val="22"/>
            <w:szCs w:val="22"/>
            <w:lang w:val="en-US"/>
            <w:rPrChange w:id="2955" w:author="Author">
              <w:rPr>
                <w:rFonts w:eastAsiaTheme="majorEastAsia" w:cs="Arial"/>
                <w:sz w:val="28"/>
                <w:szCs w:val="26"/>
                <w:lang w:val="en-US"/>
              </w:rPr>
            </w:rPrChange>
          </w:rPr>
          <w:t xml:space="preserve">For this process, </w:t>
        </w:r>
        <w:r>
          <w:rPr>
            <w:rFonts w:ascii="Times New Roman" w:hAnsi="Times New Roman" w:cs="Times New Roman"/>
            <w:sz w:val="22"/>
            <w:szCs w:val="22"/>
            <w:lang w:val="en-US"/>
          </w:rPr>
          <w:t>B</w:t>
        </w:r>
        <w:r w:rsidRPr="00F05C5D">
          <w:rPr>
            <w:rFonts w:ascii="Times New Roman" w:hAnsi="Times New Roman" w:cs="Times New Roman"/>
            <w:sz w:val="22"/>
            <w:szCs w:val="22"/>
            <w:lang w:val="en-US"/>
            <w:rPrChange w:id="2956" w:author="Author">
              <w:rPr>
                <w:rFonts w:eastAsiaTheme="majorEastAsia" w:cs="Arial"/>
                <w:sz w:val="28"/>
                <w:szCs w:val="26"/>
                <w:lang w:val="en-US"/>
              </w:rPr>
            </w:rPrChange>
          </w:rPr>
          <w:t xml:space="preserve">ot analytics applies in terms of </w:t>
        </w:r>
        <w:r>
          <w:rPr>
            <w:rFonts w:ascii="Times New Roman" w:hAnsi="Times New Roman" w:cs="Times New Roman"/>
            <w:sz w:val="22"/>
            <w:szCs w:val="22"/>
            <w:lang w:val="en-US"/>
          </w:rPr>
          <w:t>capturing the presence of the 9 input files</w:t>
        </w:r>
        <w:r w:rsidR="004154D2">
          <w:rPr>
            <w:rFonts w:ascii="Times New Roman" w:hAnsi="Times New Roman" w:cs="Times New Roman"/>
            <w:sz w:val="22"/>
            <w:szCs w:val="22"/>
            <w:lang w:val="en-US"/>
          </w:rPr>
          <w:t xml:space="preserve">, </w:t>
        </w:r>
        <w:del w:id="2957" w:author="Author">
          <w:r w:rsidDel="004154D2">
            <w:rPr>
              <w:rFonts w:ascii="Times New Roman" w:hAnsi="Times New Roman" w:cs="Times New Roman"/>
              <w:sz w:val="22"/>
              <w:szCs w:val="22"/>
              <w:lang w:val="en-US"/>
            </w:rPr>
            <w:delText xml:space="preserve"> and </w:delText>
          </w:r>
        </w:del>
        <w:r w:rsidR="004154D2">
          <w:rPr>
            <w:rFonts w:ascii="Times New Roman" w:hAnsi="Times New Roman" w:cs="Times New Roman"/>
            <w:sz w:val="22"/>
            <w:szCs w:val="22"/>
            <w:lang w:val="en-US"/>
          </w:rPr>
          <w:t>S</w:t>
        </w:r>
        <w:del w:id="2958" w:author="Author">
          <w:r w:rsidDel="004154D2">
            <w:rPr>
              <w:rFonts w:ascii="Times New Roman" w:hAnsi="Times New Roman" w:cs="Times New Roman"/>
              <w:sz w:val="22"/>
              <w:szCs w:val="22"/>
              <w:lang w:val="en-US"/>
            </w:rPr>
            <w:delText>s</w:delText>
          </w:r>
        </w:del>
        <w:r>
          <w:rPr>
            <w:rFonts w:ascii="Times New Roman" w:hAnsi="Times New Roman" w:cs="Times New Roman"/>
            <w:sz w:val="22"/>
            <w:szCs w:val="22"/>
            <w:lang w:val="en-US"/>
          </w:rPr>
          <w:t>tatus of success or failure accordingly and the error log</w:t>
        </w:r>
        <w:r w:rsidR="004154D2">
          <w:rPr>
            <w:rFonts w:ascii="Times New Roman" w:hAnsi="Times New Roman" w:cs="Times New Roman"/>
            <w:sz w:val="22"/>
            <w:szCs w:val="22"/>
            <w:lang w:val="en-US"/>
          </w:rPr>
          <w:t xml:space="preserve"> if any, for the files processed.</w:t>
        </w:r>
        <w:del w:id="2959" w:author="Author">
          <w:r w:rsidDel="004154D2">
            <w:rPr>
              <w:rFonts w:ascii="Times New Roman" w:hAnsi="Times New Roman" w:cs="Times New Roman"/>
              <w:sz w:val="22"/>
              <w:szCs w:val="22"/>
              <w:lang w:val="en-US"/>
            </w:rPr>
            <w:delText xml:space="preserve"> for the files present.</w:delText>
          </w:r>
        </w:del>
      </w:ins>
    </w:p>
    <w:p w14:paraId="1C59C6F5" w14:textId="57F88936" w:rsidR="008819F8" w:rsidRPr="005F4F08" w:rsidDel="00896C15" w:rsidRDefault="008819F8" w:rsidP="008819F8">
      <w:pPr>
        <w:pStyle w:val="ListParagraph"/>
        <w:numPr>
          <w:ilvl w:val="0"/>
          <w:numId w:val="138"/>
        </w:numPr>
        <w:rPr>
          <w:ins w:id="2960" w:author="Author"/>
          <w:del w:id="2961" w:author="Author"/>
          <w:rFonts w:ascii="Times New Roman" w:hAnsi="Times New Roman" w:cs="Times New Roman"/>
          <w:lang w:val="en-US"/>
        </w:rPr>
      </w:pPr>
      <w:ins w:id="2962" w:author="Author">
        <w:del w:id="2963" w:author="Author">
          <w:r w:rsidRPr="005F4F08" w:rsidDel="00896C15">
            <w:rPr>
              <w:rFonts w:ascii="Times New Roman" w:hAnsi="Times New Roman" w:cs="Times New Roman"/>
              <w:lang w:val="en-US"/>
            </w:rPr>
            <w:delText>Migration / Smoke testing will be performed by Configurator</w:delText>
          </w:r>
        </w:del>
      </w:ins>
    </w:p>
    <w:p w14:paraId="53E181F5" w14:textId="15063D88" w:rsidR="008819F8" w:rsidRPr="003F22C4" w:rsidDel="008819F8" w:rsidRDefault="008819F8">
      <w:pPr>
        <w:rPr>
          <w:del w:id="2964" w:author="Author"/>
          <w:lang w:val="en-US"/>
        </w:rPr>
        <w:pPrChange w:id="2965"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EA094D" w:rsidRPr="00231D74" w:rsidDel="008819F8" w14:paraId="2435AB3B" w14:textId="1C4AA195" w:rsidTr="00A645DA">
        <w:trPr>
          <w:del w:id="2966" w:author="Author"/>
        </w:trPr>
        <w:tc>
          <w:tcPr>
            <w:tcW w:w="9016" w:type="dxa"/>
            <w:shd w:val="clear" w:color="auto" w:fill="F2F2F2" w:themeFill="background1" w:themeFillShade="F2"/>
          </w:tcPr>
          <w:p w14:paraId="7FD83351" w14:textId="3291BE9F" w:rsidR="00EA094D" w:rsidRPr="00231D74" w:rsidDel="008819F8" w:rsidRDefault="00EA094D" w:rsidP="00A645DA">
            <w:pPr>
              <w:rPr>
                <w:del w:id="2967" w:author="Author"/>
                <w:rFonts w:cs="Arial"/>
                <w:b/>
                <w:i/>
                <w:lang w:val="en-US"/>
              </w:rPr>
            </w:pPr>
            <w:del w:id="2968" w:author="Author">
              <w:r w:rsidRPr="00231D74" w:rsidDel="008819F8">
                <w:rPr>
                  <w:rFonts w:cs="Arial"/>
                  <w:b/>
                  <w:i/>
                  <w:lang w:val="en-US"/>
                </w:rPr>
                <w:delText>Instruction only – remove this table once section completed</w:delText>
              </w:r>
            </w:del>
          </w:p>
        </w:tc>
      </w:tr>
      <w:tr w:rsidR="00EA094D" w:rsidRPr="00231D74" w:rsidDel="008819F8" w14:paraId="48459148" w14:textId="683EB872" w:rsidTr="00A645DA">
        <w:trPr>
          <w:trHeight w:val="396"/>
          <w:del w:id="2969" w:author="Author"/>
        </w:trPr>
        <w:tc>
          <w:tcPr>
            <w:tcW w:w="9016" w:type="dxa"/>
            <w:shd w:val="clear" w:color="auto" w:fill="F2F2F2" w:themeFill="background1" w:themeFillShade="F2"/>
          </w:tcPr>
          <w:p w14:paraId="39F6B333" w14:textId="18614FCA" w:rsidR="00EA094D" w:rsidRPr="00231D74" w:rsidDel="008819F8" w:rsidRDefault="00C1118A" w:rsidP="00A645DA">
            <w:pPr>
              <w:rPr>
                <w:del w:id="2970" w:author="Author"/>
                <w:rFonts w:cs="Arial"/>
                <w:i/>
                <w:lang w:val="en-US"/>
              </w:rPr>
            </w:pPr>
            <w:del w:id="2971" w:author="Author">
              <w:r w:rsidDel="008819F8">
                <w:rPr>
                  <w:rFonts w:cs="Arial"/>
                  <w:i/>
                  <w:lang w:val="en-US"/>
                </w:rPr>
                <w:delText xml:space="preserve">Insert a reference to the Test Approach document. If it is agreed a Test Approach is not required, provide a high-level overview of the testing that will be performed to verify the functionality of the solution </w:delText>
              </w:r>
            </w:del>
          </w:p>
        </w:tc>
      </w:tr>
    </w:tbl>
    <w:p w14:paraId="2FE34442" w14:textId="4936D2DE" w:rsidR="009B4416" w:rsidDel="008819F8" w:rsidRDefault="009B4416" w:rsidP="009B4416">
      <w:pPr>
        <w:rPr>
          <w:del w:id="2972" w:author="Author"/>
          <w:lang w:val="en-US"/>
        </w:rPr>
      </w:pPr>
    </w:p>
    <w:p w14:paraId="3CBE6E4B" w14:textId="77777777" w:rsidR="00C1118A" w:rsidDel="00A63775" w:rsidRDefault="00C1118A" w:rsidP="009B4416">
      <w:pPr>
        <w:rPr>
          <w:del w:id="2973" w:author="Author"/>
          <w:lang w:val="en-US"/>
        </w:rPr>
      </w:pPr>
    </w:p>
    <w:p w14:paraId="709A16AC" w14:textId="77777777" w:rsidR="002B194B" w:rsidRDefault="002B194B">
      <w:pPr>
        <w:rPr>
          <w:rFonts w:cs="Arial"/>
          <w:lang w:val="en-US"/>
        </w:rPr>
        <w:sectPr w:rsidR="002B194B" w:rsidSect="009B4416">
          <w:pgSz w:w="11906" w:h="16838"/>
          <w:pgMar w:top="1440" w:right="1440" w:bottom="1440" w:left="1440" w:header="720" w:footer="720" w:gutter="0"/>
          <w:cols w:space="720"/>
          <w:titlePg/>
          <w:docGrid w:linePitch="360"/>
        </w:sectPr>
      </w:pPr>
    </w:p>
    <w:p w14:paraId="6264C61C" w14:textId="77777777" w:rsidR="002B194B" w:rsidRPr="00231D74" w:rsidRDefault="002B194B" w:rsidP="002B194B">
      <w:pPr>
        <w:pStyle w:val="Heading1"/>
        <w:rPr>
          <w:rFonts w:cs="Arial"/>
          <w:lang w:val="en-US"/>
        </w:rPr>
      </w:pPr>
      <w:bookmarkStart w:id="2974" w:name="_Toc17306906"/>
      <w:r>
        <w:rPr>
          <w:rFonts w:cs="Arial"/>
          <w:lang w:val="en-US"/>
        </w:rPr>
        <w:lastRenderedPageBreak/>
        <w:t>8</w:t>
      </w:r>
      <w:r w:rsidRPr="00231D74">
        <w:rPr>
          <w:rFonts w:cs="Arial"/>
          <w:lang w:val="en-US"/>
        </w:rPr>
        <w:t xml:space="preserve">. </w:t>
      </w:r>
      <w:r>
        <w:rPr>
          <w:rFonts w:cs="Arial"/>
          <w:lang w:val="en-US"/>
        </w:rPr>
        <w:t xml:space="preserve">Process and Functional </w:t>
      </w:r>
      <w:r w:rsidRPr="00231D74">
        <w:rPr>
          <w:rFonts w:cs="Arial"/>
          <w:lang w:val="en-US"/>
        </w:rPr>
        <w:t xml:space="preserve">Risk </w:t>
      </w:r>
      <w:r>
        <w:rPr>
          <w:rFonts w:cs="Arial"/>
          <w:lang w:val="en-US"/>
        </w:rPr>
        <w:t>Assessment</w:t>
      </w:r>
      <w:bookmarkEnd w:id="2974"/>
    </w:p>
    <w:p w14:paraId="4F11034D" w14:textId="77777777" w:rsidR="002B194B" w:rsidRPr="00231D74" w:rsidRDefault="002B194B" w:rsidP="002B194B">
      <w:pPr>
        <w:pStyle w:val="Heading2"/>
        <w:rPr>
          <w:rFonts w:cs="Arial"/>
          <w:lang w:val="en-US"/>
        </w:rPr>
      </w:pPr>
      <w:bookmarkStart w:id="2975" w:name="_Toc17306907"/>
      <w:r>
        <w:rPr>
          <w:rFonts w:cs="Arial"/>
          <w:lang w:val="en-US"/>
        </w:rPr>
        <w:t>8.1. Risk Assessment</w:t>
      </w:r>
      <w:bookmarkEnd w:id="2975"/>
    </w:p>
    <w:p w14:paraId="75C96DF0" w14:textId="77777777" w:rsidR="008819F8" w:rsidRDefault="002B194B" w:rsidP="008819F8">
      <w:pPr>
        <w:rPr>
          <w:ins w:id="2976" w:author="Author"/>
          <w:rFonts w:cs="Arial"/>
          <w:sz w:val="20"/>
          <w:lang w:val="en-US"/>
        </w:rPr>
      </w:pPr>
      <w:r>
        <w:rPr>
          <w:rFonts w:cs="Arial"/>
          <w:sz w:val="20"/>
          <w:lang w:val="en-US"/>
        </w:rPr>
        <w:t>This section considers</w:t>
      </w:r>
      <w:r w:rsidRPr="00BA263B">
        <w:rPr>
          <w:rFonts w:cs="Arial"/>
          <w:sz w:val="20"/>
          <w:lang w:val="en-US"/>
        </w:rPr>
        <w:t xml:space="preserve"> what risk scenarios could be realistically considered for system functions, or groups of </w:t>
      </w:r>
      <w:r>
        <w:rPr>
          <w:rFonts w:cs="Arial"/>
          <w:sz w:val="20"/>
          <w:lang w:val="en-US"/>
        </w:rPr>
        <w:t>process steps</w:t>
      </w:r>
      <w:r w:rsidR="007E0BFE">
        <w:rPr>
          <w:rFonts w:cs="Arial"/>
          <w:sz w:val="20"/>
          <w:lang w:val="en-US"/>
        </w:rPr>
        <w:t>.</w:t>
      </w:r>
    </w:p>
    <w:p w14:paraId="4B8B8EBE" w14:textId="535DAA76" w:rsidR="008819F8" w:rsidRPr="005F4F08" w:rsidRDefault="008819F8" w:rsidP="008819F8">
      <w:pPr>
        <w:rPr>
          <w:ins w:id="2977" w:author="Author"/>
          <w:rFonts w:ascii="Times New Roman" w:hAnsi="Times New Roman" w:cs="Times New Roman"/>
          <w:color w:val="FF0000"/>
          <w:sz w:val="20"/>
          <w:lang w:val="en-US"/>
        </w:rPr>
      </w:pPr>
    </w:p>
    <w:tbl>
      <w:tblPr>
        <w:tblStyle w:val="TableGrid"/>
        <w:tblW w:w="12943" w:type="dxa"/>
        <w:tblLook w:val="04A0" w:firstRow="1" w:lastRow="0" w:firstColumn="1" w:lastColumn="0" w:noHBand="0" w:noVBand="1"/>
      </w:tblPr>
      <w:tblGrid>
        <w:gridCol w:w="582"/>
        <w:gridCol w:w="2963"/>
        <w:gridCol w:w="1429"/>
        <w:gridCol w:w="1128"/>
        <w:gridCol w:w="1089"/>
        <w:gridCol w:w="1111"/>
        <w:gridCol w:w="1112"/>
        <w:gridCol w:w="2482"/>
        <w:gridCol w:w="1047"/>
      </w:tblGrid>
      <w:tr w:rsidR="008819F8" w:rsidRPr="005F4F08" w14:paraId="4FC29631" w14:textId="77777777" w:rsidTr="00C36D32">
        <w:trPr>
          <w:trHeight w:val="430"/>
          <w:ins w:id="2978" w:author="Author"/>
        </w:trPr>
        <w:tc>
          <w:tcPr>
            <w:tcW w:w="582" w:type="dxa"/>
            <w:shd w:val="clear" w:color="auto" w:fill="000000" w:themeFill="text1"/>
          </w:tcPr>
          <w:p w14:paraId="43EFE0EC" w14:textId="77777777" w:rsidR="008819F8" w:rsidRPr="005F4F08" w:rsidRDefault="008819F8" w:rsidP="00C36D32">
            <w:pPr>
              <w:rPr>
                <w:ins w:id="2979" w:author="Author"/>
                <w:rFonts w:ascii="Times New Roman" w:hAnsi="Times New Roman" w:cs="Times New Roman"/>
                <w:color w:val="FFFFFF" w:themeColor="background1"/>
                <w:sz w:val="18"/>
                <w:szCs w:val="18"/>
                <w:lang w:val="en-US"/>
              </w:rPr>
            </w:pPr>
            <w:ins w:id="2980" w:author="Author">
              <w:r w:rsidRPr="005F4F08">
                <w:rPr>
                  <w:rFonts w:ascii="Times New Roman" w:hAnsi="Times New Roman" w:cs="Times New Roman"/>
                  <w:color w:val="FFFFFF" w:themeColor="background1"/>
                  <w:sz w:val="18"/>
                  <w:szCs w:val="18"/>
                  <w:lang w:val="en-US"/>
                </w:rPr>
                <w:t>Ref.</w:t>
              </w:r>
            </w:ins>
          </w:p>
        </w:tc>
        <w:tc>
          <w:tcPr>
            <w:tcW w:w="2963" w:type="dxa"/>
            <w:shd w:val="clear" w:color="auto" w:fill="000000" w:themeFill="text1"/>
          </w:tcPr>
          <w:p w14:paraId="649485AA" w14:textId="77777777" w:rsidR="008819F8" w:rsidRPr="005F4F08" w:rsidRDefault="008819F8" w:rsidP="00C36D32">
            <w:pPr>
              <w:rPr>
                <w:ins w:id="2981" w:author="Author"/>
                <w:rFonts w:ascii="Times New Roman" w:hAnsi="Times New Roman" w:cs="Times New Roman"/>
                <w:sz w:val="18"/>
                <w:szCs w:val="18"/>
                <w:lang w:val="en-US"/>
              </w:rPr>
            </w:pPr>
            <w:ins w:id="2982" w:author="Author">
              <w:r w:rsidRPr="005F4F08">
                <w:rPr>
                  <w:rFonts w:ascii="Times New Roman" w:hAnsi="Times New Roman" w:cs="Times New Roman"/>
                  <w:sz w:val="18"/>
                  <w:szCs w:val="18"/>
                  <w:lang w:val="en-US"/>
                </w:rPr>
                <w:t>Risk Description</w:t>
              </w:r>
            </w:ins>
          </w:p>
        </w:tc>
        <w:tc>
          <w:tcPr>
            <w:tcW w:w="1429" w:type="dxa"/>
            <w:shd w:val="clear" w:color="auto" w:fill="000000" w:themeFill="text1"/>
          </w:tcPr>
          <w:p w14:paraId="30D8B2FC" w14:textId="77777777" w:rsidR="008819F8" w:rsidRPr="005F4F08" w:rsidRDefault="008819F8" w:rsidP="00C36D32">
            <w:pPr>
              <w:rPr>
                <w:ins w:id="2983" w:author="Author"/>
                <w:rFonts w:ascii="Times New Roman" w:hAnsi="Times New Roman" w:cs="Times New Roman"/>
                <w:sz w:val="18"/>
                <w:szCs w:val="18"/>
                <w:lang w:val="en-US"/>
              </w:rPr>
            </w:pPr>
            <w:ins w:id="2984" w:author="Author">
              <w:r w:rsidRPr="005F4F08">
                <w:rPr>
                  <w:rFonts w:ascii="Times New Roman" w:hAnsi="Times New Roman" w:cs="Times New Roman"/>
                  <w:sz w:val="18"/>
                  <w:szCs w:val="18"/>
                  <w:lang w:val="en-US"/>
                </w:rPr>
                <w:t>Process Steps Impacted</w:t>
              </w:r>
            </w:ins>
          </w:p>
        </w:tc>
        <w:tc>
          <w:tcPr>
            <w:tcW w:w="1128" w:type="dxa"/>
            <w:shd w:val="clear" w:color="auto" w:fill="000000" w:themeFill="text1"/>
          </w:tcPr>
          <w:p w14:paraId="04573A6D" w14:textId="77777777" w:rsidR="008819F8" w:rsidRPr="005F4F08" w:rsidRDefault="008819F8" w:rsidP="00C36D32">
            <w:pPr>
              <w:rPr>
                <w:ins w:id="2985" w:author="Author"/>
                <w:rFonts w:ascii="Times New Roman" w:hAnsi="Times New Roman" w:cs="Times New Roman"/>
                <w:sz w:val="18"/>
                <w:szCs w:val="18"/>
                <w:lang w:val="en-US"/>
              </w:rPr>
            </w:pPr>
            <w:ins w:id="2986" w:author="Author">
              <w:r w:rsidRPr="005F4F08">
                <w:rPr>
                  <w:rFonts w:ascii="Times New Roman" w:hAnsi="Times New Roman" w:cs="Times New Roman"/>
                  <w:sz w:val="18"/>
                  <w:szCs w:val="18"/>
                  <w:lang w:val="en-US"/>
                </w:rPr>
                <w:t>Likelihood to occur</w:t>
              </w:r>
            </w:ins>
          </w:p>
        </w:tc>
        <w:tc>
          <w:tcPr>
            <w:tcW w:w="1089" w:type="dxa"/>
            <w:shd w:val="clear" w:color="auto" w:fill="000000" w:themeFill="text1"/>
          </w:tcPr>
          <w:p w14:paraId="21692903" w14:textId="77777777" w:rsidR="008819F8" w:rsidRPr="005F4F08" w:rsidRDefault="008819F8" w:rsidP="00C36D32">
            <w:pPr>
              <w:rPr>
                <w:ins w:id="2987" w:author="Author"/>
                <w:rFonts w:ascii="Times New Roman" w:hAnsi="Times New Roman" w:cs="Times New Roman"/>
                <w:sz w:val="18"/>
                <w:szCs w:val="18"/>
                <w:lang w:val="en-US"/>
              </w:rPr>
            </w:pPr>
            <w:ins w:id="2988" w:author="Author">
              <w:r w:rsidRPr="005F4F08">
                <w:rPr>
                  <w:rFonts w:ascii="Times New Roman" w:hAnsi="Times New Roman" w:cs="Times New Roman"/>
                  <w:sz w:val="18"/>
                  <w:szCs w:val="18"/>
                  <w:lang w:val="en-US"/>
                </w:rPr>
                <w:t>Impact</w:t>
              </w:r>
            </w:ins>
          </w:p>
        </w:tc>
        <w:tc>
          <w:tcPr>
            <w:tcW w:w="1111" w:type="dxa"/>
            <w:shd w:val="clear" w:color="auto" w:fill="000000" w:themeFill="text1"/>
          </w:tcPr>
          <w:p w14:paraId="5A572185" w14:textId="77777777" w:rsidR="008819F8" w:rsidRPr="005F4F08" w:rsidRDefault="008819F8" w:rsidP="00C36D32">
            <w:pPr>
              <w:rPr>
                <w:ins w:id="2989" w:author="Author"/>
                <w:rFonts w:ascii="Times New Roman" w:hAnsi="Times New Roman" w:cs="Times New Roman"/>
                <w:sz w:val="18"/>
                <w:szCs w:val="18"/>
                <w:lang w:val="en-US"/>
              </w:rPr>
            </w:pPr>
            <w:ins w:id="2990" w:author="Author">
              <w:r w:rsidRPr="005F4F08">
                <w:rPr>
                  <w:rFonts w:ascii="Times New Roman" w:hAnsi="Times New Roman" w:cs="Times New Roman"/>
                  <w:sz w:val="18"/>
                  <w:szCs w:val="18"/>
                  <w:lang w:val="en-US"/>
                </w:rPr>
                <w:t>Likelihood of detection</w:t>
              </w:r>
            </w:ins>
          </w:p>
        </w:tc>
        <w:tc>
          <w:tcPr>
            <w:tcW w:w="1112" w:type="dxa"/>
            <w:shd w:val="clear" w:color="auto" w:fill="000000" w:themeFill="text1"/>
          </w:tcPr>
          <w:p w14:paraId="5BADC574" w14:textId="77777777" w:rsidR="008819F8" w:rsidRPr="005F4F08" w:rsidRDefault="008819F8" w:rsidP="00C36D32">
            <w:pPr>
              <w:rPr>
                <w:ins w:id="2991" w:author="Author"/>
                <w:rFonts w:ascii="Times New Roman" w:hAnsi="Times New Roman" w:cs="Times New Roman"/>
                <w:sz w:val="18"/>
                <w:szCs w:val="18"/>
                <w:lang w:val="en-US"/>
              </w:rPr>
            </w:pPr>
            <w:ins w:id="2992" w:author="Author">
              <w:r w:rsidRPr="005F4F08">
                <w:rPr>
                  <w:rFonts w:ascii="Times New Roman" w:hAnsi="Times New Roman" w:cs="Times New Roman"/>
                  <w:sz w:val="18"/>
                  <w:szCs w:val="18"/>
                  <w:lang w:val="en-US"/>
                </w:rPr>
                <w:t>Initial Risk Rating</w:t>
              </w:r>
            </w:ins>
          </w:p>
        </w:tc>
        <w:tc>
          <w:tcPr>
            <w:tcW w:w="2482" w:type="dxa"/>
            <w:shd w:val="clear" w:color="auto" w:fill="000000" w:themeFill="text1"/>
          </w:tcPr>
          <w:p w14:paraId="347CE0B0" w14:textId="77777777" w:rsidR="008819F8" w:rsidRPr="005F4F08" w:rsidRDefault="008819F8" w:rsidP="00C36D32">
            <w:pPr>
              <w:rPr>
                <w:ins w:id="2993" w:author="Author"/>
                <w:rFonts w:ascii="Times New Roman" w:hAnsi="Times New Roman" w:cs="Times New Roman"/>
                <w:sz w:val="18"/>
                <w:szCs w:val="18"/>
                <w:lang w:val="en-US"/>
              </w:rPr>
            </w:pPr>
            <w:ins w:id="2994" w:author="Author">
              <w:r w:rsidRPr="005F4F08">
                <w:rPr>
                  <w:rFonts w:ascii="Times New Roman" w:hAnsi="Times New Roman" w:cs="Times New Roman"/>
                  <w:sz w:val="18"/>
                  <w:szCs w:val="18"/>
                  <w:lang w:val="en-US"/>
                </w:rPr>
                <w:t>Mitigation / Action Taken</w:t>
              </w:r>
            </w:ins>
          </w:p>
        </w:tc>
        <w:tc>
          <w:tcPr>
            <w:tcW w:w="1047" w:type="dxa"/>
            <w:shd w:val="clear" w:color="auto" w:fill="000000" w:themeFill="text1"/>
          </w:tcPr>
          <w:p w14:paraId="35C488D8" w14:textId="77777777" w:rsidR="008819F8" w:rsidRPr="005F4F08" w:rsidRDefault="008819F8" w:rsidP="00C36D32">
            <w:pPr>
              <w:rPr>
                <w:ins w:id="2995" w:author="Author"/>
                <w:rFonts w:ascii="Times New Roman" w:hAnsi="Times New Roman" w:cs="Times New Roman"/>
                <w:sz w:val="18"/>
                <w:szCs w:val="18"/>
                <w:lang w:val="en-US"/>
              </w:rPr>
            </w:pPr>
            <w:ins w:id="2996" w:author="Author">
              <w:r w:rsidRPr="005F4F08">
                <w:rPr>
                  <w:rFonts w:ascii="Times New Roman" w:hAnsi="Times New Roman" w:cs="Times New Roman"/>
                  <w:sz w:val="18"/>
                  <w:szCs w:val="18"/>
                  <w:lang w:val="en-US"/>
                </w:rPr>
                <w:t>Final Risk Rating</w:t>
              </w:r>
            </w:ins>
          </w:p>
        </w:tc>
      </w:tr>
      <w:tr w:rsidR="008819F8" w:rsidRPr="005F4F08" w:rsidDel="00896C15" w14:paraId="51DBDC25" w14:textId="0D86063D" w:rsidTr="00C36D32">
        <w:trPr>
          <w:trHeight w:val="430"/>
          <w:ins w:id="2997" w:author="Author"/>
          <w:del w:id="2998" w:author="Author"/>
        </w:trPr>
        <w:tc>
          <w:tcPr>
            <w:tcW w:w="582" w:type="dxa"/>
          </w:tcPr>
          <w:p w14:paraId="7708B9D4" w14:textId="56CDB563" w:rsidR="008819F8" w:rsidRPr="005F4F08" w:rsidDel="00896C15" w:rsidRDefault="008819F8" w:rsidP="00C36D32">
            <w:pPr>
              <w:rPr>
                <w:ins w:id="2999" w:author="Author"/>
                <w:del w:id="3000" w:author="Author"/>
                <w:rFonts w:ascii="Times New Roman" w:hAnsi="Times New Roman" w:cs="Times New Roman"/>
                <w:sz w:val="18"/>
                <w:szCs w:val="18"/>
                <w:lang w:val="en-US"/>
              </w:rPr>
            </w:pPr>
            <w:ins w:id="3001" w:author="Author">
              <w:del w:id="3002" w:author="Author">
                <w:r w:rsidRPr="005F4F08" w:rsidDel="00896C15">
                  <w:rPr>
                    <w:rFonts w:ascii="Times New Roman" w:hAnsi="Times New Roman" w:cs="Times New Roman"/>
                    <w:sz w:val="18"/>
                    <w:szCs w:val="18"/>
                    <w:lang w:val="en-US"/>
                  </w:rPr>
                  <w:delText>1</w:delText>
                </w:r>
              </w:del>
            </w:ins>
          </w:p>
        </w:tc>
        <w:tc>
          <w:tcPr>
            <w:tcW w:w="2963" w:type="dxa"/>
          </w:tcPr>
          <w:p w14:paraId="24CDE6AA" w14:textId="21E25A4D" w:rsidR="008819F8" w:rsidRPr="005F4F08" w:rsidDel="00896C15" w:rsidRDefault="008819F8" w:rsidP="00C36D32">
            <w:pPr>
              <w:rPr>
                <w:ins w:id="3003" w:author="Author"/>
                <w:del w:id="3004" w:author="Author"/>
                <w:rFonts w:ascii="Times New Roman" w:hAnsi="Times New Roman" w:cs="Times New Roman"/>
                <w:sz w:val="18"/>
                <w:szCs w:val="18"/>
                <w:lang w:val="en-US"/>
              </w:rPr>
            </w:pPr>
            <w:ins w:id="3005" w:author="Author">
              <w:del w:id="3006" w:author="Author">
                <w:r w:rsidRPr="005F4F08" w:rsidDel="00896C15">
                  <w:rPr>
                    <w:rFonts w:ascii="Times New Roman" w:hAnsi="Times New Roman" w:cs="Times New Roman"/>
                    <w:sz w:val="18"/>
                    <w:szCs w:val="18"/>
                    <w:lang w:val="en-US"/>
                  </w:rPr>
                  <w:delText>Log in Failure due to password expired</w:delText>
                </w:r>
              </w:del>
            </w:ins>
          </w:p>
        </w:tc>
        <w:tc>
          <w:tcPr>
            <w:tcW w:w="1429" w:type="dxa"/>
          </w:tcPr>
          <w:p w14:paraId="0A16C9EC" w14:textId="6DED695B" w:rsidR="008819F8" w:rsidRPr="005F4F08" w:rsidDel="00896C15" w:rsidRDefault="008819F8" w:rsidP="00C36D32">
            <w:pPr>
              <w:rPr>
                <w:ins w:id="3007" w:author="Author"/>
                <w:del w:id="3008" w:author="Author"/>
                <w:rFonts w:ascii="Times New Roman" w:hAnsi="Times New Roman" w:cs="Times New Roman"/>
                <w:sz w:val="18"/>
                <w:szCs w:val="18"/>
                <w:lang w:val="en-US"/>
              </w:rPr>
            </w:pPr>
            <w:ins w:id="3009" w:author="Author">
              <w:del w:id="3010" w:author="Author">
                <w:r w:rsidRPr="005F4F08" w:rsidDel="00896C15">
                  <w:rPr>
                    <w:rFonts w:ascii="Times New Roman" w:hAnsi="Times New Roman" w:cs="Times New Roman"/>
                    <w:sz w:val="18"/>
                    <w:szCs w:val="18"/>
                    <w:lang w:val="en-US"/>
                  </w:rPr>
                  <w:delText>3.1.1</w:delText>
                </w:r>
              </w:del>
            </w:ins>
          </w:p>
        </w:tc>
        <w:tc>
          <w:tcPr>
            <w:tcW w:w="1128" w:type="dxa"/>
          </w:tcPr>
          <w:p w14:paraId="274D251F" w14:textId="5070374D" w:rsidR="008819F8" w:rsidRPr="005F4F08" w:rsidDel="00896C15" w:rsidRDefault="008819F8" w:rsidP="00C36D32">
            <w:pPr>
              <w:rPr>
                <w:ins w:id="3011" w:author="Author"/>
                <w:del w:id="3012" w:author="Author"/>
                <w:rFonts w:ascii="Times New Roman" w:hAnsi="Times New Roman" w:cs="Times New Roman"/>
                <w:sz w:val="18"/>
                <w:szCs w:val="18"/>
                <w:lang w:val="en-US"/>
              </w:rPr>
            </w:pPr>
            <w:ins w:id="3013" w:author="Author">
              <w:del w:id="3014" w:author="Author">
                <w:r w:rsidRPr="005F4F08" w:rsidDel="00896C15">
                  <w:rPr>
                    <w:rFonts w:ascii="Times New Roman" w:hAnsi="Times New Roman" w:cs="Times New Roman"/>
                    <w:sz w:val="18"/>
                    <w:szCs w:val="18"/>
                    <w:lang w:val="en-US"/>
                  </w:rPr>
                  <w:delText>L</w:delText>
                </w:r>
              </w:del>
            </w:ins>
          </w:p>
        </w:tc>
        <w:tc>
          <w:tcPr>
            <w:tcW w:w="1089" w:type="dxa"/>
          </w:tcPr>
          <w:p w14:paraId="5595ED8D" w14:textId="19C3D682" w:rsidR="008819F8" w:rsidRPr="005F4F08" w:rsidDel="00896C15" w:rsidRDefault="008819F8" w:rsidP="00C36D32">
            <w:pPr>
              <w:rPr>
                <w:ins w:id="3015" w:author="Author"/>
                <w:del w:id="3016" w:author="Author"/>
                <w:rFonts w:ascii="Times New Roman" w:hAnsi="Times New Roman" w:cs="Times New Roman"/>
                <w:sz w:val="18"/>
                <w:szCs w:val="18"/>
                <w:lang w:val="en-US"/>
              </w:rPr>
            </w:pPr>
            <w:ins w:id="3017" w:author="Author">
              <w:del w:id="3018" w:author="Author">
                <w:r w:rsidRPr="005F4F08" w:rsidDel="00896C15">
                  <w:rPr>
                    <w:rFonts w:ascii="Times New Roman" w:hAnsi="Times New Roman" w:cs="Times New Roman"/>
                    <w:sz w:val="18"/>
                    <w:szCs w:val="18"/>
                    <w:lang w:val="en-US"/>
                  </w:rPr>
                  <w:delText>M</w:delText>
                </w:r>
              </w:del>
            </w:ins>
          </w:p>
        </w:tc>
        <w:tc>
          <w:tcPr>
            <w:tcW w:w="1111" w:type="dxa"/>
          </w:tcPr>
          <w:p w14:paraId="73C72B83" w14:textId="3667C752" w:rsidR="008819F8" w:rsidRPr="005F4F08" w:rsidDel="00896C15" w:rsidRDefault="008819F8" w:rsidP="00C36D32">
            <w:pPr>
              <w:rPr>
                <w:ins w:id="3019" w:author="Author"/>
                <w:del w:id="3020" w:author="Author"/>
                <w:rFonts w:ascii="Times New Roman" w:hAnsi="Times New Roman" w:cs="Times New Roman"/>
                <w:sz w:val="18"/>
                <w:szCs w:val="18"/>
                <w:lang w:val="en-US"/>
              </w:rPr>
            </w:pPr>
            <w:ins w:id="3021" w:author="Author">
              <w:del w:id="3022" w:author="Author">
                <w:r w:rsidRPr="005F4F08" w:rsidDel="00896C15">
                  <w:rPr>
                    <w:rFonts w:ascii="Times New Roman" w:hAnsi="Times New Roman" w:cs="Times New Roman"/>
                    <w:sz w:val="18"/>
                    <w:szCs w:val="18"/>
                    <w:lang w:val="en-US"/>
                  </w:rPr>
                  <w:delText>H</w:delText>
                </w:r>
              </w:del>
            </w:ins>
          </w:p>
        </w:tc>
        <w:tc>
          <w:tcPr>
            <w:tcW w:w="1112" w:type="dxa"/>
          </w:tcPr>
          <w:p w14:paraId="3ADD3302" w14:textId="7E09DAB5" w:rsidR="008819F8" w:rsidRPr="005F4F08" w:rsidDel="00896C15" w:rsidRDefault="008819F8" w:rsidP="00C36D32">
            <w:pPr>
              <w:rPr>
                <w:ins w:id="3023" w:author="Author"/>
                <w:del w:id="3024" w:author="Author"/>
                <w:rFonts w:ascii="Times New Roman" w:hAnsi="Times New Roman" w:cs="Times New Roman"/>
                <w:sz w:val="18"/>
                <w:szCs w:val="18"/>
                <w:lang w:val="en-US"/>
              </w:rPr>
            </w:pPr>
            <w:ins w:id="3025" w:author="Author">
              <w:del w:id="3026" w:author="Author">
                <w:r w:rsidRPr="005F4F08" w:rsidDel="00896C15">
                  <w:rPr>
                    <w:rFonts w:ascii="Times New Roman" w:hAnsi="Times New Roman" w:cs="Times New Roman"/>
                    <w:sz w:val="18"/>
                    <w:szCs w:val="18"/>
                    <w:lang w:val="en-US"/>
                  </w:rPr>
                  <w:delText>M</w:delText>
                </w:r>
              </w:del>
            </w:ins>
          </w:p>
        </w:tc>
        <w:tc>
          <w:tcPr>
            <w:tcW w:w="2482" w:type="dxa"/>
          </w:tcPr>
          <w:p w14:paraId="52FA954A" w14:textId="4DFEC1E8" w:rsidR="008819F8" w:rsidRPr="005F4F08" w:rsidDel="00896C15" w:rsidRDefault="008819F8" w:rsidP="00C36D32">
            <w:pPr>
              <w:rPr>
                <w:ins w:id="3027" w:author="Author"/>
                <w:del w:id="3028" w:author="Author"/>
                <w:rFonts w:ascii="Times New Roman" w:hAnsi="Times New Roman" w:cs="Times New Roman"/>
                <w:sz w:val="18"/>
                <w:szCs w:val="18"/>
                <w:lang w:val="en-US"/>
              </w:rPr>
            </w:pPr>
            <w:ins w:id="3029" w:author="Author">
              <w:del w:id="3030" w:author="Author">
                <w:r w:rsidRPr="005F4F08" w:rsidDel="00896C15">
                  <w:rPr>
                    <w:rFonts w:ascii="Times New Roman" w:hAnsi="Times New Roman" w:cs="Times New Roman"/>
                    <w:sz w:val="18"/>
                    <w:szCs w:val="18"/>
                    <w:lang w:val="en-US"/>
                  </w:rPr>
                  <w:delText>Password to be updated before it expired</w:delText>
                </w:r>
              </w:del>
            </w:ins>
          </w:p>
        </w:tc>
        <w:tc>
          <w:tcPr>
            <w:tcW w:w="1047" w:type="dxa"/>
          </w:tcPr>
          <w:p w14:paraId="723E0F3F" w14:textId="5EDE3437" w:rsidR="008819F8" w:rsidRPr="005F4F08" w:rsidDel="00896C15" w:rsidRDefault="008819F8" w:rsidP="00C36D32">
            <w:pPr>
              <w:rPr>
                <w:ins w:id="3031" w:author="Author"/>
                <w:del w:id="3032" w:author="Author"/>
                <w:rFonts w:ascii="Times New Roman" w:hAnsi="Times New Roman" w:cs="Times New Roman"/>
                <w:sz w:val="18"/>
                <w:szCs w:val="18"/>
                <w:lang w:val="en-US"/>
              </w:rPr>
            </w:pPr>
            <w:ins w:id="3033" w:author="Author">
              <w:del w:id="3034" w:author="Author">
                <w:r w:rsidRPr="005F4F08" w:rsidDel="00896C15">
                  <w:rPr>
                    <w:rFonts w:ascii="Times New Roman" w:hAnsi="Times New Roman" w:cs="Times New Roman"/>
                    <w:sz w:val="18"/>
                    <w:szCs w:val="18"/>
                    <w:lang w:val="en-US"/>
                  </w:rPr>
                  <w:delText>L</w:delText>
                </w:r>
              </w:del>
            </w:ins>
          </w:p>
        </w:tc>
      </w:tr>
      <w:tr w:rsidR="008819F8" w:rsidRPr="005F4F08" w14:paraId="16528A74" w14:textId="77777777" w:rsidTr="00C36D32">
        <w:trPr>
          <w:trHeight w:val="645"/>
          <w:ins w:id="3035" w:author="Author"/>
        </w:trPr>
        <w:tc>
          <w:tcPr>
            <w:tcW w:w="582" w:type="dxa"/>
          </w:tcPr>
          <w:p w14:paraId="5FDFD417" w14:textId="69AA06FB" w:rsidR="008819F8" w:rsidRPr="005F4F08" w:rsidRDefault="00896C15" w:rsidP="00C36D32">
            <w:pPr>
              <w:rPr>
                <w:ins w:id="3036" w:author="Author"/>
                <w:rFonts w:ascii="Times New Roman" w:hAnsi="Times New Roman" w:cs="Times New Roman"/>
                <w:sz w:val="18"/>
                <w:szCs w:val="18"/>
                <w:lang w:val="en-US"/>
              </w:rPr>
            </w:pPr>
            <w:ins w:id="3037" w:author="Author">
              <w:r>
                <w:rPr>
                  <w:rFonts w:ascii="Times New Roman" w:hAnsi="Times New Roman" w:cs="Times New Roman"/>
                  <w:sz w:val="18"/>
                  <w:szCs w:val="18"/>
                  <w:lang w:val="en-US"/>
                </w:rPr>
                <w:t>1</w:t>
              </w:r>
              <w:del w:id="3038" w:author="Author">
                <w:r w:rsidR="008819F8" w:rsidDel="00896C15">
                  <w:rPr>
                    <w:rFonts w:ascii="Times New Roman" w:hAnsi="Times New Roman" w:cs="Times New Roman"/>
                    <w:sz w:val="18"/>
                    <w:szCs w:val="18"/>
                    <w:lang w:val="en-US"/>
                  </w:rPr>
                  <w:delText>2</w:delText>
                </w:r>
              </w:del>
            </w:ins>
          </w:p>
        </w:tc>
        <w:tc>
          <w:tcPr>
            <w:tcW w:w="2963" w:type="dxa"/>
          </w:tcPr>
          <w:p w14:paraId="28D86F4B" w14:textId="77777777" w:rsidR="008819F8" w:rsidRPr="005F4F08" w:rsidRDefault="008819F8" w:rsidP="00C36D32">
            <w:pPr>
              <w:rPr>
                <w:ins w:id="3039" w:author="Author"/>
                <w:rFonts w:ascii="Times New Roman" w:hAnsi="Times New Roman" w:cs="Times New Roman"/>
                <w:sz w:val="18"/>
                <w:szCs w:val="18"/>
                <w:lang w:val="en-US"/>
              </w:rPr>
            </w:pPr>
            <w:ins w:id="3040" w:author="Author">
              <w:r w:rsidRPr="005F4F08">
                <w:rPr>
                  <w:rFonts w:ascii="Times New Roman" w:hAnsi="Times New Roman" w:cs="Times New Roman"/>
                  <w:sz w:val="18"/>
                  <w:szCs w:val="18"/>
                  <w:lang w:val="en-US"/>
                </w:rPr>
                <w:t>Unable to access shared path</w:t>
              </w:r>
            </w:ins>
          </w:p>
        </w:tc>
        <w:tc>
          <w:tcPr>
            <w:tcW w:w="1429" w:type="dxa"/>
          </w:tcPr>
          <w:p w14:paraId="12324A2B" w14:textId="77777777" w:rsidR="008819F8" w:rsidRPr="005F4F08" w:rsidRDefault="008819F8" w:rsidP="00C36D32">
            <w:pPr>
              <w:rPr>
                <w:ins w:id="3041" w:author="Author"/>
                <w:rFonts w:ascii="Times New Roman" w:hAnsi="Times New Roman" w:cs="Times New Roman"/>
                <w:sz w:val="18"/>
                <w:szCs w:val="18"/>
                <w:lang w:val="en-US"/>
              </w:rPr>
            </w:pPr>
            <w:ins w:id="3042" w:author="Author">
              <w:r w:rsidRPr="005F4F08">
                <w:rPr>
                  <w:rFonts w:ascii="Times New Roman" w:hAnsi="Times New Roman" w:cs="Times New Roman"/>
                  <w:sz w:val="18"/>
                  <w:szCs w:val="18"/>
                  <w:lang w:val="en-US"/>
                </w:rPr>
                <w:t>3.1.1</w:t>
              </w:r>
            </w:ins>
          </w:p>
        </w:tc>
        <w:tc>
          <w:tcPr>
            <w:tcW w:w="1128" w:type="dxa"/>
          </w:tcPr>
          <w:p w14:paraId="2E5416C2" w14:textId="77777777" w:rsidR="008819F8" w:rsidRPr="005F4F08" w:rsidRDefault="008819F8" w:rsidP="00C36D32">
            <w:pPr>
              <w:rPr>
                <w:ins w:id="3043" w:author="Author"/>
                <w:rFonts w:ascii="Times New Roman" w:hAnsi="Times New Roman" w:cs="Times New Roman"/>
                <w:sz w:val="18"/>
                <w:szCs w:val="18"/>
                <w:lang w:val="en-US"/>
              </w:rPr>
            </w:pPr>
            <w:ins w:id="3044" w:author="Author">
              <w:r w:rsidRPr="005F4F08">
                <w:rPr>
                  <w:rFonts w:ascii="Times New Roman" w:hAnsi="Times New Roman" w:cs="Times New Roman"/>
                  <w:sz w:val="18"/>
                  <w:szCs w:val="18"/>
                  <w:lang w:val="en-US"/>
                </w:rPr>
                <w:t>L</w:t>
              </w:r>
            </w:ins>
          </w:p>
        </w:tc>
        <w:tc>
          <w:tcPr>
            <w:tcW w:w="1089" w:type="dxa"/>
          </w:tcPr>
          <w:p w14:paraId="6AF9E0B9" w14:textId="77777777" w:rsidR="008819F8" w:rsidRPr="005F4F08" w:rsidRDefault="008819F8" w:rsidP="00C36D32">
            <w:pPr>
              <w:rPr>
                <w:ins w:id="3045" w:author="Author"/>
                <w:rFonts w:ascii="Times New Roman" w:hAnsi="Times New Roman" w:cs="Times New Roman"/>
                <w:sz w:val="18"/>
                <w:szCs w:val="18"/>
                <w:lang w:val="en-US"/>
              </w:rPr>
            </w:pPr>
            <w:ins w:id="3046" w:author="Author">
              <w:r w:rsidRPr="005F4F08">
                <w:rPr>
                  <w:rFonts w:ascii="Times New Roman" w:hAnsi="Times New Roman" w:cs="Times New Roman"/>
                  <w:sz w:val="18"/>
                  <w:szCs w:val="18"/>
                  <w:lang w:val="en-US"/>
                </w:rPr>
                <w:t>H</w:t>
              </w:r>
            </w:ins>
          </w:p>
        </w:tc>
        <w:tc>
          <w:tcPr>
            <w:tcW w:w="1111" w:type="dxa"/>
          </w:tcPr>
          <w:p w14:paraId="0F2F07A8" w14:textId="77777777" w:rsidR="008819F8" w:rsidRPr="005F4F08" w:rsidRDefault="008819F8" w:rsidP="00C36D32">
            <w:pPr>
              <w:rPr>
                <w:ins w:id="3047" w:author="Author"/>
                <w:rFonts w:ascii="Times New Roman" w:hAnsi="Times New Roman" w:cs="Times New Roman"/>
                <w:sz w:val="18"/>
                <w:szCs w:val="18"/>
                <w:lang w:val="en-US"/>
              </w:rPr>
            </w:pPr>
            <w:ins w:id="3048" w:author="Author">
              <w:r w:rsidRPr="005F4F08">
                <w:rPr>
                  <w:rFonts w:ascii="Times New Roman" w:hAnsi="Times New Roman" w:cs="Times New Roman"/>
                  <w:sz w:val="18"/>
                  <w:szCs w:val="18"/>
                  <w:lang w:val="en-US"/>
                </w:rPr>
                <w:t>H</w:t>
              </w:r>
            </w:ins>
          </w:p>
        </w:tc>
        <w:tc>
          <w:tcPr>
            <w:tcW w:w="1112" w:type="dxa"/>
          </w:tcPr>
          <w:p w14:paraId="1A45619E" w14:textId="77777777" w:rsidR="008819F8" w:rsidRPr="005F4F08" w:rsidRDefault="008819F8" w:rsidP="00C36D32">
            <w:pPr>
              <w:rPr>
                <w:ins w:id="3049" w:author="Author"/>
                <w:rFonts w:ascii="Times New Roman" w:hAnsi="Times New Roman" w:cs="Times New Roman"/>
                <w:sz w:val="18"/>
                <w:szCs w:val="18"/>
                <w:lang w:val="en-US"/>
              </w:rPr>
            </w:pPr>
            <w:ins w:id="3050" w:author="Author">
              <w:r w:rsidRPr="005F4F08">
                <w:rPr>
                  <w:rFonts w:ascii="Times New Roman" w:hAnsi="Times New Roman" w:cs="Times New Roman"/>
                  <w:sz w:val="18"/>
                  <w:szCs w:val="18"/>
                  <w:lang w:val="en-US"/>
                </w:rPr>
                <w:t>H</w:t>
              </w:r>
            </w:ins>
          </w:p>
        </w:tc>
        <w:tc>
          <w:tcPr>
            <w:tcW w:w="2482" w:type="dxa"/>
          </w:tcPr>
          <w:p w14:paraId="72BEBCF7" w14:textId="3E4B8331" w:rsidR="008819F8" w:rsidRPr="005F4F08" w:rsidRDefault="008819F8" w:rsidP="00C36D32">
            <w:pPr>
              <w:rPr>
                <w:ins w:id="3051" w:author="Author"/>
                <w:rFonts w:ascii="Times New Roman" w:hAnsi="Times New Roman" w:cs="Times New Roman"/>
                <w:sz w:val="18"/>
                <w:szCs w:val="18"/>
                <w:lang w:val="en-US"/>
              </w:rPr>
            </w:pPr>
            <w:ins w:id="3052" w:author="Author">
              <w:r w:rsidRPr="005F4F08">
                <w:rPr>
                  <w:rFonts w:ascii="Times New Roman" w:hAnsi="Times New Roman" w:cs="Times New Roman"/>
                  <w:sz w:val="18"/>
                  <w:szCs w:val="18"/>
                  <w:lang w:val="en-US"/>
                </w:rPr>
                <w:t xml:space="preserve">Contact support and tasks to be handled manually by </w:t>
              </w:r>
              <w:del w:id="3053" w:author="Author">
                <w:r w:rsidRPr="005F4F08" w:rsidDel="00624119">
                  <w:rPr>
                    <w:rFonts w:ascii="Times New Roman" w:hAnsi="Times New Roman" w:cs="Times New Roman"/>
                    <w:sz w:val="18"/>
                    <w:szCs w:val="18"/>
                    <w:lang w:val="en-US"/>
                  </w:rPr>
                  <w:delText>Biobank operators</w:delText>
                </w:r>
              </w:del>
              <w:r w:rsidR="00624119">
                <w:rPr>
                  <w:rFonts w:ascii="Times New Roman" w:hAnsi="Times New Roman" w:cs="Times New Roman"/>
                  <w:sz w:val="18"/>
                  <w:szCs w:val="18"/>
                  <w:lang w:val="en-US"/>
                </w:rPr>
                <w:t>GPT team</w:t>
              </w:r>
            </w:ins>
          </w:p>
        </w:tc>
        <w:tc>
          <w:tcPr>
            <w:tcW w:w="1047" w:type="dxa"/>
          </w:tcPr>
          <w:p w14:paraId="1A645661" w14:textId="77777777" w:rsidR="008819F8" w:rsidRPr="005F4F08" w:rsidRDefault="008819F8" w:rsidP="00C36D32">
            <w:pPr>
              <w:rPr>
                <w:ins w:id="3054" w:author="Author"/>
                <w:rFonts w:ascii="Times New Roman" w:hAnsi="Times New Roman" w:cs="Times New Roman"/>
                <w:sz w:val="18"/>
                <w:szCs w:val="18"/>
                <w:lang w:val="en-US"/>
              </w:rPr>
            </w:pPr>
            <w:ins w:id="3055" w:author="Author">
              <w:r w:rsidRPr="005F4F08">
                <w:rPr>
                  <w:rFonts w:ascii="Times New Roman" w:hAnsi="Times New Roman" w:cs="Times New Roman"/>
                  <w:sz w:val="18"/>
                  <w:szCs w:val="18"/>
                  <w:lang w:val="en-US"/>
                </w:rPr>
                <w:t>L</w:t>
              </w:r>
            </w:ins>
          </w:p>
        </w:tc>
      </w:tr>
    </w:tbl>
    <w:p w14:paraId="779634FE" w14:textId="77777777" w:rsidR="008819F8" w:rsidRPr="005F4F08" w:rsidRDefault="008819F8" w:rsidP="008819F8">
      <w:pPr>
        <w:rPr>
          <w:ins w:id="3056" w:author="Author"/>
          <w:rFonts w:ascii="Times New Roman" w:hAnsi="Times New Roman" w:cs="Times New Roman"/>
          <w:lang w:val="en-US"/>
        </w:rPr>
      </w:pPr>
    </w:p>
    <w:p w14:paraId="5AB886B9" w14:textId="2E6F1019" w:rsidR="002B194B" w:rsidRPr="00786128" w:rsidDel="008819F8" w:rsidRDefault="004D5A20">
      <w:pPr>
        <w:rPr>
          <w:del w:id="3057" w:author="Author"/>
          <w:rFonts w:cs="Arial"/>
          <w:color w:val="FF0000"/>
          <w:sz w:val="20"/>
          <w:lang w:val="en-US"/>
        </w:rPr>
      </w:pPr>
      <w:r>
        <w:rPr>
          <w:rFonts w:cs="Arial"/>
          <w:sz w:val="20"/>
          <w:lang w:val="en-US"/>
        </w:rPr>
        <w:t xml:space="preserve"> </w:t>
      </w:r>
    </w:p>
    <w:tbl>
      <w:tblPr>
        <w:tblStyle w:val="TableGrid"/>
        <w:tblW w:w="0" w:type="auto"/>
        <w:shd w:val="clear" w:color="auto" w:fill="D9D9D9" w:themeFill="background1" w:themeFillShade="D9"/>
        <w:tblLook w:val="04A0" w:firstRow="1" w:lastRow="0" w:firstColumn="1" w:lastColumn="0" w:noHBand="0" w:noVBand="1"/>
      </w:tblPr>
      <w:tblGrid>
        <w:gridCol w:w="13887"/>
      </w:tblGrid>
      <w:tr w:rsidR="002B194B" w:rsidRPr="00231D74" w:rsidDel="008819F8" w14:paraId="72444ECD" w14:textId="07C940DA" w:rsidTr="002B194B">
        <w:trPr>
          <w:del w:id="3058" w:author="Author"/>
        </w:trPr>
        <w:tc>
          <w:tcPr>
            <w:tcW w:w="13887" w:type="dxa"/>
            <w:shd w:val="clear" w:color="auto" w:fill="F2F2F2" w:themeFill="background1" w:themeFillShade="F2"/>
          </w:tcPr>
          <w:p w14:paraId="74155AAB" w14:textId="75F9B608" w:rsidR="002B194B" w:rsidRPr="00231D74" w:rsidDel="008819F8" w:rsidRDefault="002B194B">
            <w:pPr>
              <w:rPr>
                <w:del w:id="3059" w:author="Author"/>
                <w:rFonts w:cs="Arial"/>
                <w:b/>
                <w:i/>
                <w:lang w:val="en-US"/>
              </w:rPr>
            </w:pPr>
            <w:del w:id="3060" w:author="Author">
              <w:r w:rsidRPr="00231D74" w:rsidDel="008819F8">
                <w:rPr>
                  <w:rFonts w:cs="Arial"/>
                  <w:b/>
                  <w:i/>
                  <w:lang w:val="en-US"/>
                </w:rPr>
                <w:delText>Instruction only – remove this table once section completed</w:delText>
              </w:r>
            </w:del>
          </w:p>
        </w:tc>
      </w:tr>
      <w:tr w:rsidR="002B194B" w:rsidRPr="00231D74" w:rsidDel="008819F8" w14:paraId="59D9C902" w14:textId="1F956491" w:rsidTr="002B194B">
        <w:trPr>
          <w:trHeight w:val="396"/>
          <w:del w:id="3061" w:author="Author"/>
        </w:trPr>
        <w:tc>
          <w:tcPr>
            <w:tcW w:w="13887" w:type="dxa"/>
            <w:shd w:val="clear" w:color="auto" w:fill="F2F2F2" w:themeFill="background1" w:themeFillShade="F2"/>
          </w:tcPr>
          <w:p w14:paraId="418FF1E7" w14:textId="7F6A88ED" w:rsidR="00C90754" w:rsidDel="008819F8" w:rsidRDefault="002B194B">
            <w:pPr>
              <w:rPr>
                <w:del w:id="3062" w:author="Author"/>
                <w:rFonts w:cs="Arial"/>
                <w:i/>
                <w:lang w:val="en-US"/>
              </w:rPr>
            </w:pPr>
            <w:del w:id="3063" w:author="Author">
              <w:r w:rsidDel="008819F8">
                <w:rPr>
                  <w:rFonts w:cs="Arial"/>
                  <w:i/>
                  <w:lang w:val="en-US"/>
                </w:rPr>
                <w:delText>The detailed Process Design section should be reviewed with one or more Business Process Experts to identify risk areas for Robot failure.</w:delText>
              </w:r>
            </w:del>
          </w:p>
          <w:p w14:paraId="4A400641" w14:textId="7D5B64B2" w:rsidR="00C967FD" w:rsidRPr="00786128" w:rsidDel="008819F8" w:rsidRDefault="00C967FD">
            <w:pPr>
              <w:rPr>
                <w:del w:id="3064" w:author="Author"/>
                <w:rFonts w:cs="Arial"/>
                <w:i/>
                <w:lang w:val="en-US"/>
              </w:rPr>
            </w:pPr>
            <w:del w:id="3065" w:author="Author">
              <w:r w:rsidRPr="00786128" w:rsidDel="008819F8">
                <w:rPr>
                  <w:i/>
                </w:rPr>
                <w:delText>A process and functional risk assessment should be performed, where risk areas for robot failure are identified, assessed, and mitigating controls are defined, where necessary. The assessment should include both enterprise level risks (regulatory, operational, financial and reputational) as well as process level risks. </w:delText>
              </w:r>
              <w:r w:rsidR="00786128" w:rsidDel="008819F8">
                <w:rPr>
                  <w:i/>
                </w:rPr>
                <w:delText xml:space="preserve"> </w:delText>
              </w:r>
            </w:del>
          </w:p>
          <w:p w14:paraId="153CD591" w14:textId="600449F0" w:rsidR="002B194B" w:rsidRPr="00231D74" w:rsidDel="008819F8" w:rsidRDefault="002B194B">
            <w:pPr>
              <w:rPr>
                <w:del w:id="3066" w:author="Author"/>
                <w:rFonts w:cs="Arial"/>
                <w:i/>
                <w:lang w:val="en-US"/>
              </w:rPr>
            </w:pPr>
            <w:del w:id="3067" w:author="Author">
              <w:r w:rsidDel="008819F8">
                <w:rPr>
                  <w:rFonts w:cs="Arial"/>
                  <w:i/>
                  <w:lang w:val="en-US"/>
                </w:rPr>
                <w:delText>Risk areas should be assessed in terms of their Likelihood to occur (H/M/L), the Impact should they occur (H/M/L), and the likelihood of detection should they occur (H/M/L) to determine an Initial Risk Rating. Mitigating actions should be proposed for any risks given a Medium or High Initial Risk Rating.</w:delText>
              </w:r>
            </w:del>
          </w:p>
        </w:tc>
      </w:tr>
    </w:tbl>
    <w:p w14:paraId="13012773" w14:textId="77777777" w:rsidR="002B194B" w:rsidRDefault="002B194B">
      <w:pPr>
        <w:rPr>
          <w:rFonts w:cs="Arial"/>
          <w:lang w:val="en-US"/>
        </w:rPr>
      </w:pPr>
    </w:p>
    <w:p w14:paraId="2E531276" w14:textId="413FC320" w:rsidR="00C967FD" w:rsidDel="008819F8" w:rsidRDefault="00C967FD" w:rsidP="00C967FD">
      <w:pPr>
        <w:rPr>
          <w:del w:id="3068" w:author="Author"/>
          <w:color w:val="4472C4"/>
        </w:rPr>
      </w:pPr>
    </w:p>
    <w:p w14:paraId="43F80EBC" w14:textId="462D8229" w:rsidR="002B194B" w:rsidDel="008819F8" w:rsidRDefault="002B194B" w:rsidP="002B194B">
      <w:pPr>
        <w:rPr>
          <w:del w:id="3069" w:author="Author"/>
          <w:rFonts w:cs="Arial"/>
          <w:lang w:val="en-US"/>
        </w:rPr>
      </w:pPr>
    </w:p>
    <w:tbl>
      <w:tblPr>
        <w:tblStyle w:val="TableGrid"/>
        <w:tblW w:w="13871" w:type="dxa"/>
        <w:tblLook w:val="04A0" w:firstRow="1" w:lastRow="0" w:firstColumn="1" w:lastColumn="0" w:noHBand="0" w:noVBand="1"/>
      </w:tblPr>
      <w:tblGrid>
        <w:gridCol w:w="624"/>
        <w:gridCol w:w="3175"/>
        <w:gridCol w:w="1531"/>
        <w:gridCol w:w="1209"/>
        <w:gridCol w:w="1167"/>
        <w:gridCol w:w="1191"/>
        <w:gridCol w:w="1192"/>
        <w:gridCol w:w="2660"/>
        <w:gridCol w:w="1122"/>
      </w:tblGrid>
      <w:tr w:rsidR="002B194B" w:rsidRPr="0057037E" w:rsidDel="008819F8" w14:paraId="6A9D9506" w14:textId="4D9AA38D" w:rsidTr="002B194B">
        <w:trPr>
          <w:del w:id="3070" w:author="Author"/>
        </w:trPr>
        <w:tc>
          <w:tcPr>
            <w:tcW w:w="624" w:type="dxa"/>
            <w:shd w:val="clear" w:color="auto" w:fill="000000" w:themeFill="text1"/>
          </w:tcPr>
          <w:p w14:paraId="1E5A2248" w14:textId="711F90FF" w:rsidR="002B194B" w:rsidRPr="0057037E" w:rsidDel="008819F8" w:rsidRDefault="002B194B" w:rsidP="00DA4947">
            <w:pPr>
              <w:rPr>
                <w:del w:id="3071" w:author="Author"/>
                <w:rFonts w:cs="Arial"/>
                <w:color w:val="FFFFFF" w:themeColor="background1"/>
                <w:sz w:val="18"/>
                <w:szCs w:val="18"/>
                <w:lang w:val="en-US"/>
              </w:rPr>
            </w:pPr>
            <w:del w:id="3072" w:author="Author">
              <w:r w:rsidDel="008819F8">
                <w:rPr>
                  <w:rFonts w:cs="Arial"/>
                  <w:color w:val="FFFFFF" w:themeColor="background1"/>
                  <w:sz w:val="18"/>
                  <w:szCs w:val="18"/>
                  <w:lang w:val="en-US"/>
                </w:rPr>
                <w:delText>Ref.</w:delText>
              </w:r>
            </w:del>
          </w:p>
        </w:tc>
        <w:tc>
          <w:tcPr>
            <w:tcW w:w="3175" w:type="dxa"/>
            <w:shd w:val="clear" w:color="auto" w:fill="000000" w:themeFill="text1"/>
          </w:tcPr>
          <w:p w14:paraId="02E1F1C9" w14:textId="22AABCE5" w:rsidR="002B194B" w:rsidRPr="0057037E" w:rsidDel="008819F8" w:rsidRDefault="002B194B" w:rsidP="00DA4947">
            <w:pPr>
              <w:rPr>
                <w:del w:id="3073" w:author="Author"/>
                <w:rFonts w:cs="Arial"/>
                <w:sz w:val="18"/>
                <w:szCs w:val="18"/>
                <w:lang w:val="en-US"/>
              </w:rPr>
            </w:pPr>
            <w:del w:id="3074" w:author="Author">
              <w:r w:rsidDel="008819F8">
                <w:rPr>
                  <w:rFonts w:cs="Arial"/>
                  <w:sz w:val="18"/>
                  <w:szCs w:val="18"/>
                  <w:lang w:val="en-US"/>
                </w:rPr>
                <w:delText>Risk Description</w:delText>
              </w:r>
            </w:del>
          </w:p>
        </w:tc>
        <w:tc>
          <w:tcPr>
            <w:tcW w:w="1531" w:type="dxa"/>
            <w:shd w:val="clear" w:color="auto" w:fill="000000" w:themeFill="text1"/>
          </w:tcPr>
          <w:p w14:paraId="31056664" w14:textId="0360EB9C" w:rsidR="002B194B" w:rsidRPr="0057037E" w:rsidDel="008819F8" w:rsidRDefault="002B194B" w:rsidP="00DA4947">
            <w:pPr>
              <w:rPr>
                <w:del w:id="3075" w:author="Author"/>
                <w:rFonts w:cs="Arial"/>
                <w:sz w:val="18"/>
                <w:szCs w:val="18"/>
                <w:lang w:val="en-US"/>
              </w:rPr>
            </w:pPr>
            <w:del w:id="3076" w:author="Author">
              <w:r w:rsidDel="008819F8">
                <w:rPr>
                  <w:rFonts w:cs="Arial"/>
                  <w:sz w:val="18"/>
                  <w:szCs w:val="18"/>
                  <w:lang w:val="en-US"/>
                </w:rPr>
                <w:delText>Process Steps Impacted</w:delText>
              </w:r>
            </w:del>
          </w:p>
        </w:tc>
        <w:tc>
          <w:tcPr>
            <w:tcW w:w="1209" w:type="dxa"/>
            <w:shd w:val="clear" w:color="auto" w:fill="000000" w:themeFill="text1"/>
          </w:tcPr>
          <w:p w14:paraId="3735D0EA" w14:textId="5B9DABE6" w:rsidR="002B194B" w:rsidRPr="0057037E" w:rsidDel="008819F8" w:rsidRDefault="002B194B" w:rsidP="00DA4947">
            <w:pPr>
              <w:rPr>
                <w:del w:id="3077" w:author="Author"/>
                <w:rFonts w:cs="Arial"/>
                <w:sz w:val="18"/>
                <w:szCs w:val="18"/>
                <w:lang w:val="en-US"/>
              </w:rPr>
            </w:pPr>
            <w:del w:id="3078" w:author="Author">
              <w:r w:rsidDel="008819F8">
                <w:rPr>
                  <w:rFonts w:cs="Arial"/>
                  <w:sz w:val="18"/>
                  <w:szCs w:val="18"/>
                  <w:lang w:val="en-US"/>
                </w:rPr>
                <w:delText>Likelihood to occur</w:delText>
              </w:r>
            </w:del>
          </w:p>
        </w:tc>
        <w:tc>
          <w:tcPr>
            <w:tcW w:w="1167" w:type="dxa"/>
            <w:shd w:val="clear" w:color="auto" w:fill="000000" w:themeFill="text1"/>
          </w:tcPr>
          <w:p w14:paraId="269C6F89" w14:textId="6D56B91C" w:rsidR="002B194B" w:rsidRPr="0057037E" w:rsidDel="008819F8" w:rsidRDefault="002B194B" w:rsidP="00DA4947">
            <w:pPr>
              <w:rPr>
                <w:del w:id="3079" w:author="Author"/>
                <w:rFonts w:cs="Arial"/>
                <w:sz w:val="18"/>
                <w:szCs w:val="18"/>
                <w:lang w:val="en-US"/>
              </w:rPr>
            </w:pPr>
            <w:del w:id="3080" w:author="Author">
              <w:r w:rsidDel="008819F8">
                <w:rPr>
                  <w:rFonts w:cs="Arial"/>
                  <w:sz w:val="18"/>
                  <w:szCs w:val="18"/>
                  <w:lang w:val="en-US"/>
                </w:rPr>
                <w:delText>Impact</w:delText>
              </w:r>
            </w:del>
          </w:p>
        </w:tc>
        <w:tc>
          <w:tcPr>
            <w:tcW w:w="1191" w:type="dxa"/>
            <w:shd w:val="clear" w:color="auto" w:fill="000000" w:themeFill="text1"/>
          </w:tcPr>
          <w:p w14:paraId="5A6F9C08" w14:textId="62649736" w:rsidR="002B194B" w:rsidDel="008819F8" w:rsidRDefault="002B194B" w:rsidP="00DA4947">
            <w:pPr>
              <w:rPr>
                <w:del w:id="3081" w:author="Author"/>
                <w:rFonts w:cs="Arial"/>
                <w:sz w:val="18"/>
                <w:szCs w:val="18"/>
                <w:lang w:val="en-US"/>
              </w:rPr>
            </w:pPr>
            <w:del w:id="3082" w:author="Author">
              <w:r w:rsidDel="008819F8">
                <w:rPr>
                  <w:rFonts w:cs="Arial"/>
                  <w:sz w:val="18"/>
                  <w:szCs w:val="18"/>
                  <w:lang w:val="en-US"/>
                </w:rPr>
                <w:delText>Likelihood of detection</w:delText>
              </w:r>
            </w:del>
          </w:p>
        </w:tc>
        <w:tc>
          <w:tcPr>
            <w:tcW w:w="1192" w:type="dxa"/>
            <w:shd w:val="clear" w:color="auto" w:fill="000000" w:themeFill="text1"/>
          </w:tcPr>
          <w:p w14:paraId="06C1C0C4" w14:textId="3EACEB5F" w:rsidR="002B194B" w:rsidDel="008819F8" w:rsidRDefault="002B194B" w:rsidP="00DA4947">
            <w:pPr>
              <w:rPr>
                <w:del w:id="3083" w:author="Author"/>
                <w:rFonts w:cs="Arial"/>
                <w:sz w:val="18"/>
                <w:szCs w:val="18"/>
                <w:lang w:val="en-US"/>
              </w:rPr>
            </w:pPr>
            <w:del w:id="3084" w:author="Author">
              <w:r w:rsidDel="008819F8">
                <w:rPr>
                  <w:rFonts w:cs="Arial"/>
                  <w:sz w:val="18"/>
                  <w:szCs w:val="18"/>
                  <w:lang w:val="en-US"/>
                </w:rPr>
                <w:delText>Initial Risk Rating</w:delText>
              </w:r>
            </w:del>
          </w:p>
        </w:tc>
        <w:tc>
          <w:tcPr>
            <w:tcW w:w="2660" w:type="dxa"/>
            <w:shd w:val="clear" w:color="auto" w:fill="000000" w:themeFill="text1"/>
          </w:tcPr>
          <w:p w14:paraId="520CDB38" w14:textId="34ADC45B" w:rsidR="002B194B" w:rsidRPr="0057037E" w:rsidDel="008819F8" w:rsidRDefault="002B194B" w:rsidP="00DA4947">
            <w:pPr>
              <w:rPr>
                <w:del w:id="3085" w:author="Author"/>
                <w:rFonts w:cs="Arial"/>
                <w:sz w:val="18"/>
                <w:szCs w:val="18"/>
                <w:lang w:val="en-US"/>
              </w:rPr>
            </w:pPr>
            <w:del w:id="3086" w:author="Author">
              <w:r w:rsidDel="008819F8">
                <w:rPr>
                  <w:rFonts w:cs="Arial"/>
                  <w:sz w:val="18"/>
                  <w:szCs w:val="18"/>
                  <w:lang w:val="en-US"/>
                </w:rPr>
                <w:delText>Mitigation / Action T</w:delText>
              </w:r>
              <w:r w:rsidRPr="0057037E" w:rsidDel="008819F8">
                <w:rPr>
                  <w:rFonts w:cs="Arial"/>
                  <w:sz w:val="18"/>
                  <w:szCs w:val="18"/>
                  <w:lang w:val="en-US"/>
                </w:rPr>
                <w:delText>aken</w:delText>
              </w:r>
            </w:del>
          </w:p>
        </w:tc>
        <w:tc>
          <w:tcPr>
            <w:tcW w:w="1122" w:type="dxa"/>
            <w:shd w:val="clear" w:color="auto" w:fill="000000" w:themeFill="text1"/>
          </w:tcPr>
          <w:p w14:paraId="5242E024" w14:textId="438482CC" w:rsidR="002B194B" w:rsidDel="008819F8" w:rsidRDefault="002B194B" w:rsidP="00DA4947">
            <w:pPr>
              <w:rPr>
                <w:del w:id="3087" w:author="Author"/>
                <w:rFonts w:cs="Arial"/>
                <w:sz w:val="18"/>
                <w:szCs w:val="18"/>
                <w:lang w:val="en-US"/>
              </w:rPr>
            </w:pPr>
            <w:del w:id="3088" w:author="Author">
              <w:r w:rsidDel="008819F8">
                <w:rPr>
                  <w:rFonts w:cs="Arial"/>
                  <w:sz w:val="18"/>
                  <w:szCs w:val="18"/>
                  <w:lang w:val="en-US"/>
                </w:rPr>
                <w:delText>Final Risk Rating</w:delText>
              </w:r>
            </w:del>
          </w:p>
        </w:tc>
      </w:tr>
      <w:tr w:rsidR="002B194B" w:rsidRPr="0057037E" w:rsidDel="008819F8" w14:paraId="5730A569" w14:textId="1BDA2738" w:rsidTr="002B194B">
        <w:trPr>
          <w:del w:id="3089" w:author="Author"/>
        </w:trPr>
        <w:tc>
          <w:tcPr>
            <w:tcW w:w="624" w:type="dxa"/>
          </w:tcPr>
          <w:p w14:paraId="3A6B001D" w14:textId="40813117" w:rsidR="002B194B" w:rsidRPr="0057037E" w:rsidDel="008819F8" w:rsidRDefault="002B194B" w:rsidP="00DA4947">
            <w:pPr>
              <w:rPr>
                <w:del w:id="3090" w:author="Author"/>
                <w:rFonts w:cs="Arial"/>
                <w:b/>
                <w:sz w:val="18"/>
                <w:szCs w:val="18"/>
                <w:lang w:val="en-US"/>
              </w:rPr>
            </w:pPr>
          </w:p>
        </w:tc>
        <w:tc>
          <w:tcPr>
            <w:tcW w:w="3175" w:type="dxa"/>
          </w:tcPr>
          <w:p w14:paraId="35F038D2" w14:textId="3745032B" w:rsidR="002B194B" w:rsidRPr="0057037E" w:rsidDel="008819F8" w:rsidRDefault="002B194B" w:rsidP="00DA4947">
            <w:pPr>
              <w:rPr>
                <w:del w:id="3091" w:author="Author"/>
                <w:rFonts w:cs="Arial"/>
                <w:sz w:val="18"/>
                <w:szCs w:val="18"/>
                <w:lang w:val="en-US"/>
              </w:rPr>
            </w:pPr>
          </w:p>
        </w:tc>
        <w:tc>
          <w:tcPr>
            <w:tcW w:w="1531" w:type="dxa"/>
          </w:tcPr>
          <w:p w14:paraId="5BC0936C" w14:textId="6D974ADB" w:rsidR="002B194B" w:rsidRPr="0057037E" w:rsidDel="008819F8" w:rsidRDefault="002B194B" w:rsidP="00DA4947">
            <w:pPr>
              <w:rPr>
                <w:del w:id="3092" w:author="Author"/>
                <w:rFonts w:cs="Arial"/>
                <w:sz w:val="18"/>
                <w:szCs w:val="18"/>
                <w:lang w:val="en-US"/>
              </w:rPr>
            </w:pPr>
          </w:p>
        </w:tc>
        <w:tc>
          <w:tcPr>
            <w:tcW w:w="1209" w:type="dxa"/>
          </w:tcPr>
          <w:p w14:paraId="05E48CDA" w14:textId="601FA346" w:rsidR="002B194B" w:rsidRPr="0057037E" w:rsidDel="008819F8" w:rsidRDefault="002B194B" w:rsidP="00DA4947">
            <w:pPr>
              <w:rPr>
                <w:del w:id="3093" w:author="Author"/>
                <w:rFonts w:cs="Arial"/>
                <w:sz w:val="18"/>
                <w:szCs w:val="18"/>
                <w:lang w:val="en-US"/>
              </w:rPr>
            </w:pPr>
          </w:p>
        </w:tc>
        <w:tc>
          <w:tcPr>
            <w:tcW w:w="1167" w:type="dxa"/>
          </w:tcPr>
          <w:p w14:paraId="2BFC28EA" w14:textId="38C7AE0A" w:rsidR="002B194B" w:rsidRPr="0057037E" w:rsidDel="008819F8" w:rsidRDefault="002B194B" w:rsidP="00DA4947">
            <w:pPr>
              <w:rPr>
                <w:del w:id="3094" w:author="Author"/>
                <w:rFonts w:cs="Arial"/>
                <w:sz w:val="18"/>
                <w:szCs w:val="18"/>
                <w:lang w:val="en-US"/>
              </w:rPr>
            </w:pPr>
          </w:p>
        </w:tc>
        <w:tc>
          <w:tcPr>
            <w:tcW w:w="1191" w:type="dxa"/>
          </w:tcPr>
          <w:p w14:paraId="03BA68CF" w14:textId="5F6C87E7" w:rsidR="002B194B" w:rsidRPr="0057037E" w:rsidDel="008819F8" w:rsidRDefault="002B194B" w:rsidP="00DA4947">
            <w:pPr>
              <w:rPr>
                <w:del w:id="3095" w:author="Author"/>
                <w:rFonts w:cs="Arial"/>
                <w:sz w:val="18"/>
                <w:szCs w:val="18"/>
                <w:lang w:val="en-US"/>
              </w:rPr>
            </w:pPr>
          </w:p>
        </w:tc>
        <w:tc>
          <w:tcPr>
            <w:tcW w:w="1192" w:type="dxa"/>
          </w:tcPr>
          <w:p w14:paraId="215391D6" w14:textId="61A693B0" w:rsidR="002B194B" w:rsidRPr="0057037E" w:rsidDel="008819F8" w:rsidRDefault="002B194B" w:rsidP="00DA4947">
            <w:pPr>
              <w:rPr>
                <w:del w:id="3096" w:author="Author"/>
                <w:rFonts w:cs="Arial"/>
                <w:sz w:val="18"/>
                <w:szCs w:val="18"/>
                <w:lang w:val="en-US"/>
              </w:rPr>
            </w:pPr>
          </w:p>
        </w:tc>
        <w:tc>
          <w:tcPr>
            <w:tcW w:w="2660" w:type="dxa"/>
          </w:tcPr>
          <w:p w14:paraId="1E0E80E8" w14:textId="4E7CC0EC" w:rsidR="002B194B" w:rsidRPr="0057037E" w:rsidDel="008819F8" w:rsidRDefault="002B194B" w:rsidP="00DA4947">
            <w:pPr>
              <w:rPr>
                <w:del w:id="3097" w:author="Author"/>
                <w:rFonts w:cs="Arial"/>
                <w:sz w:val="18"/>
                <w:szCs w:val="18"/>
                <w:lang w:val="en-US"/>
              </w:rPr>
            </w:pPr>
          </w:p>
        </w:tc>
        <w:tc>
          <w:tcPr>
            <w:tcW w:w="1122" w:type="dxa"/>
          </w:tcPr>
          <w:p w14:paraId="2D7406AB" w14:textId="2301EC7C" w:rsidR="002B194B" w:rsidRPr="0057037E" w:rsidDel="008819F8" w:rsidRDefault="002B194B" w:rsidP="00DA4947">
            <w:pPr>
              <w:rPr>
                <w:del w:id="3098" w:author="Author"/>
                <w:rFonts w:cs="Arial"/>
                <w:sz w:val="18"/>
                <w:szCs w:val="18"/>
                <w:lang w:val="en-US"/>
              </w:rPr>
            </w:pPr>
          </w:p>
        </w:tc>
      </w:tr>
    </w:tbl>
    <w:p w14:paraId="00469E71" w14:textId="1B1F3E7A" w:rsidR="002B194B" w:rsidDel="008819F8" w:rsidRDefault="002B194B" w:rsidP="002B194B">
      <w:pPr>
        <w:rPr>
          <w:del w:id="3099" w:author="Author"/>
          <w:rFonts w:cs="Arial"/>
          <w:lang w:val="en-US"/>
        </w:rPr>
      </w:pPr>
    </w:p>
    <w:p w14:paraId="3038FABE" w14:textId="18AC8B77" w:rsidR="002B194B" w:rsidDel="008819F8" w:rsidRDefault="002B194B">
      <w:pPr>
        <w:rPr>
          <w:del w:id="3100" w:author="Author"/>
          <w:rFonts w:cs="Arial"/>
          <w:lang w:val="en-US"/>
        </w:rPr>
      </w:pPr>
    </w:p>
    <w:p w14:paraId="14F80C84" w14:textId="77777777" w:rsidR="009B4416" w:rsidRDefault="009B4416" w:rsidP="009B4416">
      <w:pPr>
        <w:rPr>
          <w:rFonts w:cs="Arial"/>
          <w:lang w:val="en-US"/>
        </w:rPr>
        <w:sectPr w:rsidR="009B4416" w:rsidSect="009B4416">
          <w:pgSz w:w="16838" w:h="11906" w:orient="landscape"/>
          <w:pgMar w:top="1440" w:right="1440" w:bottom="1440" w:left="1440" w:header="720" w:footer="720" w:gutter="0"/>
          <w:cols w:space="720"/>
          <w:titlePg/>
          <w:docGrid w:linePitch="360"/>
        </w:sectPr>
      </w:pPr>
    </w:p>
    <w:p w14:paraId="0B04DC61" w14:textId="77777777" w:rsidR="00104F44" w:rsidRPr="00231D74" w:rsidRDefault="002B194B" w:rsidP="0057037E">
      <w:pPr>
        <w:pStyle w:val="Heading1"/>
        <w:rPr>
          <w:rFonts w:cs="Arial"/>
          <w:lang w:val="en-US"/>
        </w:rPr>
      </w:pPr>
      <w:bookmarkStart w:id="3101" w:name="_Toc17306908"/>
      <w:r>
        <w:rPr>
          <w:rFonts w:cs="Arial"/>
          <w:lang w:val="en-US"/>
        </w:rPr>
        <w:lastRenderedPageBreak/>
        <w:t>9</w:t>
      </w:r>
      <w:r w:rsidR="00104F44" w:rsidRPr="0057037E">
        <w:rPr>
          <w:rFonts w:cs="Arial"/>
          <w:lang w:val="en-US"/>
        </w:rPr>
        <w:t xml:space="preserve">. Business </w:t>
      </w:r>
      <w:r w:rsidR="009259A3" w:rsidRPr="0057037E">
        <w:rPr>
          <w:rFonts w:cs="Arial"/>
          <w:lang w:val="en-US"/>
        </w:rPr>
        <w:t>C</w:t>
      </w:r>
      <w:r w:rsidR="00104F44" w:rsidRPr="0057037E">
        <w:rPr>
          <w:rFonts w:cs="Arial"/>
          <w:lang w:val="en-US"/>
        </w:rPr>
        <w:t>ontinuity</w:t>
      </w:r>
      <w:bookmarkEnd w:id="3101"/>
      <w:r w:rsidR="005F2A87" w:rsidRPr="0057037E">
        <w:rPr>
          <w:rFonts w:cs="Arial"/>
          <w:lang w:val="en-US"/>
        </w:rPr>
        <w:t xml:space="preserve"> </w:t>
      </w:r>
    </w:p>
    <w:p w14:paraId="54872019" w14:textId="77777777" w:rsidR="00104F44" w:rsidRPr="00231D74" w:rsidRDefault="00104F44" w:rsidP="00104F44">
      <w:pPr>
        <w:rPr>
          <w:rFonts w:cs="Arial"/>
          <w:lang w:val="en-US"/>
        </w:rPr>
      </w:pPr>
      <w:r w:rsidRPr="00231D74">
        <w:rPr>
          <w:rFonts w:cs="Arial"/>
          <w:lang w:val="en-US"/>
        </w:rPr>
        <w:t xml:space="preserve">This section describes </w:t>
      </w:r>
      <w:r w:rsidR="00931165" w:rsidRPr="00231D74">
        <w:rPr>
          <w:rFonts w:cs="Arial"/>
          <w:lang w:val="en-US"/>
        </w:rPr>
        <w:t xml:space="preserve">the business continuity approach </w:t>
      </w:r>
      <w:r w:rsidR="00422E4E" w:rsidRPr="00231D74">
        <w:rPr>
          <w:rFonts w:cs="Arial"/>
          <w:lang w:val="en-US"/>
        </w:rPr>
        <w:t xml:space="preserve">in the events of workforce (physical or virtual) unavailability, systems unavailability, or capacity constraints. </w:t>
      </w:r>
    </w:p>
    <w:p w14:paraId="5EE73506" w14:textId="34E528B7" w:rsidR="00104F44" w:rsidRDefault="002B194B" w:rsidP="00104F44">
      <w:pPr>
        <w:pStyle w:val="Heading2"/>
        <w:rPr>
          <w:ins w:id="3102" w:author="Author"/>
          <w:rFonts w:cs="Arial"/>
          <w:lang w:val="en-US"/>
        </w:rPr>
      </w:pPr>
      <w:bookmarkStart w:id="3103" w:name="_Toc17306909"/>
      <w:r>
        <w:rPr>
          <w:rFonts w:cs="Arial"/>
          <w:lang w:val="en-US"/>
        </w:rPr>
        <w:t>9</w:t>
      </w:r>
      <w:r w:rsidR="00104F44" w:rsidRPr="00231D74">
        <w:rPr>
          <w:rFonts w:cs="Arial"/>
          <w:lang w:val="en-US"/>
        </w:rPr>
        <w:t>.1. Physical workforce unavailability</w:t>
      </w:r>
      <w:bookmarkEnd w:id="3103"/>
    </w:p>
    <w:p w14:paraId="1F774C47" w14:textId="19C3746A" w:rsidR="00643713" w:rsidRPr="00643713" w:rsidRDefault="008819F8">
      <w:pPr>
        <w:pStyle w:val="ListParagraph"/>
        <w:numPr>
          <w:ilvl w:val="0"/>
          <w:numId w:val="139"/>
        </w:numPr>
        <w:rPr>
          <w:ins w:id="3104" w:author="Author"/>
          <w:rFonts w:ascii="Times New Roman" w:hAnsi="Times New Roman" w:cs="Times New Roman"/>
          <w:lang w:val="en-US"/>
          <w:rPrChange w:id="3105" w:author="Author">
            <w:rPr>
              <w:ins w:id="3106" w:author="Author"/>
              <w:lang w:val="en-US"/>
            </w:rPr>
          </w:rPrChange>
        </w:rPr>
      </w:pPr>
      <w:ins w:id="3107" w:author="Author">
        <w:r w:rsidRPr="005F4F08">
          <w:rPr>
            <w:rFonts w:ascii="Times New Roman" w:hAnsi="Times New Roman" w:cs="Times New Roman"/>
            <w:lang w:val="en-US"/>
          </w:rPr>
          <w:t xml:space="preserve">Email sent to SME if there are any issues </w:t>
        </w:r>
        <w:r w:rsidR="00C36D32">
          <w:rPr>
            <w:rFonts w:ascii="Times New Roman" w:hAnsi="Times New Roman" w:cs="Times New Roman"/>
            <w:lang w:val="en-US"/>
          </w:rPr>
          <w:t>with the input files</w:t>
        </w:r>
        <w:r w:rsidR="00643713">
          <w:rPr>
            <w:rFonts w:ascii="Times New Roman" w:hAnsi="Times New Roman" w:cs="Times New Roman"/>
            <w:lang w:val="en-US"/>
          </w:rPr>
          <w:t xml:space="preserve"> and final status</w:t>
        </w:r>
        <w:del w:id="3108" w:author="Author">
          <w:r w:rsidRPr="005F4F08" w:rsidDel="00C36D32">
            <w:rPr>
              <w:rFonts w:ascii="Times New Roman" w:hAnsi="Times New Roman" w:cs="Times New Roman"/>
              <w:lang w:val="en-US"/>
            </w:rPr>
            <w:delText>in citrix server.</w:delText>
          </w:r>
        </w:del>
      </w:ins>
    </w:p>
    <w:p w14:paraId="1EF17A85" w14:textId="10075B0E" w:rsidR="008819F8" w:rsidRPr="005F4F08" w:rsidRDefault="008819F8" w:rsidP="008819F8">
      <w:pPr>
        <w:pStyle w:val="ListParagraph"/>
        <w:numPr>
          <w:ilvl w:val="0"/>
          <w:numId w:val="139"/>
        </w:numPr>
        <w:rPr>
          <w:ins w:id="3109" w:author="Author"/>
          <w:rFonts w:ascii="Times New Roman" w:hAnsi="Times New Roman" w:cs="Times New Roman"/>
          <w:lang w:val="en-US"/>
        </w:rPr>
      </w:pPr>
      <w:ins w:id="3110" w:author="Author">
        <w:r w:rsidRPr="005F4F08">
          <w:rPr>
            <w:rFonts w:ascii="Times New Roman" w:hAnsi="Times New Roman" w:cs="Times New Roman"/>
            <w:lang w:val="en-US"/>
          </w:rPr>
          <w:t>Exception Email will be sent to</w:t>
        </w:r>
        <w:r w:rsidR="00643713">
          <w:rPr>
            <w:rFonts w:ascii="Times New Roman" w:hAnsi="Times New Roman" w:cs="Times New Roman"/>
            <w:lang w:val="en-US"/>
          </w:rPr>
          <w:t xml:space="preserve"> support team in case of shared drive issue</w:t>
        </w:r>
        <w:del w:id="3111" w:author="Author">
          <w:r w:rsidRPr="005F4F08" w:rsidDel="00643713">
            <w:rPr>
              <w:rFonts w:ascii="Times New Roman" w:hAnsi="Times New Roman" w:cs="Times New Roman"/>
              <w:lang w:val="en-US"/>
            </w:rPr>
            <w:delText xml:space="preserve"> SME if BOT unable to interact with ABBA application</w:delText>
          </w:r>
        </w:del>
      </w:ins>
    </w:p>
    <w:p w14:paraId="5657C69A" w14:textId="30F60E52" w:rsidR="008819F8" w:rsidRPr="003F22C4" w:rsidDel="008819F8" w:rsidRDefault="008819F8">
      <w:pPr>
        <w:rPr>
          <w:del w:id="3112" w:author="Author"/>
          <w:lang w:val="en-US"/>
        </w:rPr>
        <w:pPrChange w:id="3113"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CF3049" w:rsidRPr="00231D74" w:rsidDel="008819F8" w14:paraId="3C2CF7DB" w14:textId="1481FC9A" w:rsidTr="007617BD">
        <w:trPr>
          <w:del w:id="3114" w:author="Author"/>
        </w:trPr>
        <w:tc>
          <w:tcPr>
            <w:tcW w:w="9016" w:type="dxa"/>
            <w:shd w:val="clear" w:color="auto" w:fill="F2F2F2" w:themeFill="background1" w:themeFillShade="F2"/>
          </w:tcPr>
          <w:p w14:paraId="66EA0E21" w14:textId="367A7FB4" w:rsidR="00CF3049" w:rsidRPr="00231D74" w:rsidDel="008819F8" w:rsidRDefault="00CF3049" w:rsidP="007617BD">
            <w:pPr>
              <w:rPr>
                <w:del w:id="3115" w:author="Author"/>
                <w:rFonts w:cs="Arial"/>
                <w:b/>
                <w:i/>
                <w:lang w:val="en-US"/>
              </w:rPr>
            </w:pPr>
            <w:del w:id="3116" w:author="Author">
              <w:r w:rsidRPr="00231D74" w:rsidDel="008819F8">
                <w:rPr>
                  <w:rFonts w:cs="Arial"/>
                  <w:b/>
                  <w:i/>
                  <w:lang w:val="en-US"/>
                </w:rPr>
                <w:delText>Instruction only – remove this table once section completed</w:delText>
              </w:r>
            </w:del>
          </w:p>
        </w:tc>
      </w:tr>
      <w:tr w:rsidR="00CF3049" w:rsidRPr="00231D74" w:rsidDel="008819F8" w14:paraId="7DD4FC2E" w14:textId="140CC3FE" w:rsidTr="007617BD">
        <w:trPr>
          <w:del w:id="3117" w:author="Author"/>
        </w:trPr>
        <w:tc>
          <w:tcPr>
            <w:tcW w:w="9016" w:type="dxa"/>
            <w:shd w:val="clear" w:color="auto" w:fill="F2F2F2" w:themeFill="background1" w:themeFillShade="F2"/>
          </w:tcPr>
          <w:p w14:paraId="242D6DAB" w14:textId="5D0E98E7" w:rsidR="00CF3049" w:rsidRPr="00231D74" w:rsidDel="008819F8" w:rsidRDefault="00CF3049" w:rsidP="00CF3049">
            <w:pPr>
              <w:rPr>
                <w:del w:id="3118" w:author="Author"/>
                <w:rFonts w:cs="Arial"/>
                <w:i/>
                <w:lang w:val="en-US"/>
              </w:rPr>
            </w:pPr>
            <w:del w:id="3119" w:author="Author">
              <w:r w:rsidRPr="00231D74" w:rsidDel="008819F8">
                <w:rPr>
                  <w:rFonts w:cs="Arial"/>
                  <w:i/>
                  <w:lang w:val="en-US"/>
                </w:rPr>
                <w:delText xml:space="preserve">Describe the contingency plans in the event the physical workforce is unavailable. This may refer to an existing business continuity plan that covers this process. </w:delText>
              </w:r>
            </w:del>
          </w:p>
        </w:tc>
      </w:tr>
    </w:tbl>
    <w:p w14:paraId="6EDB605A" w14:textId="2B8E74AD" w:rsidR="00104F44" w:rsidRDefault="002B194B" w:rsidP="00104F44">
      <w:pPr>
        <w:pStyle w:val="Heading2"/>
        <w:rPr>
          <w:ins w:id="3120" w:author="Author"/>
          <w:rFonts w:cs="Arial"/>
          <w:lang w:val="en-US"/>
        </w:rPr>
      </w:pPr>
      <w:bookmarkStart w:id="3121" w:name="_Toc17306910"/>
      <w:r>
        <w:rPr>
          <w:rFonts w:cs="Arial"/>
          <w:lang w:val="en-US"/>
        </w:rPr>
        <w:t>9</w:t>
      </w:r>
      <w:r w:rsidR="00104F44" w:rsidRPr="00231D74">
        <w:rPr>
          <w:rFonts w:cs="Arial"/>
          <w:lang w:val="en-US"/>
        </w:rPr>
        <w:t>.2. Virtual workforce unavailability</w:t>
      </w:r>
      <w:bookmarkEnd w:id="3121"/>
    </w:p>
    <w:p w14:paraId="2049FFB6" w14:textId="6FED5C88" w:rsidR="008819F8" w:rsidRPr="005F4F08" w:rsidRDefault="008819F8" w:rsidP="008819F8">
      <w:pPr>
        <w:pStyle w:val="ListParagraph"/>
        <w:numPr>
          <w:ilvl w:val="0"/>
          <w:numId w:val="139"/>
        </w:numPr>
        <w:rPr>
          <w:ins w:id="3122" w:author="Author"/>
          <w:rFonts w:ascii="Times New Roman" w:hAnsi="Times New Roman" w:cs="Times New Roman"/>
          <w:lang w:val="en-US"/>
        </w:rPr>
      </w:pPr>
      <w:ins w:id="3123" w:author="Author">
        <w:r w:rsidRPr="005F4F08">
          <w:rPr>
            <w:rFonts w:ascii="Times New Roman" w:hAnsi="Times New Roman" w:cs="Times New Roman"/>
            <w:lang w:val="en-US"/>
          </w:rPr>
          <w:t>Email sent to SME to say that there will be a delay, so the work will have to be done manually – use this for any contact with the team managing the robot (</w:t>
        </w:r>
        <w:r w:rsidR="00E464D5">
          <w:rPr>
            <w:rFonts w:ascii="Times New Roman" w:hAnsi="Times New Roman" w:cs="Times New Roman"/>
          </w:rPr>
          <w:t>email</w:t>
        </w:r>
        <w:del w:id="3124" w:author="Author">
          <w:r w:rsidRPr="00E464D5" w:rsidDel="00E464D5">
            <w:rPr>
              <w:rStyle w:val="Hyperlink"/>
              <w:rFonts w:ascii="Times New Roman" w:hAnsi="Times New Roman" w:cs="Times New Roman"/>
              <w:rPrChange w:id="3125" w:author="Author">
                <w:rPr>
                  <w:rStyle w:val="Hyperlink"/>
                  <w:rFonts w:ascii="Times New Roman" w:hAnsi="Times New Roman" w:cs="Times New Roman"/>
                </w:rPr>
              </w:rPrChange>
            </w:rPr>
            <w:delText>INCH_EUGG_RPA_COE@astrazeneca.com</w:delText>
          </w:r>
        </w:del>
        <w:r w:rsidRPr="005F4F08">
          <w:rPr>
            <w:rFonts w:ascii="Times New Roman" w:hAnsi="Times New Roman" w:cs="Times New Roman"/>
          </w:rPr>
          <w:t>)</w:t>
        </w:r>
      </w:ins>
    </w:p>
    <w:p w14:paraId="131ED124" w14:textId="51E3B458" w:rsidR="008819F8" w:rsidRPr="003F22C4" w:rsidDel="008819F8" w:rsidRDefault="008819F8">
      <w:pPr>
        <w:rPr>
          <w:del w:id="3126" w:author="Author"/>
          <w:lang w:val="en-US"/>
        </w:rPr>
        <w:pPrChange w:id="3127"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CF3049" w:rsidRPr="00231D74" w:rsidDel="008819F8" w14:paraId="004F4C96" w14:textId="6352FEC3" w:rsidTr="007617BD">
        <w:trPr>
          <w:del w:id="3128" w:author="Author"/>
        </w:trPr>
        <w:tc>
          <w:tcPr>
            <w:tcW w:w="9016" w:type="dxa"/>
            <w:shd w:val="clear" w:color="auto" w:fill="F2F2F2" w:themeFill="background1" w:themeFillShade="F2"/>
          </w:tcPr>
          <w:p w14:paraId="710C4F68" w14:textId="08BD5AD9" w:rsidR="00CF3049" w:rsidRPr="00231D74" w:rsidDel="008819F8" w:rsidRDefault="00CF3049" w:rsidP="007617BD">
            <w:pPr>
              <w:rPr>
                <w:del w:id="3129" w:author="Author"/>
                <w:rFonts w:cs="Arial"/>
                <w:b/>
                <w:i/>
                <w:lang w:val="en-US"/>
              </w:rPr>
            </w:pPr>
            <w:del w:id="3130" w:author="Author">
              <w:r w:rsidRPr="00231D74" w:rsidDel="008819F8">
                <w:rPr>
                  <w:rFonts w:cs="Arial"/>
                  <w:b/>
                  <w:i/>
                  <w:lang w:val="en-US"/>
                </w:rPr>
                <w:delText>Instruction only – remove this table once section completed</w:delText>
              </w:r>
            </w:del>
          </w:p>
        </w:tc>
      </w:tr>
      <w:tr w:rsidR="00CF3049" w:rsidRPr="00231D74" w:rsidDel="008819F8" w14:paraId="2A31A15C" w14:textId="65580E80" w:rsidTr="007617BD">
        <w:trPr>
          <w:del w:id="3131" w:author="Author"/>
        </w:trPr>
        <w:tc>
          <w:tcPr>
            <w:tcW w:w="9016" w:type="dxa"/>
            <w:shd w:val="clear" w:color="auto" w:fill="F2F2F2" w:themeFill="background1" w:themeFillShade="F2"/>
          </w:tcPr>
          <w:p w14:paraId="7D39B715" w14:textId="7DF2C40C" w:rsidR="00CF3049" w:rsidRPr="00231D74" w:rsidDel="008819F8" w:rsidRDefault="00CF3049" w:rsidP="00CF3049">
            <w:pPr>
              <w:rPr>
                <w:del w:id="3132" w:author="Author"/>
                <w:rFonts w:cs="Arial"/>
                <w:i/>
                <w:lang w:val="en-US"/>
              </w:rPr>
            </w:pPr>
            <w:del w:id="3133" w:author="Author">
              <w:r w:rsidRPr="00231D74" w:rsidDel="008819F8">
                <w:rPr>
                  <w:rFonts w:cs="Arial"/>
                  <w:i/>
                  <w:lang w:val="en-US"/>
                </w:rPr>
                <w:delText>Describe the contingency plans in the event the virtual workforce is unavailable</w:delText>
              </w:r>
            </w:del>
          </w:p>
        </w:tc>
      </w:tr>
    </w:tbl>
    <w:p w14:paraId="4D080A88" w14:textId="3E62B5E6" w:rsidR="00104F44" w:rsidRDefault="002B194B" w:rsidP="00104F44">
      <w:pPr>
        <w:pStyle w:val="Heading2"/>
        <w:rPr>
          <w:ins w:id="3134" w:author="Author"/>
          <w:rFonts w:cs="Arial"/>
          <w:lang w:val="en-US"/>
        </w:rPr>
      </w:pPr>
      <w:bookmarkStart w:id="3135" w:name="_Toc17306911"/>
      <w:r>
        <w:rPr>
          <w:rFonts w:cs="Arial"/>
          <w:lang w:val="en-US"/>
        </w:rPr>
        <w:t>9</w:t>
      </w:r>
      <w:r w:rsidR="00104F44" w:rsidRPr="00231D74">
        <w:rPr>
          <w:rFonts w:cs="Arial"/>
          <w:lang w:val="en-US"/>
        </w:rPr>
        <w:t>.3. Target applicati</w:t>
      </w:r>
      <w:bookmarkStart w:id="3136" w:name="_GoBack"/>
      <w:bookmarkEnd w:id="3136"/>
      <w:r w:rsidR="00104F44" w:rsidRPr="00231D74">
        <w:rPr>
          <w:rFonts w:cs="Arial"/>
          <w:lang w:val="en-US"/>
        </w:rPr>
        <w:t>on unavailability</w:t>
      </w:r>
      <w:bookmarkEnd w:id="3135"/>
    </w:p>
    <w:p w14:paraId="64CD1CE2" w14:textId="69483B91" w:rsidR="008819F8" w:rsidRPr="005F4F08" w:rsidRDefault="008819F8" w:rsidP="008819F8">
      <w:pPr>
        <w:pStyle w:val="ListParagraph"/>
        <w:numPr>
          <w:ilvl w:val="0"/>
          <w:numId w:val="139"/>
        </w:numPr>
        <w:rPr>
          <w:ins w:id="3137" w:author="Author"/>
          <w:rFonts w:ascii="Times New Roman" w:hAnsi="Times New Roman" w:cs="Times New Roman"/>
          <w:lang w:val="en-US"/>
        </w:rPr>
      </w:pPr>
      <w:ins w:id="3138" w:author="Author">
        <w:del w:id="3139" w:author="Author">
          <w:r w:rsidRPr="005F4F08" w:rsidDel="009448D4">
            <w:rPr>
              <w:rFonts w:ascii="Times New Roman" w:hAnsi="Times New Roman" w:cs="Times New Roman"/>
              <w:lang w:val="en-US"/>
            </w:rPr>
            <w:delText>Email would be sent to SME to say that ABBA is unavailable</w:delText>
          </w:r>
        </w:del>
        <w:r w:rsidR="009448D4">
          <w:rPr>
            <w:rFonts w:ascii="Times New Roman" w:hAnsi="Times New Roman" w:cs="Times New Roman"/>
            <w:lang w:val="en-US"/>
          </w:rPr>
          <w:t>N/A</w:t>
        </w:r>
      </w:ins>
    </w:p>
    <w:p w14:paraId="6BE900B5" w14:textId="2BD9F121" w:rsidR="008819F8" w:rsidRPr="003F22C4" w:rsidDel="008819F8" w:rsidRDefault="008819F8">
      <w:pPr>
        <w:rPr>
          <w:del w:id="3140" w:author="Author"/>
          <w:lang w:val="en-US"/>
        </w:rPr>
        <w:pPrChange w:id="3141"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CF3049" w:rsidRPr="00231D74" w:rsidDel="008819F8" w14:paraId="46406430" w14:textId="5B9D1AFE" w:rsidTr="007617BD">
        <w:trPr>
          <w:del w:id="3142" w:author="Author"/>
        </w:trPr>
        <w:tc>
          <w:tcPr>
            <w:tcW w:w="9016" w:type="dxa"/>
            <w:shd w:val="clear" w:color="auto" w:fill="F2F2F2" w:themeFill="background1" w:themeFillShade="F2"/>
          </w:tcPr>
          <w:p w14:paraId="4888E184" w14:textId="37693EDB" w:rsidR="00CF3049" w:rsidRPr="00231D74" w:rsidDel="008819F8" w:rsidRDefault="00CF3049" w:rsidP="007617BD">
            <w:pPr>
              <w:rPr>
                <w:del w:id="3143" w:author="Author"/>
                <w:rFonts w:cs="Arial"/>
                <w:b/>
                <w:i/>
                <w:lang w:val="en-US"/>
              </w:rPr>
            </w:pPr>
            <w:del w:id="3144" w:author="Author">
              <w:r w:rsidRPr="00231D74" w:rsidDel="008819F8">
                <w:rPr>
                  <w:rFonts w:cs="Arial"/>
                  <w:b/>
                  <w:i/>
                  <w:lang w:val="en-US"/>
                </w:rPr>
                <w:delText>Instruction only – remove this table once section completed</w:delText>
              </w:r>
            </w:del>
          </w:p>
        </w:tc>
      </w:tr>
      <w:tr w:rsidR="00CF3049" w:rsidRPr="00231D74" w:rsidDel="008819F8" w14:paraId="389DA164" w14:textId="5C6E21A4" w:rsidTr="007617BD">
        <w:trPr>
          <w:del w:id="3145" w:author="Author"/>
        </w:trPr>
        <w:tc>
          <w:tcPr>
            <w:tcW w:w="9016" w:type="dxa"/>
            <w:shd w:val="clear" w:color="auto" w:fill="F2F2F2" w:themeFill="background1" w:themeFillShade="F2"/>
          </w:tcPr>
          <w:p w14:paraId="2F505A1C" w14:textId="13C735F8" w:rsidR="00CF3049" w:rsidRPr="00231D74" w:rsidDel="008819F8" w:rsidRDefault="00CF3049" w:rsidP="00CF3049">
            <w:pPr>
              <w:rPr>
                <w:del w:id="3146" w:author="Author"/>
                <w:rFonts w:cs="Arial"/>
                <w:i/>
                <w:lang w:val="en-US"/>
              </w:rPr>
            </w:pPr>
            <w:del w:id="3147" w:author="Author">
              <w:r w:rsidRPr="00231D74" w:rsidDel="008819F8">
                <w:rPr>
                  <w:rFonts w:cs="Arial"/>
                  <w:i/>
                  <w:lang w:val="en-US"/>
                </w:rPr>
                <w:delText>Describe the contingency plans in the event any of the target applications are unavailable</w:delText>
              </w:r>
            </w:del>
          </w:p>
        </w:tc>
      </w:tr>
    </w:tbl>
    <w:p w14:paraId="12453C2B" w14:textId="07114D07" w:rsidR="00104F44" w:rsidRDefault="002B194B" w:rsidP="00104F44">
      <w:pPr>
        <w:pStyle w:val="Heading2"/>
        <w:rPr>
          <w:ins w:id="3148" w:author="Author"/>
          <w:rFonts w:cs="Arial"/>
          <w:lang w:val="en-US"/>
        </w:rPr>
      </w:pPr>
      <w:bookmarkStart w:id="3149" w:name="_Toc17306912"/>
      <w:r>
        <w:rPr>
          <w:rFonts w:cs="Arial"/>
          <w:lang w:val="en-US"/>
        </w:rPr>
        <w:t>9</w:t>
      </w:r>
      <w:r w:rsidR="00104F44" w:rsidRPr="00231D74">
        <w:rPr>
          <w:rFonts w:cs="Arial"/>
          <w:lang w:val="en-US"/>
        </w:rPr>
        <w:t>.</w:t>
      </w:r>
      <w:r w:rsidR="00C47C06" w:rsidRPr="00231D74">
        <w:rPr>
          <w:rFonts w:cs="Arial"/>
          <w:lang w:val="en-US"/>
        </w:rPr>
        <w:t>4</w:t>
      </w:r>
      <w:r w:rsidR="00104F44" w:rsidRPr="00231D74">
        <w:rPr>
          <w:rFonts w:cs="Arial"/>
          <w:lang w:val="en-US"/>
        </w:rPr>
        <w:t>. Excessive workload</w:t>
      </w:r>
      <w:bookmarkEnd w:id="3149"/>
    </w:p>
    <w:p w14:paraId="3DC4BCC4" w14:textId="3F8A8006" w:rsidR="008819F8" w:rsidRPr="003F22C4" w:rsidDel="008819F8" w:rsidRDefault="008819F8">
      <w:pPr>
        <w:rPr>
          <w:del w:id="3150" w:author="Author"/>
          <w:lang w:val="en-US"/>
        </w:rPr>
        <w:pPrChange w:id="3151" w:author="Author">
          <w:pPr>
            <w:pStyle w:val="Heading2"/>
          </w:pPr>
        </w:pPrChange>
      </w:pPr>
    </w:p>
    <w:tbl>
      <w:tblPr>
        <w:tblStyle w:val="TableGrid"/>
        <w:tblW w:w="0" w:type="auto"/>
        <w:shd w:val="clear" w:color="auto" w:fill="D9D9D9" w:themeFill="background1" w:themeFillShade="D9"/>
        <w:tblLook w:val="04A0" w:firstRow="1" w:lastRow="0" w:firstColumn="1" w:lastColumn="0" w:noHBand="0" w:noVBand="1"/>
      </w:tblPr>
      <w:tblGrid>
        <w:gridCol w:w="9016"/>
      </w:tblGrid>
      <w:tr w:rsidR="00CF3049" w:rsidRPr="00231D74" w:rsidDel="008819F8" w14:paraId="024D9C35" w14:textId="1AEA6F3B" w:rsidTr="007617BD">
        <w:trPr>
          <w:del w:id="3152" w:author="Author"/>
        </w:trPr>
        <w:tc>
          <w:tcPr>
            <w:tcW w:w="9016" w:type="dxa"/>
            <w:shd w:val="clear" w:color="auto" w:fill="F2F2F2" w:themeFill="background1" w:themeFillShade="F2"/>
          </w:tcPr>
          <w:p w14:paraId="0521F200" w14:textId="1B976AD7" w:rsidR="00CF3049" w:rsidRPr="00231D74" w:rsidDel="008819F8" w:rsidRDefault="00CF3049" w:rsidP="002E38D5">
            <w:pPr>
              <w:rPr>
                <w:del w:id="3153" w:author="Author"/>
                <w:rFonts w:cs="Arial"/>
                <w:b/>
                <w:i/>
                <w:lang w:val="en-US"/>
              </w:rPr>
            </w:pPr>
            <w:del w:id="3154" w:author="Author">
              <w:r w:rsidRPr="00231D74" w:rsidDel="008819F8">
                <w:rPr>
                  <w:rFonts w:cs="Arial"/>
                  <w:b/>
                  <w:i/>
                  <w:lang w:val="en-US"/>
                </w:rPr>
                <w:delText>Instruction only – remove this table once section completed</w:delText>
              </w:r>
            </w:del>
          </w:p>
        </w:tc>
      </w:tr>
      <w:tr w:rsidR="00CF3049" w:rsidRPr="00231D74" w:rsidDel="008819F8" w14:paraId="7F613B85" w14:textId="18BBABF9" w:rsidTr="007617BD">
        <w:trPr>
          <w:del w:id="3155" w:author="Author"/>
        </w:trPr>
        <w:tc>
          <w:tcPr>
            <w:tcW w:w="9016" w:type="dxa"/>
            <w:shd w:val="clear" w:color="auto" w:fill="F2F2F2" w:themeFill="background1" w:themeFillShade="F2"/>
          </w:tcPr>
          <w:p w14:paraId="766E4530" w14:textId="3003B175" w:rsidR="00CF3049" w:rsidRPr="00231D74" w:rsidDel="008819F8" w:rsidRDefault="00CF3049" w:rsidP="002E38D5">
            <w:pPr>
              <w:rPr>
                <w:del w:id="3156" w:author="Author"/>
                <w:rFonts w:cs="Arial"/>
                <w:i/>
                <w:lang w:val="en-US"/>
              </w:rPr>
            </w:pPr>
            <w:del w:id="3157" w:author="Author">
              <w:r w:rsidRPr="00231D74" w:rsidDel="008819F8">
                <w:rPr>
                  <w:rFonts w:cs="Arial"/>
                  <w:i/>
                  <w:lang w:val="en-US"/>
                </w:rPr>
                <w:delText>Describe the contingency plans in the event of excessive workload</w:delText>
              </w:r>
            </w:del>
          </w:p>
        </w:tc>
      </w:tr>
    </w:tbl>
    <w:p w14:paraId="5035629D" w14:textId="63BB068D" w:rsidR="00104F44" w:rsidRPr="00231D74" w:rsidDel="008819F8" w:rsidRDefault="00104F44" w:rsidP="002E38D5">
      <w:pPr>
        <w:rPr>
          <w:del w:id="3158" w:author="Author"/>
          <w:rFonts w:cs="Arial"/>
          <w:lang w:val="en-US"/>
        </w:rPr>
      </w:pPr>
    </w:p>
    <w:bookmarkEnd w:id="2685"/>
    <w:p w14:paraId="3B583A59" w14:textId="1FBCA60F" w:rsidR="002E38D5" w:rsidRDefault="008819F8" w:rsidP="002E38D5">
      <w:pPr>
        <w:pStyle w:val="ListParagraph"/>
        <w:numPr>
          <w:ilvl w:val="0"/>
          <w:numId w:val="139"/>
        </w:numPr>
        <w:rPr>
          <w:ins w:id="3159" w:author="Author"/>
          <w:rFonts w:ascii="Times New Roman" w:hAnsi="Times New Roman" w:cs="Times New Roman"/>
          <w:lang w:val="en-US"/>
        </w:rPr>
      </w:pPr>
      <w:ins w:id="3160" w:author="Author">
        <w:r w:rsidRPr="005F4F08">
          <w:rPr>
            <w:rFonts w:ascii="Times New Roman" w:hAnsi="Times New Roman" w:cs="Times New Roman"/>
            <w:lang w:val="en-US"/>
          </w:rPr>
          <w:t>None</w:t>
        </w:r>
      </w:ins>
    </w:p>
    <w:p w14:paraId="233B4B58" w14:textId="2CC244DC" w:rsidR="002E38D5" w:rsidRDefault="002E38D5" w:rsidP="002E38D5">
      <w:pPr>
        <w:rPr>
          <w:ins w:id="3161" w:author="Author"/>
          <w:rFonts w:ascii="Times New Roman" w:hAnsi="Times New Roman" w:cs="Times New Roman"/>
          <w:lang w:val="en-US"/>
        </w:rPr>
      </w:pPr>
    </w:p>
    <w:p w14:paraId="18058228" w14:textId="77777777" w:rsidR="002E38D5" w:rsidRDefault="002E38D5" w:rsidP="002E38D5">
      <w:pPr>
        <w:pStyle w:val="Heading1"/>
        <w:rPr>
          <w:ins w:id="3162" w:author="Author"/>
          <w:rFonts w:cs="Arial"/>
          <w:lang w:val="en-US"/>
        </w:rPr>
      </w:pPr>
      <w:bookmarkStart w:id="3163" w:name="_Toc17306913"/>
      <w:ins w:id="3164" w:author="Author">
        <w:r>
          <w:rPr>
            <w:rFonts w:cs="Arial"/>
            <w:lang w:val="en-US"/>
          </w:rPr>
          <w:t>10</w:t>
        </w:r>
        <w:r w:rsidRPr="0057037E">
          <w:rPr>
            <w:rFonts w:cs="Arial"/>
            <w:lang w:val="en-US"/>
          </w:rPr>
          <w:t xml:space="preserve">. </w:t>
        </w:r>
        <w:r>
          <w:rPr>
            <w:rFonts w:cs="Arial"/>
            <w:lang w:val="en-US"/>
          </w:rPr>
          <w:t>Maintenance Activity</w:t>
        </w:r>
        <w:bookmarkEnd w:id="3163"/>
      </w:ins>
    </w:p>
    <w:tbl>
      <w:tblPr>
        <w:tblW w:w="9786" w:type="dxa"/>
        <w:tblLook w:val="04A0" w:firstRow="1" w:lastRow="0" w:firstColumn="1" w:lastColumn="0" w:noHBand="0" w:noVBand="1"/>
      </w:tblPr>
      <w:tblGrid>
        <w:gridCol w:w="912"/>
        <w:gridCol w:w="3761"/>
        <w:gridCol w:w="5113"/>
      </w:tblGrid>
      <w:tr w:rsidR="002E38D5" w:rsidRPr="002F3C66" w14:paraId="4639A609" w14:textId="77777777" w:rsidTr="00A63775">
        <w:trPr>
          <w:trHeight w:val="333"/>
          <w:ins w:id="3165" w:author="Author"/>
        </w:trPr>
        <w:tc>
          <w:tcPr>
            <w:tcW w:w="91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5EF154" w14:textId="77777777" w:rsidR="002E38D5" w:rsidRPr="002F3C66" w:rsidRDefault="002E38D5" w:rsidP="00A63775">
            <w:pPr>
              <w:spacing w:after="0" w:line="240" w:lineRule="auto"/>
              <w:jc w:val="center"/>
              <w:rPr>
                <w:ins w:id="3166" w:author="Author"/>
                <w:rFonts w:ascii="Calibri" w:eastAsia="Times New Roman" w:hAnsi="Calibri" w:cs="Calibri"/>
                <w:b/>
                <w:bCs/>
                <w:color w:val="000000"/>
                <w:sz w:val="24"/>
                <w:lang w:val="en-GB" w:eastAsia="en-GB"/>
              </w:rPr>
            </w:pPr>
            <w:ins w:id="3167" w:author="Author">
              <w:r w:rsidRPr="00CA0014">
                <w:rPr>
                  <w:rFonts w:ascii="Calibri" w:eastAsia="Times New Roman" w:hAnsi="Calibri" w:cs="Calibri"/>
                  <w:b/>
                  <w:bCs/>
                  <w:color w:val="000000"/>
                  <w:sz w:val="24"/>
                  <w:lang w:val="en-GB" w:eastAsia="en-GB"/>
                </w:rPr>
                <w:t>S. No</w:t>
              </w:r>
            </w:ins>
          </w:p>
        </w:tc>
        <w:tc>
          <w:tcPr>
            <w:tcW w:w="3761" w:type="dxa"/>
            <w:tcBorders>
              <w:top w:val="single" w:sz="4" w:space="0" w:color="auto"/>
              <w:left w:val="nil"/>
              <w:bottom w:val="single" w:sz="4" w:space="0" w:color="auto"/>
              <w:right w:val="single" w:sz="4" w:space="0" w:color="auto"/>
            </w:tcBorders>
            <w:shd w:val="clear" w:color="auto" w:fill="auto"/>
            <w:noWrap/>
            <w:vAlign w:val="bottom"/>
            <w:hideMark/>
          </w:tcPr>
          <w:p w14:paraId="235CF138" w14:textId="77777777" w:rsidR="002E38D5" w:rsidRPr="002F3C66" w:rsidRDefault="002E38D5" w:rsidP="00A63775">
            <w:pPr>
              <w:spacing w:after="0" w:line="240" w:lineRule="auto"/>
              <w:jc w:val="center"/>
              <w:rPr>
                <w:ins w:id="3168" w:author="Author"/>
                <w:rFonts w:ascii="Calibri" w:eastAsia="Times New Roman" w:hAnsi="Calibri" w:cs="Calibri"/>
                <w:b/>
                <w:bCs/>
                <w:color w:val="000000"/>
                <w:sz w:val="24"/>
                <w:lang w:val="en-GB" w:eastAsia="en-GB"/>
              </w:rPr>
            </w:pPr>
            <w:ins w:id="3169" w:author="Author">
              <w:r w:rsidRPr="002F3C66">
                <w:rPr>
                  <w:rFonts w:ascii="Calibri" w:eastAsia="Times New Roman" w:hAnsi="Calibri" w:cs="Calibri"/>
                  <w:b/>
                  <w:bCs/>
                  <w:color w:val="000000"/>
                  <w:sz w:val="24"/>
                  <w:lang w:val="en-GB" w:eastAsia="en-GB"/>
                </w:rPr>
                <w:t>Activity</w:t>
              </w:r>
            </w:ins>
          </w:p>
        </w:tc>
        <w:tc>
          <w:tcPr>
            <w:tcW w:w="5113" w:type="dxa"/>
            <w:tcBorders>
              <w:top w:val="single" w:sz="4" w:space="0" w:color="auto"/>
              <w:left w:val="nil"/>
              <w:bottom w:val="single" w:sz="4" w:space="0" w:color="auto"/>
              <w:right w:val="single" w:sz="4" w:space="0" w:color="auto"/>
            </w:tcBorders>
          </w:tcPr>
          <w:p w14:paraId="3F9EB2AE" w14:textId="77777777" w:rsidR="002E38D5" w:rsidRPr="002F3C66" w:rsidRDefault="002E38D5" w:rsidP="00A63775">
            <w:pPr>
              <w:spacing w:after="0" w:line="240" w:lineRule="auto"/>
              <w:jc w:val="center"/>
              <w:rPr>
                <w:ins w:id="3170" w:author="Author"/>
                <w:rFonts w:ascii="Calibri" w:eastAsia="Times New Roman" w:hAnsi="Calibri" w:cs="Calibri"/>
                <w:b/>
                <w:bCs/>
                <w:color w:val="000000"/>
                <w:sz w:val="24"/>
                <w:lang w:val="en-GB" w:eastAsia="en-GB"/>
              </w:rPr>
            </w:pPr>
            <w:ins w:id="3171" w:author="Author">
              <w:r>
                <w:rPr>
                  <w:rFonts w:ascii="Calibri" w:eastAsia="Times New Roman" w:hAnsi="Calibri" w:cs="Calibri"/>
                  <w:b/>
                  <w:bCs/>
                  <w:color w:val="000000"/>
                  <w:sz w:val="24"/>
                  <w:lang w:val="en-GB" w:eastAsia="en-GB"/>
                </w:rPr>
                <w:t>Frequency of this Activity</w:t>
              </w:r>
            </w:ins>
          </w:p>
        </w:tc>
      </w:tr>
      <w:tr w:rsidR="002E38D5" w:rsidRPr="002F3C66" w14:paraId="6EE71D1C" w14:textId="77777777" w:rsidTr="00A63775">
        <w:trPr>
          <w:trHeight w:val="333"/>
          <w:ins w:id="3172"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2CA38588" w14:textId="77777777" w:rsidR="002E38D5" w:rsidRPr="00510A4D" w:rsidRDefault="002E38D5" w:rsidP="00A63775">
            <w:pPr>
              <w:spacing w:after="0" w:line="240" w:lineRule="auto"/>
              <w:jc w:val="center"/>
              <w:rPr>
                <w:ins w:id="3173" w:author="Author"/>
                <w:rFonts w:ascii="Calibri" w:eastAsia="Times New Roman" w:hAnsi="Calibri" w:cs="Calibri"/>
                <w:color w:val="000000"/>
                <w:sz w:val="20"/>
                <w:lang w:val="en-GB" w:eastAsia="en-GB"/>
              </w:rPr>
            </w:pPr>
            <w:ins w:id="3174" w:author="Author">
              <w:r w:rsidRPr="00510A4D">
                <w:rPr>
                  <w:rFonts w:ascii="Calibri" w:eastAsia="Times New Roman" w:hAnsi="Calibri" w:cs="Calibri"/>
                  <w:color w:val="000000"/>
                  <w:sz w:val="20"/>
                  <w:lang w:val="en-GB" w:eastAsia="en-GB"/>
                </w:rPr>
                <w:t>1</w:t>
              </w:r>
            </w:ins>
          </w:p>
        </w:tc>
        <w:tc>
          <w:tcPr>
            <w:tcW w:w="3761" w:type="dxa"/>
            <w:tcBorders>
              <w:top w:val="nil"/>
              <w:left w:val="nil"/>
              <w:bottom w:val="single" w:sz="4" w:space="0" w:color="auto"/>
              <w:right w:val="single" w:sz="4" w:space="0" w:color="auto"/>
            </w:tcBorders>
            <w:shd w:val="clear" w:color="auto" w:fill="auto"/>
            <w:noWrap/>
            <w:vAlign w:val="center"/>
            <w:hideMark/>
          </w:tcPr>
          <w:p w14:paraId="18467937" w14:textId="77777777" w:rsidR="002E38D5" w:rsidRPr="00510A4D" w:rsidRDefault="002E38D5" w:rsidP="00A63775">
            <w:pPr>
              <w:spacing w:after="0" w:line="240" w:lineRule="auto"/>
              <w:rPr>
                <w:ins w:id="3175" w:author="Author"/>
                <w:rFonts w:ascii="Calibri" w:eastAsia="Times New Roman" w:hAnsi="Calibri" w:cs="Calibri"/>
                <w:color w:val="000000"/>
                <w:sz w:val="20"/>
                <w:lang w:val="en-GB" w:eastAsia="en-GB"/>
              </w:rPr>
            </w:pPr>
            <w:ins w:id="3176" w:author="Author">
              <w:r w:rsidRPr="00510A4D">
                <w:rPr>
                  <w:rFonts w:ascii="Calibri" w:eastAsia="Times New Roman" w:hAnsi="Calibri" w:cs="Calibri"/>
                  <w:color w:val="000000"/>
                  <w:sz w:val="20"/>
                  <w:lang w:val="en-GB" w:eastAsia="en-GB"/>
                </w:rPr>
                <w:t>BoT PRID Renewal</w:t>
              </w:r>
            </w:ins>
          </w:p>
        </w:tc>
        <w:tc>
          <w:tcPr>
            <w:tcW w:w="5113" w:type="dxa"/>
            <w:tcBorders>
              <w:top w:val="nil"/>
              <w:left w:val="nil"/>
              <w:bottom w:val="single" w:sz="4" w:space="0" w:color="auto"/>
              <w:right w:val="single" w:sz="4" w:space="0" w:color="auto"/>
            </w:tcBorders>
            <w:vAlign w:val="center"/>
          </w:tcPr>
          <w:p w14:paraId="62A4FF68" w14:textId="0C50AB9C" w:rsidR="002E38D5" w:rsidRPr="00510A4D" w:rsidRDefault="002E38D5" w:rsidP="00A63775">
            <w:pPr>
              <w:spacing w:after="0" w:line="240" w:lineRule="auto"/>
              <w:rPr>
                <w:ins w:id="3177" w:author="Author"/>
                <w:rFonts w:ascii="Calibri" w:eastAsia="Times New Roman" w:hAnsi="Calibri" w:cs="Calibri"/>
                <w:color w:val="000000"/>
                <w:sz w:val="20"/>
                <w:lang w:val="en-GB" w:eastAsia="en-GB"/>
              </w:rPr>
            </w:pPr>
            <w:ins w:id="3178" w:author="Author">
              <w:r>
                <w:rPr>
                  <w:rFonts w:ascii="Calibri" w:eastAsia="Times New Roman" w:hAnsi="Calibri" w:cs="Calibri"/>
                  <w:color w:val="000000"/>
                  <w:sz w:val="20"/>
                  <w:lang w:val="en-GB" w:eastAsia="en-GB"/>
                </w:rPr>
                <w:t>N/A</w:t>
              </w:r>
            </w:ins>
          </w:p>
        </w:tc>
      </w:tr>
      <w:tr w:rsidR="002E38D5" w:rsidRPr="002F3C66" w14:paraId="2B5B16F3" w14:textId="77777777" w:rsidTr="00A63775">
        <w:trPr>
          <w:trHeight w:val="333"/>
          <w:ins w:id="3179"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33549D54" w14:textId="77777777" w:rsidR="002E38D5" w:rsidRPr="00510A4D" w:rsidRDefault="002E38D5" w:rsidP="00A63775">
            <w:pPr>
              <w:spacing w:after="0" w:line="240" w:lineRule="auto"/>
              <w:jc w:val="center"/>
              <w:rPr>
                <w:ins w:id="3180" w:author="Author"/>
                <w:rFonts w:ascii="Calibri" w:eastAsia="Times New Roman" w:hAnsi="Calibri" w:cs="Calibri"/>
                <w:color w:val="000000"/>
                <w:sz w:val="20"/>
                <w:lang w:val="en-GB" w:eastAsia="en-GB"/>
              </w:rPr>
            </w:pPr>
            <w:ins w:id="3181" w:author="Author">
              <w:r w:rsidRPr="00510A4D">
                <w:rPr>
                  <w:rFonts w:ascii="Calibri" w:eastAsia="Times New Roman" w:hAnsi="Calibri" w:cs="Calibri"/>
                  <w:color w:val="000000"/>
                  <w:sz w:val="20"/>
                  <w:lang w:val="en-GB" w:eastAsia="en-GB"/>
                </w:rPr>
                <w:t>2</w:t>
              </w:r>
            </w:ins>
          </w:p>
        </w:tc>
        <w:tc>
          <w:tcPr>
            <w:tcW w:w="3761" w:type="dxa"/>
            <w:tcBorders>
              <w:top w:val="nil"/>
              <w:left w:val="nil"/>
              <w:bottom w:val="single" w:sz="4" w:space="0" w:color="auto"/>
              <w:right w:val="single" w:sz="4" w:space="0" w:color="auto"/>
            </w:tcBorders>
            <w:shd w:val="clear" w:color="auto" w:fill="auto"/>
            <w:noWrap/>
            <w:vAlign w:val="center"/>
            <w:hideMark/>
          </w:tcPr>
          <w:p w14:paraId="5024778E" w14:textId="77777777" w:rsidR="002E38D5" w:rsidRPr="00510A4D" w:rsidRDefault="002E38D5" w:rsidP="00A63775">
            <w:pPr>
              <w:spacing w:after="0" w:line="240" w:lineRule="auto"/>
              <w:rPr>
                <w:ins w:id="3182" w:author="Author"/>
                <w:rFonts w:ascii="Calibri" w:eastAsia="Times New Roman" w:hAnsi="Calibri" w:cs="Calibri"/>
                <w:color w:val="000000"/>
                <w:sz w:val="20"/>
                <w:lang w:val="en-GB" w:eastAsia="en-GB"/>
              </w:rPr>
            </w:pPr>
            <w:ins w:id="3183" w:author="Author">
              <w:r w:rsidRPr="00510A4D">
                <w:rPr>
                  <w:rFonts w:ascii="Calibri" w:eastAsia="Times New Roman" w:hAnsi="Calibri" w:cs="Calibri"/>
                  <w:color w:val="000000"/>
                  <w:sz w:val="20"/>
                  <w:lang w:val="en-GB" w:eastAsia="en-GB"/>
                </w:rPr>
                <w:t>VM PRID Renewal</w:t>
              </w:r>
            </w:ins>
          </w:p>
        </w:tc>
        <w:tc>
          <w:tcPr>
            <w:tcW w:w="5113" w:type="dxa"/>
            <w:tcBorders>
              <w:top w:val="nil"/>
              <w:left w:val="nil"/>
              <w:bottom w:val="single" w:sz="4" w:space="0" w:color="auto"/>
              <w:right w:val="single" w:sz="4" w:space="0" w:color="auto"/>
            </w:tcBorders>
            <w:vAlign w:val="center"/>
          </w:tcPr>
          <w:p w14:paraId="220B6CD6" w14:textId="77777777" w:rsidR="002E38D5" w:rsidRPr="00510A4D" w:rsidRDefault="002E38D5" w:rsidP="00A63775">
            <w:pPr>
              <w:spacing w:after="0" w:line="240" w:lineRule="auto"/>
              <w:rPr>
                <w:ins w:id="3184" w:author="Author"/>
                <w:rFonts w:ascii="Calibri" w:eastAsia="Times New Roman" w:hAnsi="Calibri" w:cs="Calibri"/>
                <w:color w:val="000000"/>
                <w:sz w:val="20"/>
                <w:lang w:val="en-GB" w:eastAsia="en-GB"/>
              </w:rPr>
            </w:pPr>
            <w:ins w:id="3185" w:author="Author">
              <w:r w:rsidRPr="00510A4D">
                <w:rPr>
                  <w:rFonts w:ascii="Calibri" w:eastAsia="Times New Roman" w:hAnsi="Calibri" w:cs="Calibri"/>
                  <w:color w:val="000000"/>
                  <w:sz w:val="20"/>
                  <w:lang w:val="en-GB" w:eastAsia="en-GB"/>
                </w:rPr>
                <w:t>Once in 6 Months</w:t>
              </w:r>
              <w:r w:rsidRPr="00933FFC">
                <w:rPr>
                  <w:rFonts w:ascii="Calibri" w:eastAsia="Times New Roman" w:hAnsi="Calibri" w:cs="Calibri"/>
                  <w:color w:val="4472C4" w:themeColor="accent5"/>
                  <w:sz w:val="14"/>
                  <w:lang w:val="en-GB" w:eastAsia="en-GB"/>
                </w:rPr>
                <w:t xml:space="preserve"> </w:t>
              </w:r>
              <w:del w:id="3186" w:author="Author">
                <w:r w:rsidRPr="00933FFC" w:rsidDel="00E464D5">
                  <w:rPr>
                    <w:rFonts w:ascii="Calibri" w:eastAsia="Times New Roman" w:hAnsi="Calibri" w:cs="Calibri"/>
                    <w:color w:val="4472C4" w:themeColor="accent5"/>
                    <w:sz w:val="14"/>
                    <w:lang w:val="en-GB" w:eastAsia="en-GB"/>
                  </w:rPr>
                  <w:delText>[As per AZ New Policy effective from 1st July]</w:delText>
                </w:r>
              </w:del>
            </w:ins>
          </w:p>
        </w:tc>
      </w:tr>
      <w:tr w:rsidR="002E38D5" w:rsidRPr="002F3C66" w14:paraId="2851CE94" w14:textId="77777777" w:rsidTr="00A63775">
        <w:trPr>
          <w:trHeight w:val="333"/>
          <w:ins w:id="3187"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608C2D82" w14:textId="77777777" w:rsidR="002E38D5" w:rsidRPr="00510A4D" w:rsidRDefault="002E38D5" w:rsidP="00A63775">
            <w:pPr>
              <w:spacing w:after="0" w:line="240" w:lineRule="auto"/>
              <w:jc w:val="center"/>
              <w:rPr>
                <w:ins w:id="3188" w:author="Author"/>
                <w:rFonts w:ascii="Calibri" w:eastAsia="Times New Roman" w:hAnsi="Calibri" w:cs="Calibri"/>
                <w:color w:val="000000"/>
                <w:sz w:val="20"/>
                <w:lang w:val="en-GB" w:eastAsia="en-GB"/>
              </w:rPr>
            </w:pPr>
            <w:ins w:id="3189" w:author="Author">
              <w:r w:rsidRPr="00510A4D">
                <w:rPr>
                  <w:rFonts w:ascii="Calibri" w:eastAsia="Times New Roman" w:hAnsi="Calibri" w:cs="Calibri"/>
                  <w:color w:val="000000"/>
                  <w:sz w:val="20"/>
                  <w:lang w:val="en-GB" w:eastAsia="en-GB"/>
                </w:rPr>
                <w:t>3</w:t>
              </w:r>
            </w:ins>
          </w:p>
        </w:tc>
        <w:tc>
          <w:tcPr>
            <w:tcW w:w="3761" w:type="dxa"/>
            <w:tcBorders>
              <w:top w:val="nil"/>
              <w:left w:val="nil"/>
              <w:bottom w:val="single" w:sz="4" w:space="0" w:color="auto"/>
              <w:right w:val="single" w:sz="4" w:space="0" w:color="auto"/>
            </w:tcBorders>
            <w:shd w:val="clear" w:color="auto" w:fill="auto"/>
            <w:noWrap/>
            <w:vAlign w:val="center"/>
            <w:hideMark/>
          </w:tcPr>
          <w:p w14:paraId="7CBACE22" w14:textId="77777777" w:rsidR="002E38D5" w:rsidRPr="00510A4D" w:rsidRDefault="002E38D5" w:rsidP="00A63775">
            <w:pPr>
              <w:spacing w:after="0" w:line="240" w:lineRule="auto"/>
              <w:rPr>
                <w:ins w:id="3190" w:author="Author"/>
                <w:rFonts w:ascii="Calibri" w:eastAsia="Times New Roman" w:hAnsi="Calibri" w:cs="Calibri"/>
                <w:color w:val="000000"/>
                <w:sz w:val="20"/>
                <w:lang w:val="en-GB" w:eastAsia="en-GB"/>
              </w:rPr>
            </w:pPr>
            <w:ins w:id="3191" w:author="Author">
              <w:r w:rsidRPr="00510A4D">
                <w:rPr>
                  <w:rFonts w:ascii="Calibri" w:eastAsia="Times New Roman" w:hAnsi="Calibri" w:cs="Calibri"/>
                  <w:color w:val="000000"/>
                  <w:sz w:val="20"/>
                  <w:lang w:val="en-GB" w:eastAsia="en-GB"/>
                </w:rPr>
                <w:t>NPA Accounts Inventory</w:t>
              </w:r>
            </w:ins>
          </w:p>
        </w:tc>
        <w:tc>
          <w:tcPr>
            <w:tcW w:w="5113" w:type="dxa"/>
            <w:tcBorders>
              <w:top w:val="nil"/>
              <w:left w:val="nil"/>
              <w:bottom w:val="single" w:sz="4" w:space="0" w:color="auto"/>
              <w:right w:val="single" w:sz="4" w:space="0" w:color="auto"/>
            </w:tcBorders>
            <w:vAlign w:val="center"/>
          </w:tcPr>
          <w:p w14:paraId="2582DC80" w14:textId="77777777" w:rsidR="002E38D5" w:rsidRPr="00510A4D" w:rsidRDefault="002E38D5" w:rsidP="00A63775">
            <w:pPr>
              <w:spacing w:after="0" w:line="240" w:lineRule="auto"/>
              <w:rPr>
                <w:ins w:id="3192" w:author="Author"/>
                <w:rFonts w:ascii="Calibri" w:eastAsia="Times New Roman" w:hAnsi="Calibri" w:cs="Calibri"/>
                <w:color w:val="000000"/>
                <w:sz w:val="20"/>
                <w:lang w:val="en-GB" w:eastAsia="en-GB"/>
              </w:rPr>
            </w:pPr>
            <w:ins w:id="3193" w:author="Author">
              <w:r w:rsidRPr="00510A4D">
                <w:rPr>
                  <w:rFonts w:ascii="Calibri" w:eastAsia="Times New Roman" w:hAnsi="Calibri" w:cs="Calibri"/>
                  <w:color w:val="000000"/>
                  <w:sz w:val="20"/>
                  <w:lang w:val="en-GB" w:eastAsia="en-GB"/>
                </w:rPr>
                <w:t>Business Requirements Whenever needed</w:t>
              </w:r>
            </w:ins>
          </w:p>
        </w:tc>
      </w:tr>
      <w:tr w:rsidR="002E38D5" w:rsidRPr="002F3C66" w14:paraId="5643C8C0" w14:textId="77777777" w:rsidTr="00A63775">
        <w:trPr>
          <w:trHeight w:val="333"/>
          <w:ins w:id="3194"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656EC075" w14:textId="77777777" w:rsidR="002E38D5" w:rsidRPr="00510A4D" w:rsidRDefault="002E38D5" w:rsidP="00A63775">
            <w:pPr>
              <w:spacing w:after="0" w:line="240" w:lineRule="auto"/>
              <w:jc w:val="center"/>
              <w:rPr>
                <w:ins w:id="3195" w:author="Author"/>
                <w:rFonts w:ascii="Calibri" w:eastAsia="Times New Roman" w:hAnsi="Calibri" w:cs="Calibri"/>
                <w:color w:val="000000"/>
                <w:sz w:val="20"/>
                <w:lang w:val="en-GB" w:eastAsia="en-GB"/>
              </w:rPr>
            </w:pPr>
            <w:ins w:id="3196" w:author="Author">
              <w:r w:rsidRPr="00510A4D">
                <w:rPr>
                  <w:rFonts w:ascii="Calibri" w:eastAsia="Times New Roman" w:hAnsi="Calibri" w:cs="Calibri"/>
                  <w:color w:val="000000"/>
                  <w:sz w:val="20"/>
                  <w:lang w:val="en-GB" w:eastAsia="en-GB"/>
                </w:rPr>
                <w:t>4</w:t>
              </w:r>
            </w:ins>
          </w:p>
        </w:tc>
        <w:tc>
          <w:tcPr>
            <w:tcW w:w="3761" w:type="dxa"/>
            <w:tcBorders>
              <w:top w:val="nil"/>
              <w:left w:val="nil"/>
              <w:bottom w:val="single" w:sz="4" w:space="0" w:color="auto"/>
              <w:right w:val="single" w:sz="4" w:space="0" w:color="auto"/>
            </w:tcBorders>
            <w:shd w:val="clear" w:color="auto" w:fill="auto"/>
            <w:noWrap/>
            <w:vAlign w:val="center"/>
            <w:hideMark/>
          </w:tcPr>
          <w:p w14:paraId="64DA2749" w14:textId="77777777" w:rsidR="002E38D5" w:rsidRPr="00510A4D" w:rsidRDefault="002E38D5" w:rsidP="00A63775">
            <w:pPr>
              <w:spacing w:after="0" w:line="240" w:lineRule="auto"/>
              <w:rPr>
                <w:ins w:id="3197" w:author="Author"/>
                <w:rFonts w:ascii="Calibri" w:eastAsia="Times New Roman" w:hAnsi="Calibri" w:cs="Calibri"/>
                <w:color w:val="000000"/>
                <w:sz w:val="20"/>
                <w:lang w:val="en-GB" w:eastAsia="en-GB"/>
              </w:rPr>
            </w:pPr>
            <w:ins w:id="3198" w:author="Author">
              <w:r w:rsidRPr="00510A4D">
                <w:rPr>
                  <w:rFonts w:ascii="Calibri" w:eastAsia="Times New Roman" w:hAnsi="Calibri" w:cs="Calibri"/>
                  <w:color w:val="000000"/>
                  <w:sz w:val="20"/>
                  <w:lang w:val="en-GB" w:eastAsia="en-GB"/>
                </w:rPr>
                <w:t>BoT Dependency Application in VM</w:t>
              </w:r>
            </w:ins>
          </w:p>
        </w:tc>
        <w:tc>
          <w:tcPr>
            <w:tcW w:w="5113" w:type="dxa"/>
            <w:tcBorders>
              <w:top w:val="nil"/>
              <w:left w:val="nil"/>
              <w:bottom w:val="single" w:sz="4" w:space="0" w:color="auto"/>
              <w:right w:val="single" w:sz="4" w:space="0" w:color="auto"/>
            </w:tcBorders>
            <w:vAlign w:val="center"/>
          </w:tcPr>
          <w:p w14:paraId="2022131B" w14:textId="2A496628" w:rsidR="002E38D5" w:rsidRPr="00510A4D" w:rsidRDefault="002E38D5" w:rsidP="00A63775">
            <w:pPr>
              <w:spacing w:after="0" w:line="240" w:lineRule="auto"/>
              <w:rPr>
                <w:ins w:id="3199" w:author="Author"/>
                <w:rFonts w:ascii="Calibri" w:eastAsia="Times New Roman" w:hAnsi="Calibri" w:cs="Calibri"/>
                <w:color w:val="000000"/>
                <w:sz w:val="20"/>
                <w:lang w:val="en-GB" w:eastAsia="en-GB"/>
              </w:rPr>
            </w:pPr>
            <w:ins w:id="3200" w:author="Author">
              <w:r>
                <w:rPr>
                  <w:rFonts w:ascii="Calibri" w:eastAsia="Times New Roman" w:hAnsi="Calibri" w:cs="Calibri"/>
                  <w:color w:val="000000"/>
                  <w:sz w:val="20"/>
                  <w:lang w:val="en-GB" w:eastAsia="en-GB"/>
                </w:rPr>
                <w:t>N/A</w:t>
              </w:r>
            </w:ins>
          </w:p>
        </w:tc>
      </w:tr>
      <w:tr w:rsidR="002E38D5" w:rsidRPr="002F3C66" w14:paraId="74197888" w14:textId="77777777" w:rsidTr="00A63775">
        <w:trPr>
          <w:trHeight w:val="333"/>
          <w:ins w:id="3201"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017954B5" w14:textId="77777777" w:rsidR="002E38D5" w:rsidRPr="00510A4D" w:rsidRDefault="002E38D5" w:rsidP="00A63775">
            <w:pPr>
              <w:spacing w:after="0" w:line="240" w:lineRule="auto"/>
              <w:jc w:val="center"/>
              <w:rPr>
                <w:ins w:id="3202" w:author="Author"/>
                <w:rFonts w:ascii="Calibri" w:eastAsia="Times New Roman" w:hAnsi="Calibri" w:cs="Calibri"/>
                <w:color w:val="000000"/>
                <w:sz w:val="20"/>
                <w:lang w:val="en-GB" w:eastAsia="en-GB"/>
              </w:rPr>
            </w:pPr>
            <w:ins w:id="3203" w:author="Author">
              <w:r w:rsidRPr="00510A4D">
                <w:rPr>
                  <w:rFonts w:ascii="Calibri" w:eastAsia="Times New Roman" w:hAnsi="Calibri" w:cs="Calibri"/>
                  <w:color w:val="000000"/>
                  <w:sz w:val="20"/>
                  <w:lang w:val="en-GB" w:eastAsia="en-GB"/>
                </w:rPr>
                <w:t>5</w:t>
              </w:r>
            </w:ins>
          </w:p>
        </w:tc>
        <w:tc>
          <w:tcPr>
            <w:tcW w:w="3761" w:type="dxa"/>
            <w:tcBorders>
              <w:top w:val="nil"/>
              <w:left w:val="nil"/>
              <w:bottom w:val="single" w:sz="4" w:space="0" w:color="auto"/>
              <w:right w:val="single" w:sz="4" w:space="0" w:color="auto"/>
            </w:tcBorders>
            <w:shd w:val="clear" w:color="auto" w:fill="auto"/>
            <w:noWrap/>
            <w:vAlign w:val="center"/>
            <w:hideMark/>
          </w:tcPr>
          <w:p w14:paraId="26B346E6" w14:textId="77777777" w:rsidR="002E38D5" w:rsidRPr="00510A4D" w:rsidRDefault="002E38D5" w:rsidP="00A63775">
            <w:pPr>
              <w:spacing w:after="0" w:line="240" w:lineRule="auto"/>
              <w:rPr>
                <w:ins w:id="3204" w:author="Author"/>
                <w:rFonts w:ascii="Calibri" w:eastAsia="Times New Roman" w:hAnsi="Calibri" w:cs="Calibri"/>
                <w:color w:val="000000"/>
                <w:sz w:val="20"/>
                <w:lang w:val="en-GB" w:eastAsia="en-GB"/>
              </w:rPr>
            </w:pPr>
            <w:ins w:id="3205" w:author="Author">
              <w:r w:rsidRPr="00510A4D">
                <w:rPr>
                  <w:rFonts w:ascii="Calibri" w:eastAsia="Times New Roman" w:hAnsi="Calibri" w:cs="Calibri"/>
                  <w:color w:val="000000"/>
                  <w:sz w:val="20"/>
                  <w:lang w:val="en-GB" w:eastAsia="en-GB"/>
                </w:rPr>
                <w:t>Office 365 Licence Setup &amp; Renewal</w:t>
              </w:r>
            </w:ins>
          </w:p>
        </w:tc>
        <w:tc>
          <w:tcPr>
            <w:tcW w:w="5113" w:type="dxa"/>
            <w:tcBorders>
              <w:top w:val="nil"/>
              <w:left w:val="nil"/>
              <w:bottom w:val="single" w:sz="4" w:space="0" w:color="auto"/>
              <w:right w:val="single" w:sz="4" w:space="0" w:color="auto"/>
            </w:tcBorders>
            <w:vAlign w:val="center"/>
          </w:tcPr>
          <w:p w14:paraId="46B3A04D" w14:textId="0F1CA6FC" w:rsidR="002E38D5" w:rsidRPr="00510A4D" w:rsidRDefault="002E38D5" w:rsidP="00A63775">
            <w:pPr>
              <w:spacing w:after="0" w:line="240" w:lineRule="auto"/>
              <w:rPr>
                <w:ins w:id="3206" w:author="Author"/>
                <w:rFonts w:ascii="Calibri" w:eastAsia="Times New Roman" w:hAnsi="Calibri" w:cs="Calibri"/>
                <w:color w:val="000000"/>
                <w:sz w:val="20"/>
                <w:lang w:val="en-GB" w:eastAsia="en-GB"/>
              </w:rPr>
            </w:pPr>
            <w:ins w:id="3207" w:author="Author">
              <w:r w:rsidRPr="00510A4D">
                <w:rPr>
                  <w:rFonts w:ascii="Calibri" w:eastAsia="Times New Roman" w:hAnsi="Calibri" w:cs="Calibri"/>
                  <w:color w:val="000000"/>
                  <w:sz w:val="20"/>
                  <w:lang w:val="en-GB" w:eastAsia="en-GB"/>
                </w:rPr>
                <w:t>Initial Setup &amp; In</w:t>
              </w:r>
              <w:r>
                <w:rPr>
                  <w:rFonts w:ascii="Calibri" w:eastAsia="Times New Roman" w:hAnsi="Calibri" w:cs="Calibri"/>
                  <w:color w:val="000000"/>
                  <w:sz w:val="20"/>
                  <w:lang w:val="en-GB" w:eastAsia="en-GB"/>
                </w:rPr>
                <w:t xml:space="preserve"> c</w:t>
              </w:r>
              <w:r w:rsidRPr="00510A4D">
                <w:rPr>
                  <w:rFonts w:ascii="Calibri" w:eastAsia="Times New Roman" w:hAnsi="Calibri" w:cs="Calibri"/>
                  <w:color w:val="000000"/>
                  <w:sz w:val="20"/>
                  <w:lang w:val="en-GB" w:eastAsia="en-GB"/>
                </w:rPr>
                <w:t>ase of Failure</w:t>
              </w:r>
            </w:ins>
          </w:p>
        </w:tc>
      </w:tr>
      <w:tr w:rsidR="002E38D5" w:rsidRPr="002F3C66" w14:paraId="47D5FA5C" w14:textId="77777777" w:rsidTr="00A63775">
        <w:trPr>
          <w:trHeight w:val="333"/>
          <w:ins w:id="3208"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1031F7BD" w14:textId="77777777" w:rsidR="002E38D5" w:rsidRPr="00510A4D" w:rsidRDefault="002E38D5" w:rsidP="00A63775">
            <w:pPr>
              <w:spacing w:after="0" w:line="240" w:lineRule="auto"/>
              <w:jc w:val="center"/>
              <w:rPr>
                <w:ins w:id="3209" w:author="Author"/>
                <w:rFonts w:ascii="Calibri" w:eastAsia="Times New Roman" w:hAnsi="Calibri" w:cs="Calibri"/>
                <w:color w:val="000000"/>
                <w:sz w:val="20"/>
                <w:lang w:val="en-GB" w:eastAsia="en-GB"/>
              </w:rPr>
            </w:pPr>
            <w:ins w:id="3210" w:author="Author">
              <w:r w:rsidRPr="00510A4D">
                <w:rPr>
                  <w:rFonts w:ascii="Calibri" w:eastAsia="Times New Roman" w:hAnsi="Calibri" w:cs="Calibri"/>
                  <w:color w:val="000000"/>
                  <w:sz w:val="20"/>
                  <w:lang w:val="en-GB" w:eastAsia="en-GB"/>
                </w:rPr>
                <w:t>6</w:t>
              </w:r>
            </w:ins>
          </w:p>
        </w:tc>
        <w:tc>
          <w:tcPr>
            <w:tcW w:w="3761" w:type="dxa"/>
            <w:tcBorders>
              <w:top w:val="nil"/>
              <w:left w:val="nil"/>
              <w:bottom w:val="single" w:sz="4" w:space="0" w:color="auto"/>
              <w:right w:val="single" w:sz="4" w:space="0" w:color="auto"/>
            </w:tcBorders>
            <w:shd w:val="clear" w:color="auto" w:fill="auto"/>
            <w:noWrap/>
            <w:vAlign w:val="center"/>
            <w:hideMark/>
          </w:tcPr>
          <w:p w14:paraId="67F9CAB9" w14:textId="77777777" w:rsidR="002E38D5" w:rsidRPr="00510A4D" w:rsidRDefault="002E38D5" w:rsidP="00A63775">
            <w:pPr>
              <w:spacing w:after="0" w:line="240" w:lineRule="auto"/>
              <w:rPr>
                <w:ins w:id="3211" w:author="Author"/>
                <w:rFonts w:ascii="Calibri" w:eastAsia="Times New Roman" w:hAnsi="Calibri" w:cs="Calibri"/>
                <w:color w:val="000000"/>
                <w:sz w:val="20"/>
                <w:lang w:val="en-GB" w:eastAsia="en-GB"/>
              </w:rPr>
            </w:pPr>
            <w:ins w:id="3212" w:author="Author">
              <w:r w:rsidRPr="00510A4D">
                <w:rPr>
                  <w:rFonts w:ascii="Calibri" w:eastAsia="Times New Roman" w:hAnsi="Calibri" w:cs="Calibri"/>
                  <w:color w:val="000000"/>
                  <w:sz w:val="20"/>
                  <w:lang w:val="en-GB" w:eastAsia="en-GB"/>
                </w:rPr>
                <w:t>VM Reboot Schedule Maintenance</w:t>
              </w:r>
            </w:ins>
          </w:p>
        </w:tc>
        <w:tc>
          <w:tcPr>
            <w:tcW w:w="5113" w:type="dxa"/>
            <w:tcBorders>
              <w:top w:val="nil"/>
              <w:left w:val="nil"/>
              <w:bottom w:val="single" w:sz="4" w:space="0" w:color="auto"/>
              <w:right w:val="single" w:sz="4" w:space="0" w:color="auto"/>
            </w:tcBorders>
            <w:vAlign w:val="center"/>
          </w:tcPr>
          <w:p w14:paraId="74E31CD4" w14:textId="77777777" w:rsidR="002E38D5" w:rsidRPr="00510A4D" w:rsidRDefault="002E38D5" w:rsidP="00A63775">
            <w:pPr>
              <w:spacing w:after="0" w:line="240" w:lineRule="auto"/>
              <w:rPr>
                <w:ins w:id="3213" w:author="Author"/>
                <w:rFonts w:ascii="Calibri" w:eastAsia="Times New Roman" w:hAnsi="Calibri" w:cs="Calibri"/>
                <w:color w:val="000000"/>
                <w:sz w:val="20"/>
                <w:lang w:val="en-GB" w:eastAsia="en-GB"/>
              </w:rPr>
            </w:pPr>
            <w:ins w:id="3214" w:author="Author">
              <w:r w:rsidRPr="00510A4D">
                <w:rPr>
                  <w:rFonts w:ascii="Calibri" w:eastAsia="Times New Roman" w:hAnsi="Calibri" w:cs="Calibri"/>
                  <w:color w:val="000000"/>
                  <w:sz w:val="20"/>
                  <w:lang w:val="en-GB" w:eastAsia="en-GB"/>
                </w:rPr>
                <w:t>Monthly Once</w:t>
              </w:r>
            </w:ins>
          </w:p>
        </w:tc>
      </w:tr>
      <w:tr w:rsidR="002E38D5" w:rsidRPr="002F3C66" w14:paraId="08FEB8A4" w14:textId="77777777" w:rsidTr="00A63775">
        <w:trPr>
          <w:trHeight w:val="333"/>
          <w:ins w:id="3215"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76F2734F" w14:textId="77777777" w:rsidR="002E38D5" w:rsidRPr="00510A4D" w:rsidRDefault="002E38D5" w:rsidP="00A63775">
            <w:pPr>
              <w:spacing w:after="0" w:line="240" w:lineRule="auto"/>
              <w:jc w:val="center"/>
              <w:rPr>
                <w:ins w:id="3216" w:author="Author"/>
                <w:rFonts w:ascii="Calibri" w:eastAsia="Times New Roman" w:hAnsi="Calibri" w:cs="Calibri"/>
                <w:color w:val="000000"/>
                <w:sz w:val="20"/>
                <w:lang w:val="en-GB" w:eastAsia="en-GB"/>
              </w:rPr>
            </w:pPr>
            <w:ins w:id="3217" w:author="Author">
              <w:r w:rsidRPr="00510A4D">
                <w:rPr>
                  <w:rFonts w:ascii="Calibri" w:eastAsia="Times New Roman" w:hAnsi="Calibri" w:cs="Calibri"/>
                  <w:color w:val="000000"/>
                  <w:sz w:val="20"/>
                  <w:lang w:val="en-GB" w:eastAsia="en-GB"/>
                </w:rPr>
                <w:t>7</w:t>
              </w:r>
            </w:ins>
          </w:p>
        </w:tc>
        <w:tc>
          <w:tcPr>
            <w:tcW w:w="3761" w:type="dxa"/>
            <w:tcBorders>
              <w:top w:val="nil"/>
              <w:left w:val="nil"/>
              <w:bottom w:val="single" w:sz="4" w:space="0" w:color="auto"/>
              <w:right w:val="single" w:sz="4" w:space="0" w:color="auto"/>
            </w:tcBorders>
            <w:shd w:val="clear" w:color="auto" w:fill="auto"/>
            <w:noWrap/>
            <w:vAlign w:val="center"/>
            <w:hideMark/>
          </w:tcPr>
          <w:p w14:paraId="4E3EA060" w14:textId="77777777" w:rsidR="002E38D5" w:rsidRPr="00510A4D" w:rsidRDefault="002E38D5" w:rsidP="00A63775">
            <w:pPr>
              <w:spacing w:after="0" w:line="240" w:lineRule="auto"/>
              <w:rPr>
                <w:ins w:id="3218" w:author="Author"/>
                <w:rFonts w:ascii="Calibri" w:eastAsia="Times New Roman" w:hAnsi="Calibri" w:cs="Calibri"/>
                <w:color w:val="000000"/>
                <w:sz w:val="20"/>
                <w:lang w:val="en-GB" w:eastAsia="en-GB"/>
              </w:rPr>
            </w:pPr>
            <w:ins w:id="3219" w:author="Author">
              <w:r w:rsidRPr="00510A4D">
                <w:rPr>
                  <w:rFonts w:ascii="Calibri" w:eastAsia="Times New Roman" w:hAnsi="Calibri" w:cs="Calibri"/>
                  <w:color w:val="000000"/>
                  <w:sz w:val="20"/>
                  <w:lang w:val="en-GB" w:eastAsia="en-GB"/>
                </w:rPr>
                <w:t>IE &amp; Java compatibility setup</w:t>
              </w:r>
            </w:ins>
          </w:p>
        </w:tc>
        <w:tc>
          <w:tcPr>
            <w:tcW w:w="5113" w:type="dxa"/>
            <w:tcBorders>
              <w:top w:val="nil"/>
              <w:left w:val="nil"/>
              <w:bottom w:val="single" w:sz="4" w:space="0" w:color="auto"/>
              <w:right w:val="single" w:sz="4" w:space="0" w:color="auto"/>
            </w:tcBorders>
            <w:vAlign w:val="center"/>
          </w:tcPr>
          <w:p w14:paraId="539B5452" w14:textId="3871CFAB" w:rsidR="002E38D5" w:rsidRPr="00510A4D" w:rsidRDefault="002E38D5" w:rsidP="00A63775">
            <w:pPr>
              <w:spacing w:after="0" w:line="240" w:lineRule="auto"/>
              <w:rPr>
                <w:ins w:id="3220" w:author="Author"/>
                <w:rFonts w:ascii="Calibri" w:eastAsia="Times New Roman" w:hAnsi="Calibri" w:cs="Calibri"/>
                <w:color w:val="000000"/>
                <w:sz w:val="20"/>
                <w:lang w:val="en-GB" w:eastAsia="en-GB"/>
              </w:rPr>
            </w:pPr>
            <w:ins w:id="3221" w:author="Author">
              <w:r>
                <w:rPr>
                  <w:rFonts w:ascii="Calibri" w:eastAsia="Times New Roman" w:hAnsi="Calibri" w:cs="Calibri"/>
                  <w:color w:val="000000"/>
                  <w:sz w:val="20"/>
                  <w:lang w:val="en-GB" w:eastAsia="en-GB"/>
                </w:rPr>
                <w:t>N/A</w:t>
              </w:r>
            </w:ins>
          </w:p>
        </w:tc>
      </w:tr>
      <w:tr w:rsidR="002E38D5" w:rsidRPr="002F3C66" w14:paraId="2AEBE8E7" w14:textId="77777777" w:rsidTr="00A63775">
        <w:trPr>
          <w:trHeight w:val="333"/>
          <w:ins w:id="3222"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2EFE1FCE" w14:textId="77777777" w:rsidR="002E38D5" w:rsidRPr="00510A4D" w:rsidRDefault="002E38D5" w:rsidP="00A63775">
            <w:pPr>
              <w:spacing w:after="0" w:line="240" w:lineRule="auto"/>
              <w:jc w:val="center"/>
              <w:rPr>
                <w:ins w:id="3223" w:author="Author"/>
                <w:rFonts w:ascii="Calibri" w:eastAsia="Times New Roman" w:hAnsi="Calibri" w:cs="Calibri"/>
                <w:color w:val="000000"/>
                <w:sz w:val="20"/>
                <w:lang w:val="en-GB" w:eastAsia="en-GB"/>
              </w:rPr>
            </w:pPr>
            <w:ins w:id="3224" w:author="Author">
              <w:r w:rsidRPr="00510A4D">
                <w:rPr>
                  <w:rFonts w:ascii="Calibri" w:eastAsia="Times New Roman" w:hAnsi="Calibri" w:cs="Calibri"/>
                  <w:color w:val="000000"/>
                  <w:sz w:val="20"/>
                  <w:lang w:val="en-GB" w:eastAsia="en-GB"/>
                </w:rPr>
                <w:t>8</w:t>
              </w:r>
            </w:ins>
          </w:p>
        </w:tc>
        <w:tc>
          <w:tcPr>
            <w:tcW w:w="3761" w:type="dxa"/>
            <w:tcBorders>
              <w:top w:val="nil"/>
              <w:left w:val="nil"/>
              <w:bottom w:val="single" w:sz="4" w:space="0" w:color="auto"/>
              <w:right w:val="single" w:sz="4" w:space="0" w:color="auto"/>
            </w:tcBorders>
            <w:shd w:val="clear" w:color="auto" w:fill="auto"/>
            <w:noWrap/>
            <w:vAlign w:val="center"/>
            <w:hideMark/>
          </w:tcPr>
          <w:p w14:paraId="6616EC76" w14:textId="77777777" w:rsidR="002E38D5" w:rsidRPr="00510A4D" w:rsidRDefault="002E38D5" w:rsidP="00A63775">
            <w:pPr>
              <w:spacing w:after="0" w:line="240" w:lineRule="auto"/>
              <w:rPr>
                <w:ins w:id="3225" w:author="Author"/>
                <w:rFonts w:ascii="Calibri" w:eastAsia="Times New Roman" w:hAnsi="Calibri" w:cs="Calibri"/>
                <w:color w:val="000000"/>
                <w:sz w:val="20"/>
                <w:lang w:val="en-GB" w:eastAsia="en-GB"/>
              </w:rPr>
            </w:pPr>
            <w:ins w:id="3226" w:author="Author">
              <w:r w:rsidRPr="00510A4D">
                <w:rPr>
                  <w:rFonts w:ascii="Calibri" w:eastAsia="Times New Roman" w:hAnsi="Calibri" w:cs="Calibri"/>
                  <w:color w:val="000000"/>
                  <w:sz w:val="20"/>
                  <w:lang w:val="en-GB" w:eastAsia="en-GB"/>
                </w:rPr>
                <w:t>MS Access Engine 2007 Setup</w:t>
              </w:r>
            </w:ins>
          </w:p>
        </w:tc>
        <w:tc>
          <w:tcPr>
            <w:tcW w:w="5113" w:type="dxa"/>
            <w:tcBorders>
              <w:top w:val="nil"/>
              <w:left w:val="nil"/>
              <w:bottom w:val="single" w:sz="4" w:space="0" w:color="auto"/>
              <w:right w:val="single" w:sz="4" w:space="0" w:color="auto"/>
            </w:tcBorders>
            <w:vAlign w:val="center"/>
          </w:tcPr>
          <w:p w14:paraId="187A67C6" w14:textId="4FB97497" w:rsidR="002E38D5" w:rsidRPr="00510A4D" w:rsidRDefault="002E38D5" w:rsidP="00A63775">
            <w:pPr>
              <w:spacing w:after="0" w:line="240" w:lineRule="auto"/>
              <w:rPr>
                <w:ins w:id="3227" w:author="Author"/>
                <w:rFonts w:ascii="Calibri" w:eastAsia="Times New Roman" w:hAnsi="Calibri" w:cs="Calibri"/>
                <w:color w:val="000000"/>
                <w:sz w:val="20"/>
                <w:lang w:val="en-GB" w:eastAsia="en-GB"/>
              </w:rPr>
            </w:pPr>
            <w:ins w:id="3228" w:author="Author">
              <w:r>
                <w:rPr>
                  <w:rFonts w:ascii="Calibri" w:eastAsia="Times New Roman" w:hAnsi="Calibri" w:cs="Calibri"/>
                  <w:color w:val="000000"/>
                  <w:sz w:val="20"/>
                  <w:lang w:val="en-GB" w:eastAsia="en-GB"/>
                </w:rPr>
                <w:t>N/A</w:t>
              </w:r>
            </w:ins>
          </w:p>
        </w:tc>
      </w:tr>
      <w:tr w:rsidR="002E38D5" w:rsidRPr="002F3C66" w14:paraId="53FACCDC" w14:textId="77777777" w:rsidTr="00A63775">
        <w:trPr>
          <w:trHeight w:val="333"/>
          <w:ins w:id="3229"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3752B4D1" w14:textId="77777777" w:rsidR="002E38D5" w:rsidRPr="00510A4D" w:rsidRDefault="002E38D5" w:rsidP="00A63775">
            <w:pPr>
              <w:spacing w:after="0" w:line="240" w:lineRule="auto"/>
              <w:jc w:val="center"/>
              <w:rPr>
                <w:ins w:id="3230" w:author="Author"/>
                <w:rFonts w:ascii="Calibri" w:eastAsia="Times New Roman" w:hAnsi="Calibri" w:cs="Calibri"/>
                <w:color w:val="000000"/>
                <w:sz w:val="20"/>
                <w:lang w:val="en-GB" w:eastAsia="en-GB"/>
              </w:rPr>
            </w:pPr>
            <w:ins w:id="3231" w:author="Author">
              <w:r w:rsidRPr="00510A4D">
                <w:rPr>
                  <w:rFonts w:ascii="Calibri" w:eastAsia="Times New Roman" w:hAnsi="Calibri" w:cs="Calibri"/>
                  <w:color w:val="000000"/>
                  <w:sz w:val="20"/>
                  <w:lang w:val="en-GB" w:eastAsia="en-GB"/>
                </w:rPr>
                <w:t>9</w:t>
              </w:r>
            </w:ins>
          </w:p>
        </w:tc>
        <w:tc>
          <w:tcPr>
            <w:tcW w:w="3761" w:type="dxa"/>
            <w:tcBorders>
              <w:top w:val="nil"/>
              <w:left w:val="nil"/>
              <w:bottom w:val="single" w:sz="4" w:space="0" w:color="auto"/>
              <w:right w:val="single" w:sz="4" w:space="0" w:color="auto"/>
            </w:tcBorders>
            <w:shd w:val="clear" w:color="auto" w:fill="auto"/>
            <w:noWrap/>
            <w:vAlign w:val="center"/>
            <w:hideMark/>
          </w:tcPr>
          <w:p w14:paraId="7AEF9A07" w14:textId="77777777" w:rsidR="002E38D5" w:rsidRPr="00510A4D" w:rsidRDefault="002E38D5" w:rsidP="00A63775">
            <w:pPr>
              <w:spacing w:after="0" w:line="240" w:lineRule="auto"/>
              <w:rPr>
                <w:ins w:id="3232" w:author="Author"/>
                <w:rFonts w:ascii="Calibri" w:eastAsia="Times New Roman" w:hAnsi="Calibri" w:cs="Calibri"/>
                <w:color w:val="000000"/>
                <w:sz w:val="20"/>
                <w:lang w:val="en-GB" w:eastAsia="en-GB"/>
              </w:rPr>
            </w:pPr>
            <w:ins w:id="3233" w:author="Author">
              <w:r w:rsidRPr="00510A4D">
                <w:rPr>
                  <w:rFonts w:ascii="Calibri" w:eastAsia="Times New Roman" w:hAnsi="Calibri" w:cs="Calibri"/>
                  <w:color w:val="000000"/>
                  <w:sz w:val="20"/>
                  <w:lang w:val="en-GB" w:eastAsia="en-GB"/>
                </w:rPr>
                <w:t>Script Repository Maintenance [Bit Bucket]</w:t>
              </w:r>
            </w:ins>
          </w:p>
        </w:tc>
        <w:tc>
          <w:tcPr>
            <w:tcW w:w="5113" w:type="dxa"/>
            <w:tcBorders>
              <w:top w:val="nil"/>
              <w:left w:val="nil"/>
              <w:bottom w:val="single" w:sz="4" w:space="0" w:color="auto"/>
              <w:right w:val="single" w:sz="4" w:space="0" w:color="auto"/>
            </w:tcBorders>
            <w:vAlign w:val="center"/>
          </w:tcPr>
          <w:p w14:paraId="54F4F228" w14:textId="77777777" w:rsidR="002E38D5" w:rsidRPr="00510A4D" w:rsidRDefault="002E38D5" w:rsidP="00A63775">
            <w:pPr>
              <w:spacing w:after="0" w:line="240" w:lineRule="auto"/>
              <w:rPr>
                <w:ins w:id="3234" w:author="Author"/>
                <w:rFonts w:ascii="Calibri" w:eastAsia="Times New Roman" w:hAnsi="Calibri" w:cs="Calibri"/>
                <w:color w:val="000000"/>
                <w:sz w:val="20"/>
                <w:lang w:val="en-GB" w:eastAsia="en-GB"/>
              </w:rPr>
            </w:pPr>
            <w:ins w:id="3235" w:author="Author">
              <w:r w:rsidRPr="00510A4D">
                <w:rPr>
                  <w:rFonts w:ascii="Calibri" w:eastAsia="Times New Roman" w:hAnsi="Calibri" w:cs="Calibri"/>
                  <w:color w:val="000000"/>
                  <w:sz w:val="20"/>
                  <w:lang w:val="en-GB" w:eastAsia="en-GB"/>
                </w:rPr>
                <w:t>At Every CHG in Prod for Code alone</w:t>
              </w:r>
            </w:ins>
          </w:p>
        </w:tc>
      </w:tr>
      <w:tr w:rsidR="002E38D5" w:rsidRPr="002F3C66" w14:paraId="1796FEEB" w14:textId="77777777" w:rsidTr="00A63775">
        <w:trPr>
          <w:trHeight w:val="333"/>
          <w:ins w:id="3236"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5791F614" w14:textId="77777777" w:rsidR="002E38D5" w:rsidRPr="00510A4D" w:rsidRDefault="002E38D5" w:rsidP="00A63775">
            <w:pPr>
              <w:spacing w:after="0" w:line="240" w:lineRule="auto"/>
              <w:jc w:val="center"/>
              <w:rPr>
                <w:ins w:id="3237" w:author="Author"/>
                <w:rFonts w:ascii="Calibri" w:eastAsia="Times New Roman" w:hAnsi="Calibri" w:cs="Calibri"/>
                <w:color w:val="000000"/>
                <w:sz w:val="20"/>
                <w:lang w:val="en-GB" w:eastAsia="en-GB"/>
              </w:rPr>
            </w:pPr>
            <w:ins w:id="3238" w:author="Author">
              <w:r w:rsidRPr="00510A4D">
                <w:rPr>
                  <w:rFonts w:ascii="Calibri" w:eastAsia="Times New Roman" w:hAnsi="Calibri" w:cs="Calibri"/>
                  <w:color w:val="000000"/>
                  <w:sz w:val="20"/>
                  <w:lang w:val="en-GB" w:eastAsia="en-GB"/>
                </w:rPr>
                <w:t>10</w:t>
              </w:r>
            </w:ins>
          </w:p>
        </w:tc>
        <w:tc>
          <w:tcPr>
            <w:tcW w:w="3761" w:type="dxa"/>
            <w:tcBorders>
              <w:top w:val="nil"/>
              <w:left w:val="nil"/>
              <w:bottom w:val="single" w:sz="4" w:space="0" w:color="auto"/>
              <w:right w:val="single" w:sz="4" w:space="0" w:color="auto"/>
            </w:tcBorders>
            <w:shd w:val="clear" w:color="auto" w:fill="auto"/>
            <w:noWrap/>
            <w:vAlign w:val="center"/>
            <w:hideMark/>
          </w:tcPr>
          <w:p w14:paraId="159A3529" w14:textId="77777777" w:rsidR="002E38D5" w:rsidRPr="00510A4D" w:rsidRDefault="002E38D5" w:rsidP="00A63775">
            <w:pPr>
              <w:spacing w:after="0" w:line="240" w:lineRule="auto"/>
              <w:rPr>
                <w:ins w:id="3239" w:author="Author"/>
                <w:rFonts w:ascii="Calibri" w:eastAsia="Times New Roman" w:hAnsi="Calibri" w:cs="Calibri"/>
                <w:color w:val="000000"/>
                <w:sz w:val="20"/>
                <w:lang w:val="en-GB" w:eastAsia="en-GB"/>
              </w:rPr>
            </w:pPr>
            <w:ins w:id="3240" w:author="Author">
              <w:r w:rsidRPr="00510A4D">
                <w:rPr>
                  <w:rFonts w:ascii="Calibri" w:eastAsia="Times New Roman" w:hAnsi="Calibri" w:cs="Calibri"/>
                  <w:color w:val="000000"/>
                  <w:sz w:val="20"/>
                  <w:lang w:val="en-GB" w:eastAsia="en-GB"/>
                </w:rPr>
                <w:t>Dot Net Framework 4.5</w:t>
              </w:r>
            </w:ins>
          </w:p>
        </w:tc>
        <w:tc>
          <w:tcPr>
            <w:tcW w:w="5113" w:type="dxa"/>
            <w:tcBorders>
              <w:top w:val="nil"/>
              <w:left w:val="nil"/>
              <w:bottom w:val="single" w:sz="4" w:space="0" w:color="auto"/>
              <w:right w:val="single" w:sz="4" w:space="0" w:color="auto"/>
            </w:tcBorders>
            <w:vAlign w:val="center"/>
          </w:tcPr>
          <w:p w14:paraId="57F61BD7" w14:textId="5531C0AE" w:rsidR="002E38D5" w:rsidRPr="00510A4D" w:rsidRDefault="00887C9E" w:rsidP="00A63775">
            <w:pPr>
              <w:spacing w:after="0" w:line="240" w:lineRule="auto"/>
              <w:rPr>
                <w:ins w:id="3241" w:author="Author"/>
                <w:rFonts w:ascii="Calibri" w:eastAsia="Times New Roman" w:hAnsi="Calibri" w:cs="Calibri"/>
                <w:color w:val="000000"/>
                <w:sz w:val="20"/>
                <w:lang w:val="en-GB" w:eastAsia="en-GB"/>
              </w:rPr>
            </w:pPr>
            <w:ins w:id="3242" w:author="Author">
              <w:r>
                <w:rPr>
                  <w:rFonts w:ascii="Calibri" w:eastAsia="Times New Roman" w:hAnsi="Calibri" w:cs="Calibri"/>
                  <w:color w:val="000000"/>
                  <w:sz w:val="20"/>
                  <w:lang w:val="en-GB" w:eastAsia="en-GB"/>
                </w:rPr>
                <w:t>N/A</w:t>
              </w:r>
              <w:del w:id="3243" w:author="Author">
                <w:r w:rsidR="002E38D5" w:rsidRPr="00510A4D" w:rsidDel="00887C9E">
                  <w:rPr>
                    <w:rFonts w:ascii="Calibri" w:eastAsia="Times New Roman" w:hAnsi="Calibri" w:cs="Calibri"/>
                    <w:color w:val="000000"/>
                    <w:sz w:val="20"/>
                    <w:lang w:val="en-GB" w:eastAsia="en-GB"/>
                  </w:rPr>
                  <w:delText>At initial setup to Build of VM</w:delText>
                </w:r>
              </w:del>
            </w:ins>
          </w:p>
        </w:tc>
      </w:tr>
      <w:tr w:rsidR="002E38D5" w:rsidRPr="002F3C66" w14:paraId="3993D5DE" w14:textId="77777777" w:rsidTr="00A63775">
        <w:trPr>
          <w:trHeight w:val="333"/>
          <w:ins w:id="3244"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16BE41DC" w14:textId="77777777" w:rsidR="002E38D5" w:rsidRPr="00510A4D" w:rsidRDefault="002E38D5" w:rsidP="00A63775">
            <w:pPr>
              <w:spacing w:after="0" w:line="240" w:lineRule="auto"/>
              <w:jc w:val="center"/>
              <w:rPr>
                <w:ins w:id="3245" w:author="Author"/>
                <w:rFonts w:ascii="Calibri" w:eastAsia="Times New Roman" w:hAnsi="Calibri" w:cs="Calibri"/>
                <w:color w:val="000000"/>
                <w:sz w:val="20"/>
                <w:lang w:val="en-GB" w:eastAsia="en-GB"/>
              </w:rPr>
            </w:pPr>
            <w:ins w:id="3246" w:author="Author">
              <w:r w:rsidRPr="00510A4D">
                <w:rPr>
                  <w:rFonts w:ascii="Calibri" w:eastAsia="Times New Roman" w:hAnsi="Calibri" w:cs="Calibri"/>
                  <w:color w:val="000000"/>
                  <w:sz w:val="20"/>
                  <w:lang w:val="en-GB" w:eastAsia="en-GB"/>
                </w:rPr>
                <w:t>11</w:t>
              </w:r>
            </w:ins>
          </w:p>
        </w:tc>
        <w:tc>
          <w:tcPr>
            <w:tcW w:w="3761" w:type="dxa"/>
            <w:tcBorders>
              <w:top w:val="nil"/>
              <w:left w:val="nil"/>
              <w:bottom w:val="single" w:sz="4" w:space="0" w:color="auto"/>
              <w:right w:val="single" w:sz="4" w:space="0" w:color="auto"/>
            </w:tcBorders>
            <w:shd w:val="clear" w:color="auto" w:fill="auto"/>
            <w:noWrap/>
            <w:vAlign w:val="center"/>
            <w:hideMark/>
          </w:tcPr>
          <w:p w14:paraId="1BF14926" w14:textId="77777777" w:rsidR="002E38D5" w:rsidRPr="00510A4D" w:rsidRDefault="002E38D5" w:rsidP="00A63775">
            <w:pPr>
              <w:spacing w:after="0" w:line="240" w:lineRule="auto"/>
              <w:rPr>
                <w:ins w:id="3247" w:author="Author"/>
                <w:rFonts w:ascii="Calibri" w:eastAsia="Times New Roman" w:hAnsi="Calibri" w:cs="Calibri"/>
                <w:color w:val="000000"/>
                <w:sz w:val="20"/>
                <w:lang w:val="en-GB" w:eastAsia="en-GB"/>
              </w:rPr>
            </w:pPr>
            <w:ins w:id="3248" w:author="Author">
              <w:r w:rsidRPr="00510A4D">
                <w:rPr>
                  <w:rFonts w:ascii="Calibri" w:eastAsia="Times New Roman" w:hAnsi="Calibri" w:cs="Calibri"/>
                  <w:color w:val="000000"/>
                  <w:sz w:val="20"/>
                  <w:lang w:val="en-GB" w:eastAsia="en-GB"/>
                </w:rPr>
                <w:t>Shared Network Drive</w:t>
              </w:r>
            </w:ins>
          </w:p>
        </w:tc>
        <w:tc>
          <w:tcPr>
            <w:tcW w:w="5113" w:type="dxa"/>
            <w:tcBorders>
              <w:top w:val="nil"/>
              <w:left w:val="nil"/>
              <w:bottom w:val="single" w:sz="4" w:space="0" w:color="auto"/>
              <w:right w:val="single" w:sz="4" w:space="0" w:color="auto"/>
            </w:tcBorders>
            <w:vAlign w:val="center"/>
          </w:tcPr>
          <w:p w14:paraId="12900170" w14:textId="77777777" w:rsidR="002E38D5" w:rsidRPr="00510A4D" w:rsidRDefault="002E38D5" w:rsidP="00A63775">
            <w:pPr>
              <w:spacing w:after="0" w:line="240" w:lineRule="auto"/>
              <w:rPr>
                <w:ins w:id="3249" w:author="Author"/>
                <w:rFonts w:ascii="Calibri" w:eastAsia="Times New Roman" w:hAnsi="Calibri" w:cs="Calibri"/>
                <w:color w:val="000000"/>
                <w:sz w:val="20"/>
                <w:lang w:val="en-GB" w:eastAsia="en-GB"/>
              </w:rPr>
            </w:pPr>
            <w:ins w:id="3250" w:author="Author">
              <w:r w:rsidRPr="00510A4D">
                <w:rPr>
                  <w:rFonts w:ascii="Calibri" w:eastAsia="Times New Roman" w:hAnsi="Calibri" w:cs="Calibri"/>
                  <w:color w:val="000000"/>
                  <w:sz w:val="20"/>
                  <w:lang w:val="en-GB" w:eastAsia="en-GB"/>
                </w:rPr>
                <w:t>At initial setup to Build of VM</w:t>
              </w:r>
            </w:ins>
          </w:p>
        </w:tc>
      </w:tr>
      <w:tr w:rsidR="002E38D5" w:rsidRPr="002F3C66" w14:paraId="25065BA0" w14:textId="77777777" w:rsidTr="00A63775">
        <w:trPr>
          <w:trHeight w:val="333"/>
          <w:ins w:id="3251" w:author="Author"/>
        </w:trPr>
        <w:tc>
          <w:tcPr>
            <w:tcW w:w="912" w:type="dxa"/>
            <w:tcBorders>
              <w:top w:val="nil"/>
              <w:left w:val="single" w:sz="4" w:space="0" w:color="auto"/>
              <w:bottom w:val="single" w:sz="4" w:space="0" w:color="auto"/>
              <w:right w:val="single" w:sz="4" w:space="0" w:color="auto"/>
            </w:tcBorders>
            <w:shd w:val="clear" w:color="auto" w:fill="auto"/>
            <w:noWrap/>
            <w:vAlign w:val="center"/>
            <w:hideMark/>
          </w:tcPr>
          <w:p w14:paraId="7780779E" w14:textId="77777777" w:rsidR="002E38D5" w:rsidRPr="00510A4D" w:rsidRDefault="002E38D5" w:rsidP="00A63775">
            <w:pPr>
              <w:spacing w:after="0" w:line="240" w:lineRule="auto"/>
              <w:jc w:val="center"/>
              <w:rPr>
                <w:ins w:id="3252" w:author="Author"/>
                <w:rFonts w:ascii="Calibri" w:eastAsia="Times New Roman" w:hAnsi="Calibri" w:cs="Calibri"/>
                <w:color w:val="000000"/>
                <w:sz w:val="20"/>
                <w:lang w:val="en-GB" w:eastAsia="en-GB"/>
              </w:rPr>
            </w:pPr>
            <w:ins w:id="3253" w:author="Author">
              <w:r w:rsidRPr="00510A4D">
                <w:rPr>
                  <w:rFonts w:ascii="Calibri" w:eastAsia="Times New Roman" w:hAnsi="Calibri" w:cs="Calibri"/>
                  <w:color w:val="000000"/>
                  <w:sz w:val="20"/>
                  <w:lang w:val="en-GB" w:eastAsia="en-GB"/>
                </w:rPr>
                <w:t>12</w:t>
              </w:r>
            </w:ins>
          </w:p>
        </w:tc>
        <w:tc>
          <w:tcPr>
            <w:tcW w:w="3761" w:type="dxa"/>
            <w:tcBorders>
              <w:top w:val="nil"/>
              <w:left w:val="nil"/>
              <w:bottom w:val="single" w:sz="4" w:space="0" w:color="auto"/>
              <w:right w:val="single" w:sz="4" w:space="0" w:color="auto"/>
            </w:tcBorders>
            <w:shd w:val="clear" w:color="auto" w:fill="auto"/>
            <w:noWrap/>
            <w:vAlign w:val="center"/>
            <w:hideMark/>
          </w:tcPr>
          <w:p w14:paraId="1679DDAA" w14:textId="77777777" w:rsidR="002E38D5" w:rsidRPr="00510A4D" w:rsidRDefault="002E38D5" w:rsidP="00A63775">
            <w:pPr>
              <w:spacing w:after="0" w:line="240" w:lineRule="auto"/>
              <w:rPr>
                <w:ins w:id="3254" w:author="Author"/>
                <w:rFonts w:ascii="Calibri" w:eastAsia="Times New Roman" w:hAnsi="Calibri" w:cs="Calibri"/>
                <w:color w:val="000000"/>
                <w:sz w:val="20"/>
                <w:lang w:val="en-GB" w:eastAsia="en-GB"/>
              </w:rPr>
            </w:pPr>
            <w:ins w:id="3255" w:author="Author">
              <w:r w:rsidRPr="00510A4D">
                <w:rPr>
                  <w:rFonts w:ascii="Calibri" w:eastAsia="Times New Roman" w:hAnsi="Calibri" w:cs="Calibri"/>
                  <w:color w:val="000000"/>
                  <w:sz w:val="20"/>
                  <w:lang w:val="en-GB" w:eastAsia="en-GB"/>
                </w:rPr>
                <w:t>Shared Mailbox Access</w:t>
              </w:r>
            </w:ins>
          </w:p>
        </w:tc>
        <w:tc>
          <w:tcPr>
            <w:tcW w:w="5113" w:type="dxa"/>
            <w:tcBorders>
              <w:top w:val="nil"/>
              <w:left w:val="nil"/>
              <w:bottom w:val="single" w:sz="4" w:space="0" w:color="auto"/>
              <w:right w:val="single" w:sz="4" w:space="0" w:color="auto"/>
            </w:tcBorders>
            <w:vAlign w:val="center"/>
          </w:tcPr>
          <w:p w14:paraId="5C398092" w14:textId="1FA92C75" w:rsidR="002E38D5" w:rsidRPr="00510A4D" w:rsidRDefault="00887C9E" w:rsidP="00A63775">
            <w:pPr>
              <w:spacing w:after="0" w:line="240" w:lineRule="auto"/>
              <w:rPr>
                <w:ins w:id="3256" w:author="Author"/>
                <w:rFonts w:ascii="Calibri" w:eastAsia="Times New Roman" w:hAnsi="Calibri" w:cs="Calibri"/>
                <w:color w:val="000000"/>
                <w:sz w:val="20"/>
                <w:lang w:val="en-GB" w:eastAsia="en-GB"/>
              </w:rPr>
            </w:pPr>
            <w:ins w:id="3257" w:author="Author">
              <w:r>
                <w:rPr>
                  <w:rFonts w:ascii="Calibri" w:eastAsia="Times New Roman" w:hAnsi="Calibri" w:cs="Calibri"/>
                  <w:color w:val="000000"/>
                  <w:sz w:val="20"/>
                  <w:lang w:val="en-GB" w:eastAsia="en-GB"/>
                </w:rPr>
                <w:t>N/A</w:t>
              </w:r>
              <w:del w:id="3258" w:author="Author">
                <w:r w:rsidR="002E38D5" w:rsidRPr="00510A4D" w:rsidDel="00887C9E">
                  <w:rPr>
                    <w:rFonts w:ascii="Calibri" w:eastAsia="Times New Roman" w:hAnsi="Calibri" w:cs="Calibri"/>
                    <w:color w:val="000000"/>
                    <w:sz w:val="20"/>
                    <w:lang w:val="en-GB" w:eastAsia="en-GB"/>
                  </w:rPr>
                  <w:delText>At initial setup to Build of VM</w:delText>
                </w:r>
              </w:del>
            </w:ins>
          </w:p>
        </w:tc>
      </w:tr>
    </w:tbl>
    <w:p w14:paraId="7FF5C2E4" w14:textId="77777777" w:rsidR="002E38D5" w:rsidDel="001E6685" w:rsidRDefault="002E38D5" w:rsidP="002E38D5">
      <w:pPr>
        <w:rPr>
          <w:ins w:id="3259" w:author="Author"/>
          <w:del w:id="3260" w:author="Author"/>
          <w:lang w:val="en-US"/>
        </w:rPr>
      </w:pPr>
    </w:p>
    <w:p w14:paraId="1242A6C2" w14:textId="77777777" w:rsidR="002E38D5" w:rsidDel="001E6685" w:rsidRDefault="002E38D5" w:rsidP="002E38D5">
      <w:pPr>
        <w:rPr>
          <w:ins w:id="3261" w:author="Author"/>
          <w:del w:id="3262" w:author="Author"/>
          <w:lang w:val="en-US"/>
        </w:rPr>
      </w:pPr>
    </w:p>
    <w:p w14:paraId="220412C1" w14:textId="77777777" w:rsidR="002E38D5" w:rsidDel="001E6685" w:rsidRDefault="002E38D5" w:rsidP="002E38D5">
      <w:pPr>
        <w:rPr>
          <w:ins w:id="3263" w:author="Author"/>
          <w:del w:id="3264" w:author="Author"/>
          <w:lang w:val="en-US"/>
        </w:rPr>
      </w:pPr>
    </w:p>
    <w:p w14:paraId="11504B63" w14:textId="77777777" w:rsidR="002E38D5" w:rsidDel="001E6685" w:rsidRDefault="002E38D5" w:rsidP="002E38D5">
      <w:pPr>
        <w:rPr>
          <w:ins w:id="3265" w:author="Author"/>
          <w:del w:id="3266" w:author="Author"/>
          <w:lang w:val="en-US"/>
        </w:rPr>
      </w:pPr>
    </w:p>
    <w:p w14:paraId="5068BD33" w14:textId="77777777" w:rsidR="002E38D5" w:rsidDel="001E6685" w:rsidRDefault="002E38D5" w:rsidP="002E38D5">
      <w:pPr>
        <w:rPr>
          <w:ins w:id="3267" w:author="Author"/>
          <w:del w:id="3268" w:author="Author"/>
          <w:lang w:val="en-US"/>
        </w:rPr>
      </w:pPr>
    </w:p>
    <w:p w14:paraId="5D2F3C1F" w14:textId="77777777" w:rsidR="002E38D5" w:rsidRDefault="002E38D5" w:rsidP="002E38D5">
      <w:pPr>
        <w:rPr>
          <w:ins w:id="3269" w:author="Author"/>
          <w:lang w:val="en-US"/>
        </w:rPr>
      </w:pPr>
    </w:p>
    <w:p w14:paraId="78224EFE" w14:textId="77777777" w:rsidR="002E38D5" w:rsidRDefault="002E38D5" w:rsidP="002E38D5">
      <w:pPr>
        <w:rPr>
          <w:ins w:id="3270" w:author="Author"/>
          <w:lang w:val="en-US"/>
        </w:rPr>
      </w:pPr>
    </w:p>
    <w:p w14:paraId="573D6F64" w14:textId="77777777" w:rsidR="002E38D5" w:rsidRPr="00D37041" w:rsidRDefault="002E38D5" w:rsidP="002E38D5">
      <w:pPr>
        <w:pStyle w:val="Heading1"/>
        <w:rPr>
          <w:ins w:id="3271" w:author="Author"/>
          <w:rFonts w:cs="Arial"/>
          <w:lang w:val="en-US"/>
        </w:rPr>
      </w:pPr>
      <w:bookmarkStart w:id="3272" w:name="_Toc15400056"/>
      <w:bookmarkStart w:id="3273" w:name="_Toc17306914"/>
      <w:ins w:id="3274" w:author="Author">
        <w:r w:rsidRPr="00D37041">
          <w:rPr>
            <w:rFonts w:cs="Arial"/>
            <w:lang w:val="en-US"/>
          </w:rPr>
          <w:t>i. Business Glossary</w:t>
        </w:r>
        <w:bookmarkEnd w:id="3272"/>
        <w:bookmarkEnd w:id="3273"/>
      </w:ins>
    </w:p>
    <w:p w14:paraId="6AE738C0" w14:textId="77777777" w:rsidR="002E38D5" w:rsidRPr="00D37041" w:rsidRDefault="002E38D5" w:rsidP="002E38D5">
      <w:pPr>
        <w:rPr>
          <w:ins w:id="3275" w:author="Author"/>
          <w:rFonts w:cs="Arial"/>
          <w:lang w:val="en-US"/>
        </w:rPr>
      </w:pPr>
      <w:ins w:id="3276" w:author="Author">
        <w:r w:rsidRPr="00D37041">
          <w:rPr>
            <w:rFonts w:cs="Arial"/>
            <w:lang w:val="en-US"/>
          </w:rPr>
          <w:t>Acronyms and terms used throughout this document are described below.</w:t>
        </w:r>
      </w:ins>
    </w:p>
    <w:tbl>
      <w:tblPr>
        <w:tblStyle w:val="ListTable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5"/>
        <w:gridCol w:w="2095"/>
        <w:gridCol w:w="3114"/>
      </w:tblGrid>
      <w:tr w:rsidR="002E38D5" w:rsidRPr="00D37041" w14:paraId="6AB90855" w14:textId="77777777" w:rsidTr="00A63775">
        <w:trPr>
          <w:cnfStyle w:val="100000000000" w:firstRow="1" w:lastRow="0" w:firstColumn="0" w:lastColumn="0" w:oddVBand="0" w:evenVBand="0" w:oddHBand="0" w:evenHBand="0" w:firstRowFirstColumn="0" w:firstRowLastColumn="0" w:lastRowFirstColumn="0" w:lastRowLastColumn="0"/>
          <w:trHeight w:val="246"/>
          <w:ins w:id="3277" w:author="Author"/>
        </w:trPr>
        <w:tc>
          <w:tcPr>
            <w:cnfStyle w:val="001000000100" w:firstRow="0" w:lastRow="0" w:firstColumn="1" w:lastColumn="0" w:oddVBand="0" w:evenVBand="0" w:oddHBand="0" w:evenHBand="0" w:firstRowFirstColumn="1" w:firstRowLastColumn="0" w:lastRowFirstColumn="0" w:lastRowLastColumn="0"/>
            <w:tcW w:w="1465" w:type="dxa"/>
            <w:tcBorders>
              <w:bottom w:val="none" w:sz="0" w:space="0" w:color="auto"/>
              <w:right w:val="none" w:sz="0" w:space="0" w:color="auto"/>
            </w:tcBorders>
            <w:shd w:val="clear" w:color="auto" w:fill="A6A6A6" w:themeFill="background1" w:themeFillShade="A6"/>
          </w:tcPr>
          <w:p w14:paraId="43790D65" w14:textId="77777777" w:rsidR="002E38D5" w:rsidRPr="002F3C66" w:rsidRDefault="002E38D5" w:rsidP="00A63775">
            <w:pPr>
              <w:tabs>
                <w:tab w:val="center" w:pos="1236"/>
              </w:tabs>
              <w:jc w:val="center"/>
              <w:rPr>
                <w:ins w:id="3278" w:author="Author"/>
                <w:rFonts w:cs="Arial"/>
                <w:color w:val="auto"/>
                <w:lang w:val="en-US"/>
              </w:rPr>
            </w:pPr>
            <w:ins w:id="3279" w:author="Author">
              <w:r w:rsidRPr="002F3C66">
                <w:rPr>
                  <w:rFonts w:cs="Arial"/>
                  <w:color w:val="auto"/>
                  <w:lang w:val="en-US"/>
                </w:rPr>
                <w:t>Acronym or Term</w:t>
              </w:r>
            </w:ins>
          </w:p>
        </w:tc>
        <w:tc>
          <w:tcPr>
            <w:tcW w:w="2095" w:type="dxa"/>
            <w:shd w:val="clear" w:color="auto" w:fill="A6A6A6" w:themeFill="background1" w:themeFillShade="A6"/>
          </w:tcPr>
          <w:p w14:paraId="1603A80C" w14:textId="77777777" w:rsidR="002E38D5" w:rsidRPr="002F3C66" w:rsidRDefault="002E38D5" w:rsidP="00A63775">
            <w:pPr>
              <w:jc w:val="center"/>
              <w:cnfStyle w:val="100000000000" w:firstRow="1" w:lastRow="0" w:firstColumn="0" w:lastColumn="0" w:oddVBand="0" w:evenVBand="0" w:oddHBand="0" w:evenHBand="0" w:firstRowFirstColumn="0" w:firstRowLastColumn="0" w:lastRowFirstColumn="0" w:lastRowLastColumn="0"/>
              <w:rPr>
                <w:ins w:id="3280" w:author="Author"/>
                <w:rFonts w:cs="Arial"/>
                <w:color w:val="auto"/>
                <w:lang w:val="en-US"/>
              </w:rPr>
            </w:pPr>
            <w:ins w:id="3281" w:author="Author">
              <w:r w:rsidRPr="002F3C66">
                <w:rPr>
                  <w:rFonts w:cs="Arial"/>
                  <w:color w:val="auto"/>
                  <w:lang w:val="en-US"/>
                </w:rPr>
                <w:t>Synonym(s)</w:t>
              </w:r>
            </w:ins>
          </w:p>
        </w:tc>
        <w:tc>
          <w:tcPr>
            <w:tcW w:w="3114" w:type="dxa"/>
            <w:shd w:val="clear" w:color="auto" w:fill="A6A6A6" w:themeFill="background1" w:themeFillShade="A6"/>
          </w:tcPr>
          <w:p w14:paraId="25528B5C" w14:textId="77777777" w:rsidR="002E38D5" w:rsidRPr="002F3C66" w:rsidRDefault="002E38D5" w:rsidP="00A63775">
            <w:pPr>
              <w:jc w:val="center"/>
              <w:cnfStyle w:val="100000000000" w:firstRow="1" w:lastRow="0" w:firstColumn="0" w:lastColumn="0" w:oddVBand="0" w:evenVBand="0" w:oddHBand="0" w:evenHBand="0" w:firstRowFirstColumn="0" w:firstRowLastColumn="0" w:lastRowFirstColumn="0" w:lastRowLastColumn="0"/>
              <w:rPr>
                <w:ins w:id="3282" w:author="Author"/>
                <w:rFonts w:cs="Arial"/>
                <w:color w:val="auto"/>
                <w:lang w:val="en-US"/>
              </w:rPr>
            </w:pPr>
            <w:ins w:id="3283" w:author="Author">
              <w:r w:rsidRPr="002F3C66">
                <w:rPr>
                  <w:rFonts w:cs="Arial"/>
                  <w:color w:val="auto"/>
                  <w:lang w:val="en-US"/>
                </w:rPr>
                <w:t>Full Description</w:t>
              </w:r>
            </w:ins>
          </w:p>
        </w:tc>
      </w:tr>
      <w:tr w:rsidR="002E38D5" w:rsidRPr="00D37041" w14:paraId="7ABF26B9" w14:textId="77777777" w:rsidTr="00A63775">
        <w:trPr>
          <w:cnfStyle w:val="000000100000" w:firstRow="0" w:lastRow="0" w:firstColumn="0" w:lastColumn="0" w:oddVBand="0" w:evenVBand="0" w:oddHBand="1" w:evenHBand="0" w:firstRowFirstColumn="0" w:firstRowLastColumn="0" w:lastRowFirstColumn="0" w:lastRowLastColumn="0"/>
          <w:trHeight w:val="246"/>
          <w:ins w:id="3284" w:author="Author"/>
        </w:trPr>
        <w:tc>
          <w:tcPr>
            <w:cnfStyle w:val="001000000000" w:firstRow="0" w:lastRow="0" w:firstColumn="1" w:lastColumn="0" w:oddVBand="0" w:evenVBand="0" w:oddHBand="0" w:evenHBand="0" w:firstRowFirstColumn="0" w:firstRowLastColumn="0" w:lastRowFirstColumn="0" w:lastRowLastColumn="0"/>
            <w:tcW w:w="1465" w:type="dxa"/>
            <w:tcBorders>
              <w:top w:val="none" w:sz="0" w:space="0" w:color="auto"/>
              <w:bottom w:val="none" w:sz="0" w:space="0" w:color="auto"/>
              <w:right w:val="none" w:sz="0" w:space="0" w:color="auto"/>
            </w:tcBorders>
          </w:tcPr>
          <w:p w14:paraId="5781A2C2" w14:textId="77777777" w:rsidR="002E38D5" w:rsidRPr="00D37041" w:rsidRDefault="002E38D5" w:rsidP="00A63775">
            <w:pPr>
              <w:jc w:val="center"/>
              <w:rPr>
                <w:ins w:id="3285" w:author="Author"/>
                <w:rFonts w:cs="Arial"/>
                <w:lang w:val="en-US"/>
              </w:rPr>
            </w:pPr>
            <w:ins w:id="3286" w:author="Author">
              <w:r w:rsidRPr="00D37041">
                <w:rPr>
                  <w:rFonts w:cs="Arial"/>
                  <w:lang w:val="en-US"/>
                </w:rPr>
                <w:t>VW</w:t>
              </w:r>
            </w:ins>
          </w:p>
        </w:tc>
        <w:tc>
          <w:tcPr>
            <w:tcW w:w="2095" w:type="dxa"/>
            <w:tcBorders>
              <w:top w:val="none" w:sz="0" w:space="0" w:color="auto"/>
              <w:bottom w:val="none" w:sz="0" w:space="0" w:color="auto"/>
            </w:tcBorders>
          </w:tcPr>
          <w:p w14:paraId="234DCC50"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287" w:author="Author"/>
                <w:rFonts w:cs="Arial"/>
                <w:lang w:val="en-US"/>
              </w:rPr>
            </w:pPr>
            <w:ins w:id="3288" w:author="Author">
              <w:r w:rsidRPr="00D37041">
                <w:rPr>
                  <w:rFonts w:cs="Arial"/>
                  <w:lang w:val="en-US"/>
                </w:rPr>
                <w:t>PAC, Robot, Bot</w:t>
              </w:r>
            </w:ins>
          </w:p>
        </w:tc>
        <w:tc>
          <w:tcPr>
            <w:tcW w:w="3114" w:type="dxa"/>
            <w:tcBorders>
              <w:top w:val="none" w:sz="0" w:space="0" w:color="auto"/>
              <w:bottom w:val="none" w:sz="0" w:space="0" w:color="auto"/>
            </w:tcBorders>
          </w:tcPr>
          <w:p w14:paraId="7AA3D8C0"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289" w:author="Author"/>
                <w:rFonts w:cs="Arial"/>
                <w:lang w:val="en-US"/>
              </w:rPr>
            </w:pPr>
            <w:ins w:id="3290" w:author="Author">
              <w:r w:rsidRPr="00D37041">
                <w:rPr>
                  <w:rFonts w:cs="Arial"/>
                  <w:lang w:val="en-US"/>
                </w:rPr>
                <w:t>Virtual Worker</w:t>
              </w:r>
            </w:ins>
          </w:p>
        </w:tc>
      </w:tr>
      <w:tr w:rsidR="002E38D5" w:rsidRPr="00D37041" w14:paraId="4BB0FC9B" w14:textId="77777777" w:rsidTr="00A63775">
        <w:trPr>
          <w:trHeight w:val="246"/>
          <w:ins w:id="3291" w:author="Author"/>
        </w:trPr>
        <w:tc>
          <w:tcPr>
            <w:cnfStyle w:val="001000000000" w:firstRow="0" w:lastRow="0" w:firstColumn="1" w:lastColumn="0" w:oddVBand="0" w:evenVBand="0" w:oddHBand="0" w:evenHBand="0" w:firstRowFirstColumn="0" w:firstRowLastColumn="0" w:lastRowFirstColumn="0" w:lastRowLastColumn="0"/>
            <w:tcW w:w="1465" w:type="dxa"/>
            <w:tcBorders>
              <w:right w:val="none" w:sz="0" w:space="0" w:color="auto"/>
            </w:tcBorders>
          </w:tcPr>
          <w:p w14:paraId="123D737B" w14:textId="77777777" w:rsidR="002E38D5" w:rsidRPr="00D37041" w:rsidRDefault="002E38D5" w:rsidP="00A63775">
            <w:pPr>
              <w:jc w:val="center"/>
              <w:rPr>
                <w:ins w:id="3292" w:author="Author"/>
                <w:rFonts w:cs="Arial"/>
                <w:lang w:val="en-US"/>
              </w:rPr>
            </w:pPr>
            <w:ins w:id="3293" w:author="Author">
              <w:r w:rsidRPr="00D37041">
                <w:rPr>
                  <w:rFonts w:cs="Arial"/>
                  <w:lang w:val="en-US"/>
                </w:rPr>
                <w:t>HW</w:t>
              </w:r>
            </w:ins>
          </w:p>
        </w:tc>
        <w:tc>
          <w:tcPr>
            <w:tcW w:w="2095" w:type="dxa"/>
          </w:tcPr>
          <w:p w14:paraId="5A83FB4A" w14:textId="77777777" w:rsidR="002E38D5" w:rsidRPr="00D37041" w:rsidRDefault="002E38D5" w:rsidP="00A63775">
            <w:pPr>
              <w:jc w:val="center"/>
              <w:cnfStyle w:val="000000000000" w:firstRow="0" w:lastRow="0" w:firstColumn="0" w:lastColumn="0" w:oddVBand="0" w:evenVBand="0" w:oddHBand="0" w:evenHBand="0" w:firstRowFirstColumn="0" w:firstRowLastColumn="0" w:lastRowFirstColumn="0" w:lastRowLastColumn="0"/>
              <w:rPr>
                <w:ins w:id="3294" w:author="Author"/>
                <w:rFonts w:cs="Arial"/>
                <w:lang w:val="en-US"/>
              </w:rPr>
            </w:pPr>
          </w:p>
        </w:tc>
        <w:tc>
          <w:tcPr>
            <w:tcW w:w="3114" w:type="dxa"/>
          </w:tcPr>
          <w:p w14:paraId="144C3C46" w14:textId="77777777" w:rsidR="002E38D5" w:rsidRPr="00D37041" w:rsidRDefault="002E38D5" w:rsidP="00A63775">
            <w:pPr>
              <w:jc w:val="center"/>
              <w:cnfStyle w:val="000000000000" w:firstRow="0" w:lastRow="0" w:firstColumn="0" w:lastColumn="0" w:oddVBand="0" w:evenVBand="0" w:oddHBand="0" w:evenHBand="0" w:firstRowFirstColumn="0" w:firstRowLastColumn="0" w:lastRowFirstColumn="0" w:lastRowLastColumn="0"/>
              <w:rPr>
                <w:ins w:id="3295" w:author="Author"/>
                <w:rFonts w:cs="Arial"/>
                <w:lang w:val="en-US"/>
              </w:rPr>
            </w:pPr>
            <w:ins w:id="3296" w:author="Author">
              <w:r w:rsidRPr="00D37041">
                <w:rPr>
                  <w:rFonts w:cs="Arial"/>
                  <w:lang w:val="en-US"/>
                </w:rPr>
                <w:t>Human Worker</w:t>
              </w:r>
            </w:ins>
          </w:p>
        </w:tc>
      </w:tr>
      <w:tr w:rsidR="002E38D5" w:rsidRPr="00D37041" w14:paraId="5810C2A0" w14:textId="77777777" w:rsidTr="00A63775">
        <w:trPr>
          <w:cnfStyle w:val="000000100000" w:firstRow="0" w:lastRow="0" w:firstColumn="0" w:lastColumn="0" w:oddVBand="0" w:evenVBand="0" w:oddHBand="1" w:evenHBand="0" w:firstRowFirstColumn="0" w:firstRowLastColumn="0" w:lastRowFirstColumn="0" w:lastRowLastColumn="0"/>
          <w:trHeight w:val="246"/>
          <w:ins w:id="3297" w:author="Author"/>
        </w:trPr>
        <w:tc>
          <w:tcPr>
            <w:cnfStyle w:val="001000000000" w:firstRow="0" w:lastRow="0" w:firstColumn="1" w:lastColumn="0" w:oddVBand="0" w:evenVBand="0" w:oddHBand="0" w:evenHBand="0" w:firstRowFirstColumn="0" w:firstRowLastColumn="0" w:lastRowFirstColumn="0" w:lastRowLastColumn="0"/>
            <w:tcW w:w="1465" w:type="dxa"/>
            <w:tcBorders>
              <w:top w:val="none" w:sz="0" w:space="0" w:color="auto"/>
              <w:bottom w:val="none" w:sz="0" w:space="0" w:color="auto"/>
              <w:right w:val="none" w:sz="0" w:space="0" w:color="auto"/>
            </w:tcBorders>
          </w:tcPr>
          <w:p w14:paraId="5FD7A278" w14:textId="77777777" w:rsidR="002E38D5" w:rsidRPr="00D37041" w:rsidRDefault="002E38D5" w:rsidP="00A63775">
            <w:pPr>
              <w:jc w:val="center"/>
              <w:rPr>
                <w:ins w:id="3298" w:author="Author"/>
                <w:rFonts w:cs="Arial"/>
                <w:lang w:val="en-US"/>
              </w:rPr>
            </w:pPr>
            <w:ins w:id="3299" w:author="Author">
              <w:r w:rsidRPr="00D37041">
                <w:rPr>
                  <w:rFonts w:cs="Arial"/>
                  <w:lang w:val="en-US"/>
                </w:rPr>
                <w:t>PDD</w:t>
              </w:r>
            </w:ins>
          </w:p>
        </w:tc>
        <w:tc>
          <w:tcPr>
            <w:tcW w:w="2095" w:type="dxa"/>
            <w:tcBorders>
              <w:top w:val="none" w:sz="0" w:space="0" w:color="auto"/>
              <w:bottom w:val="none" w:sz="0" w:space="0" w:color="auto"/>
            </w:tcBorders>
          </w:tcPr>
          <w:p w14:paraId="6E80BF77"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300" w:author="Author"/>
                <w:rFonts w:cs="Arial"/>
                <w:lang w:val="en-US"/>
              </w:rPr>
            </w:pPr>
          </w:p>
        </w:tc>
        <w:tc>
          <w:tcPr>
            <w:tcW w:w="3114" w:type="dxa"/>
            <w:tcBorders>
              <w:top w:val="none" w:sz="0" w:space="0" w:color="auto"/>
              <w:bottom w:val="none" w:sz="0" w:space="0" w:color="auto"/>
            </w:tcBorders>
          </w:tcPr>
          <w:p w14:paraId="5C3E2B52"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301" w:author="Author"/>
                <w:rFonts w:cs="Arial"/>
                <w:lang w:val="en-US"/>
              </w:rPr>
            </w:pPr>
            <w:ins w:id="3302" w:author="Author">
              <w:r w:rsidRPr="00D37041">
                <w:rPr>
                  <w:rFonts w:cs="Arial"/>
                  <w:lang w:val="en-US"/>
                </w:rPr>
                <w:t>Process Design Document</w:t>
              </w:r>
            </w:ins>
          </w:p>
        </w:tc>
      </w:tr>
      <w:tr w:rsidR="002E38D5" w:rsidRPr="00D37041" w14:paraId="00F1FB25" w14:textId="77777777" w:rsidTr="00A63775">
        <w:trPr>
          <w:trHeight w:val="246"/>
          <w:ins w:id="3303" w:author="Author"/>
        </w:trPr>
        <w:tc>
          <w:tcPr>
            <w:cnfStyle w:val="001000000000" w:firstRow="0" w:lastRow="0" w:firstColumn="1" w:lastColumn="0" w:oddVBand="0" w:evenVBand="0" w:oddHBand="0" w:evenHBand="0" w:firstRowFirstColumn="0" w:firstRowLastColumn="0" w:lastRowFirstColumn="0" w:lastRowLastColumn="0"/>
            <w:tcW w:w="1465" w:type="dxa"/>
            <w:tcBorders>
              <w:right w:val="none" w:sz="0" w:space="0" w:color="auto"/>
            </w:tcBorders>
          </w:tcPr>
          <w:p w14:paraId="16076C2A" w14:textId="77777777" w:rsidR="002E38D5" w:rsidRPr="00D37041" w:rsidRDefault="002E38D5" w:rsidP="00A63775">
            <w:pPr>
              <w:jc w:val="center"/>
              <w:rPr>
                <w:ins w:id="3304" w:author="Author"/>
                <w:rFonts w:cs="Arial"/>
                <w:lang w:val="en-US"/>
              </w:rPr>
            </w:pPr>
            <w:ins w:id="3305" w:author="Author">
              <w:r w:rsidRPr="00D37041">
                <w:rPr>
                  <w:rFonts w:cs="Arial"/>
                  <w:lang w:val="en-US"/>
                </w:rPr>
                <w:t>SDD</w:t>
              </w:r>
            </w:ins>
          </w:p>
        </w:tc>
        <w:tc>
          <w:tcPr>
            <w:tcW w:w="2095" w:type="dxa"/>
          </w:tcPr>
          <w:p w14:paraId="35CD3A49" w14:textId="77777777" w:rsidR="002E38D5" w:rsidRPr="00D37041" w:rsidRDefault="002E38D5" w:rsidP="00A63775">
            <w:pPr>
              <w:jc w:val="center"/>
              <w:cnfStyle w:val="000000000000" w:firstRow="0" w:lastRow="0" w:firstColumn="0" w:lastColumn="0" w:oddVBand="0" w:evenVBand="0" w:oddHBand="0" w:evenHBand="0" w:firstRowFirstColumn="0" w:firstRowLastColumn="0" w:lastRowFirstColumn="0" w:lastRowLastColumn="0"/>
              <w:rPr>
                <w:ins w:id="3306" w:author="Author"/>
                <w:rFonts w:cs="Arial"/>
                <w:lang w:val="en-US"/>
              </w:rPr>
            </w:pPr>
          </w:p>
        </w:tc>
        <w:tc>
          <w:tcPr>
            <w:tcW w:w="3114" w:type="dxa"/>
          </w:tcPr>
          <w:p w14:paraId="1D41D0BF" w14:textId="77777777" w:rsidR="002E38D5" w:rsidRPr="00D37041" w:rsidRDefault="002E38D5" w:rsidP="00A63775">
            <w:pPr>
              <w:jc w:val="center"/>
              <w:cnfStyle w:val="000000000000" w:firstRow="0" w:lastRow="0" w:firstColumn="0" w:lastColumn="0" w:oddVBand="0" w:evenVBand="0" w:oddHBand="0" w:evenHBand="0" w:firstRowFirstColumn="0" w:firstRowLastColumn="0" w:lastRowFirstColumn="0" w:lastRowLastColumn="0"/>
              <w:rPr>
                <w:ins w:id="3307" w:author="Author"/>
                <w:rFonts w:cs="Arial"/>
                <w:lang w:val="en-US"/>
              </w:rPr>
            </w:pPr>
            <w:ins w:id="3308" w:author="Author">
              <w:r w:rsidRPr="00D37041">
                <w:rPr>
                  <w:rFonts w:cs="Arial"/>
                  <w:lang w:val="en-US"/>
                </w:rPr>
                <w:t>Solution Design Document</w:t>
              </w:r>
            </w:ins>
          </w:p>
        </w:tc>
      </w:tr>
      <w:tr w:rsidR="002E38D5" w:rsidRPr="00D37041" w14:paraId="1F7DCFE5" w14:textId="77777777" w:rsidTr="00A63775">
        <w:trPr>
          <w:cnfStyle w:val="000000100000" w:firstRow="0" w:lastRow="0" w:firstColumn="0" w:lastColumn="0" w:oddVBand="0" w:evenVBand="0" w:oddHBand="1" w:evenHBand="0" w:firstRowFirstColumn="0" w:firstRowLastColumn="0" w:lastRowFirstColumn="0" w:lastRowLastColumn="0"/>
          <w:trHeight w:val="246"/>
          <w:ins w:id="3309" w:author="Author"/>
        </w:trPr>
        <w:tc>
          <w:tcPr>
            <w:cnfStyle w:val="001000000000" w:firstRow="0" w:lastRow="0" w:firstColumn="1" w:lastColumn="0" w:oddVBand="0" w:evenVBand="0" w:oddHBand="0" w:evenHBand="0" w:firstRowFirstColumn="0" w:firstRowLastColumn="0" w:lastRowFirstColumn="0" w:lastRowLastColumn="0"/>
            <w:tcW w:w="1465" w:type="dxa"/>
            <w:tcBorders>
              <w:top w:val="none" w:sz="0" w:space="0" w:color="auto"/>
              <w:bottom w:val="none" w:sz="0" w:space="0" w:color="auto"/>
              <w:right w:val="none" w:sz="0" w:space="0" w:color="auto"/>
            </w:tcBorders>
          </w:tcPr>
          <w:p w14:paraId="5E3C600E" w14:textId="77777777" w:rsidR="002E38D5" w:rsidRPr="00D37041" w:rsidRDefault="002E38D5" w:rsidP="00A63775">
            <w:pPr>
              <w:jc w:val="center"/>
              <w:rPr>
                <w:ins w:id="3310" w:author="Author"/>
                <w:rFonts w:cs="Arial"/>
                <w:lang w:val="en-US"/>
              </w:rPr>
            </w:pPr>
            <w:ins w:id="3311" w:author="Author">
              <w:r w:rsidRPr="00D37041">
                <w:rPr>
                  <w:rFonts w:cs="Arial"/>
                  <w:lang w:val="en-US"/>
                </w:rPr>
                <w:t>BP</w:t>
              </w:r>
            </w:ins>
          </w:p>
        </w:tc>
        <w:tc>
          <w:tcPr>
            <w:tcW w:w="2095" w:type="dxa"/>
            <w:tcBorders>
              <w:top w:val="none" w:sz="0" w:space="0" w:color="auto"/>
              <w:bottom w:val="none" w:sz="0" w:space="0" w:color="auto"/>
            </w:tcBorders>
          </w:tcPr>
          <w:p w14:paraId="4D3DD9F8"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312" w:author="Author"/>
                <w:rFonts w:cs="Arial"/>
                <w:lang w:val="en-US"/>
              </w:rPr>
            </w:pPr>
          </w:p>
        </w:tc>
        <w:tc>
          <w:tcPr>
            <w:tcW w:w="3114" w:type="dxa"/>
            <w:tcBorders>
              <w:top w:val="none" w:sz="0" w:space="0" w:color="auto"/>
              <w:bottom w:val="none" w:sz="0" w:space="0" w:color="auto"/>
            </w:tcBorders>
          </w:tcPr>
          <w:p w14:paraId="58DFDF13"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313" w:author="Author"/>
                <w:rFonts w:cs="Arial"/>
                <w:lang w:val="en-US"/>
              </w:rPr>
            </w:pPr>
            <w:ins w:id="3314" w:author="Author">
              <w:r w:rsidRPr="00D37041">
                <w:rPr>
                  <w:rFonts w:cs="Arial"/>
                  <w:lang w:val="en-US"/>
                </w:rPr>
                <w:t>Blue Prism</w:t>
              </w:r>
            </w:ins>
          </w:p>
        </w:tc>
      </w:tr>
      <w:tr w:rsidR="002E38D5" w:rsidRPr="00D37041" w14:paraId="5A1ABC98" w14:textId="77777777" w:rsidTr="00A63775">
        <w:trPr>
          <w:trHeight w:val="246"/>
          <w:ins w:id="3315" w:author="Author"/>
        </w:trPr>
        <w:tc>
          <w:tcPr>
            <w:cnfStyle w:val="001000000000" w:firstRow="0" w:lastRow="0" w:firstColumn="1" w:lastColumn="0" w:oddVBand="0" w:evenVBand="0" w:oddHBand="0" w:evenHBand="0" w:firstRowFirstColumn="0" w:firstRowLastColumn="0" w:lastRowFirstColumn="0" w:lastRowLastColumn="0"/>
            <w:tcW w:w="1465" w:type="dxa"/>
            <w:tcBorders>
              <w:right w:val="none" w:sz="0" w:space="0" w:color="auto"/>
            </w:tcBorders>
          </w:tcPr>
          <w:p w14:paraId="389D3E90" w14:textId="77777777" w:rsidR="002E38D5" w:rsidRPr="00D37041" w:rsidRDefault="002E38D5" w:rsidP="00A63775">
            <w:pPr>
              <w:jc w:val="center"/>
              <w:rPr>
                <w:ins w:id="3316" w:author="Author"/>
                <w:rFonts w:cs="Arial"/>
                <w:lang w:val="en-US"/>
              </w:rPr>
            </w:pPr>
            <w:ins w:id="3317" w:author="Author">
              <w:r w:rsidRPr="00D37041">
                <w:rPr>
                  <w:rFonts w:cs="Arial"/>
                  <w:lang w:val="en-US"/>
                </w:rPr>
                <w:t>VM</w:t>
              </w:r>
            </w:ins>
          </w:p>
        </w:tc>
        <w:tc>
          <w:tcPr>
            <w:tcW w:w="2095" w:type="dxa"/>
          </w:tcPr>
          <w:p w14:paraId="0375E0E6" w14:textId="77777777" w:rsidR="002E38D5" w:rsidRPr="00D37041" w:rsidRDefault="002E38D5" w:rsidP="00A63775">
            <w:pPr>
              <w:jc w:val="center"/>
              <w:cnfStyle w:val="000000000000" w:firstRow="0" w:lastRow="0" w:firstColumn="0" w:lastColumn="0" w:oddVBand="0" w:evenVBand="0" w:oddHBand="0" w:evenHBand="0" w:firstRowFirstColumn="0" w:firstRowLastColumn="0" w:lastRowFirstColumn="0" w:lastRowLastColumn="0"/>
              <w:rPr>
                <w:ins w:id="3318" w:author="Author"/>
                <w:rFonts w:cs="Arial"/>
                <w:lang w:val="en-US"/>
              </w:rPr>
            </w:pPr>
            <w:ins w:id="3319" w:author="Author">
              <w:r w:rsidRPr="00D37041">
                <w:rPr>
                  <w:rFonts w:cs="Arial"/>
                  <w:lang w:val="en-US"/>
                </w:rPr>
                <w:t>VDI</w:t>
              </w:r>
            </w:ins>
          </w:p>
        </w:tc>
        <w:tc>
          <w:tcPr>
            <w:tcW w:w="3114" w:type="dxa"/>
          </w:tcPr>
          <w:p w14:paraId="5C418F13" w14:textId="77777777" w:rsidR="002E38D5" w:rsidRPr="00D37041" w:rsidRDefault="002E38D5" w:rsidP="00A63775">
            <w:pPr>
              <w:jc w:val="center"/>
              <w:cnfStyle w:val="000000000000" w:firstRow="0" w:lastRow="0" w:firstColumn="0" w:lastColumn="0" w:oddVBand="0" w:evenVBand="0" w:oddHBand="0" w:evenHBand="0" w:firstRowFirstColumn="0" w:firstRowLastColumn="0" w:lastRowFirstColumn="0" w:lastRowLastColumn="0"/>
              <w:rPr>
                <w:ins w:id="3320" w:author="Author"/>
                <w:rFonts w:cs="Arial"/>
                <w:lang w:val="en-US"/>
              </w:rPr>
            </w:pPr>
            <w:ins w:id="3321" w:author="Author">
              <w:r w:rsidRPr="00D37041">
                <w:rPr>
                  <w:rFonts w:cs="Arial"/>
                  <w:lang w:val="en-US"/>
                </w:rPr>
                <w:t>Virtual Machine</w:t>
              </w:r>
            </w:ins>
          </w:p>
        </w:tc>
      </w:tr>
      <w:tr w:rsidR="002E38D5" w:rsidRPr="00D37041" w14:paraId="3525A85D" w14:textId="77777777" w:rsidTr="00A63775">
        <w:trPr>
          <w:cnfStyle w:val="000000100000" w:firstRow="0" w:lastRow="0" w:firstColumn="0" w:lastColumn="0" w:oddVBand="0" w:evenVBand="0" w:oddHBand="1" w:evenHBand="0" w:firstRowFirstColumn="0" w:firstRowLastColumn="0" w:lastRowFirstColumn="0" w:lastRowLastColumn="0"/>
          <w:trHeight w:val="264"/>
          <w:ins w:id="3322" w:author="Author"/>
        </w:trPr>
        <w:tc>
          <w:tcPr>
            <w:cnfStyle w:val="001000000000" w:firstRow="0" w:lastRow="0" w:firstColumn="1" w:lastColumn="0" w:oddVBand="0" w:evenVBand="0" w:oddHBand="0" w:evenHBand="0" w:firstRowFirstColumn="0" w:firstRowLastColumn="0" w:lastRowFirstColumn="0" w:lastRowLastColumn="0"/>
            <w:tcW w:w="1465" w:type="dxa"/>
            <w:tcBorders>
              <w:top w:val="none" w:sz="0" w:space="0" w:color="auto"/>
              <w:bottom w:val="none" w:sz="0" w:space="0" w:color="auto"/>
              <w:right w:val="none" w:sz="0" w:space="0" w:color="auto"/>
            </w:tcBorders>
          </w:tcPr>
          <w:p w14:paraId="4EC1F440" w14:textId="77777777" w:rsidR="002E38D5" w:rsidRPr="00D37041" w:rsidRDefault="002E38D5" w:rsidP="00A63775">
            <w:pPr>
              <w:jc w:val="center"/>
              <w:rPr>
                <w:ins w:id="3323" w:author="Author"/>
                <w:rFonts w:cs="Arial"/>
                <w:lang w:val="en-US"/>
              </w:rPr>
            </w:pPr>
            <w:ins w:id="3324" w:author="Author">
              <w:r w:rsidRPr="00D37041">
                <w:rPr>
                  <w:rFonts w:cs="Arial"/>
                  <w:lang w:val="en-US"/>
                </w:rPr>
                <w:t>VDI</w:t>
              </w:r>
            </w:ins>
          </w:p>
        </w:tc>
        <w:tc>
          <w:tcPr>
            <w:tcW w:w="2095" w:type="dxa"/>
            <w:tcBorders>
              <w:top w:val="none" w:sz="0" w:space="0" w:color="auto"/>
              <w:bottom w:val="none" w:sz="0" w:space="0" w:color="auto"/>
            </w:tcBorders>
          </w:tcPr>
          <w:p w14:paraId="01C41DB6"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325" w:author="Author"/>
                <w:rFonts w:cs="Arial"/>
                <w:lang w:val="en-US"/>
              </w:rPr>
            </w:pPr>
            <w:ins w:id="3326" w:author="Author">
              <w:r w:rsidRPr="00D37041">
                <w:rPr>
                  <w:rFonts w:cs="Arial"/>
                  <w:lang w:val="en-US"/>
                </w:rPr>
                <w:t>VM</w:t>
              </w:r>
            </w:ins>
          </w:p>
        </w:tc>
        <w:tc>
          <w:tcPr>
            <w:tcW w:w="3114" w:type="dxa"/>
            <w:tcBorders>
              <w:top w:val="none" w:sz="0" w:space="0" w:color="auto"/>
              <w:bottom w:val="none" w:sz="0" w:space="0" w:color="auto"/>
            </w:tcBorders>
          </w:tcPr>
          <w:p w14:paraId="5BB47627"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327" w:author="Author"/>
                <w:rFonts w:cs="Arial"/>
                <w:lang w:val="en-US"/>
              </w:rPr>
            </w:pPr>
            <w:ins w:id="3328" w:author="Author">
              <w:r w:rsidRPr="00D37041">
                <w:rPr>
                  <w:rFonts w:cs="Arial"/>
                  <w:lang w:val="en-US"/>
                </w:rPr>
                <w:t>Virtual Desktop Interface</w:t>
              </w:r>
            </w:ins>
          </w:p>
        </w:tc>
      </w:tr>
      <w:tr w:rsidR="002E38D5" w:rsidRPr="00D37041" w14:paraId="30E552F8" w14:textId="77777777" w:rsidTr="00A63775">
        <w:trPr>
          <w:trHeight w:val="246"/>
          <w:ins w:id="3329" w:author="Author"/>
        </w:trPr>
        <w:tc>
          <w:tcPr>
            <w:cnfStyle w:val="001000000000" w:firstRow="0" w:lastRow="0" w:firstColumn="1" w:lastColumn="0" w:oddVBand="0" w:evenVBand="0" w:oddHBand="0" w:evenHBand="0" w:firstRowFirstColumn="0" w:firstRowLastColumn="0" w:lastRowFirstColumn="0" w:lastRowLastColumn="0"/>
            <w:tcW w:w="1465" w:type="dxa"/>
            <w:tcBorders>
              <w:right w:val="none" w:sz="0" w:space="0" w:color="auto"/>
            </w:tcBorders>
          </w:tcPr>
          <w:p w14:paraId="00B8BB60" w14:textId="77777777" w:rsidR="002E38D5" w:rsidRPr="00D37041" w:rsidRDefault="002E38D5" w:rsidP="00A63775">
            <w:pPr>
              <w:jc w:val="center"/>
              <w:rPr>
                <w:ins w:id="3330" w:author="Author"/>
                <w:rFonts w:cs="Arial"/>
                <w:lang w:val="en-US"/>
              </w:rPr>
            </w:pPr>
            <w:ins w:id="3331" w:author="Author">
              <w:r w:rsidRPr="00D37041">
                <w:rPr>
                  <w:rFonts w:cs="Arial"/>
                  <w:lang w:val="en-US"/>
                </w:rPr>
                <w:t>RPA</w:t>
              </w:r>
            </w:ins>
          </w:p>
        </w:tc>
        <w:tc>
          <w:tcPr>
            <w:tcW w:w="2095" w:type="dxa"/>
          </w:tcPr>
          <w:p w14:paraId="49F8FF35" w14:textId="77777777" w:rsidR="002E38D5" w:rsidRPr="00D37041" w:rsidRDefault="002E38D5" w:rsidP="00A63775">
            <w:pPr>
              <w:jc w:val="center"/>
              <w:cnfStyle w:val="000000000000" w:firstRow="0" w:lastRow="0" w:firstColumn="0" w:lastColumn="0" w:oddVBand="0" w:evenVBand="0" w:oddHBand="0" w:evenHBand="0" w:firstRowFirstColumn="0" w:firstRowLastColumn="0" w:lastRowFirstColumn="0" w:lastRowLastColumn="0"/>
              <w:rPr>
                <w:ins w:id="3332" w:author="Author"/>
                <w:rFonts w:cs="Arial"/>
                <w:lang w:val="en-US"/>
              </w:rPr>
            </w:pPr>
            <w:ins w:id="3333" w:author="Author">
              <w:r w:rsidRPr="00D37041">
                <w:rPr>
                  <w:rFonts w:cs="Arial"/>
                  <w:lang w:val="en-US"/>
                </w:rPr>
                <w:t>PA</w:t>
              </w:r>
            </w:ins>
          </w:p>
        </w:tc>
        <w:tc>
          <w:tcPr>
            <w:tcW w:w="3114" w:type="dxa"/>
          </w:tcPr>
          <w:p w14:paraId="706369F8" w14:textId="77777777" w:rsidR="002E38D5" w:rsidRPr="00D37041" w:rsidRDefault="002E38D5" w:rsidP="00A63775">
            <w:pPr>
              <w:jc w:val="center"/>
              <w:cnfStyle w:val="000000000000" w:firstRow="0" w:lastRow="0" w:firstColumn="0" w:lastColumn="0" w:oddVBand="0" w:evenVBand="0" w:oddHBand="0" w:evenHBand="0" w:firstRowFirstColumn="0" w:firstRowLastColumn="0" w:lastRowFirstColumn="0" w:lastRowLastColumn="0"/>
              <w:rPr>
                <w:ins w:id="3334" w:author="Author"/>
                <w:rFonts w:cs="Arial"/>
                <w:lang w:val="en-US"/>
              </w:rPr>
            </w:pPr>
            <w:ins w:id="3335" w:author="Author">
              <w:r w:rsidRPr="00D37041">
                <w:rPr>
                  <w:rFonts w:cs="Arial"/>
                  <w:lang w:val="en-US"/>
                </w:rPr>
                <w:t>Robotic Process Automation</w:t>
              </w:r>
            </w:ins>
          </w:p>
        </w:tc>
      </w:tr>
      <w:tr w:rsidR="002E38D5" w:rsidRPr="00D37041" w14:paraId="42BAD8D3" w14:textId="77777777" w:rsidTr="00A63775">
        <w:trPr>
          <w:cnfStyle w:val="000000100000" w:firstRow="0" w:lastRow="0" w:firstColumn="0" w:lastColumn="0" w:oddVBand="0" w:evenVBand="0" w:oddHBand="1" w:evenHBand="0" w:firstRowFirstColumn="0" w:firstRowLastColumn="0" w:lastRowFirstColumn="0" w:lastRowLastColumn="0"/>
          <w:trHeight w:val="246"/>
          <w:ins w:id="3336" w:author="Author"/>
        </w:trPr>
        <w:tc>
          <w:tcPr>
            <w:cnfStyle w:val="001000000000" w:firstRow="0" w:lastRow="0" w:firstColumn="1" w:lastColumn="0" w:oddVBand="0" w:evenVBand="0" w:oddHBand="0" w:evenHBand="0" w:firstRowFirstColumn="0" w:firstRowLastColumn="0" w:lastRowFirstColumn="0" w:lastRowLastColumn="0"/>
            <w:tcW w:w="1465" w:type="dxa"/>
            <w:tcBorders>
              <w:top w:val="none" w:sz="0" w:space="0" w:color="auto"/>
              <w:bottom w:val="none" w:sz="0" w:space="0" w:color="auto"/>
              <w:right w:val="none" w:sz="0" w:space="0" w:color="auto"/>
            </w:tcBorders>
          </w:tcPr>
          <w:p w14:paraId="68ACC1F1" w14:textId="77777777" w:rsidR="002E38D5" w:rsidRPr="00D37041" w:rsidRDefault="002E38D5" w:rsidP="00A63775">
            <w:pPr>
              <w:jc w:val="center"/>
              <w:rPr>
                <w:ins w:id="3337" w:author="Author"/>
                <w:rFonts w:cs="Arial"/>
                <w:lang w:val="en-US"/>
              </w:rPr>
            </w:pPr>
            <w:ins w:id="3338" w:author="Author">
              <w:r w:rsidRPr="00D37041">
                <w:rPr>
                  <w:rFonts w:cs="Arial"/>
                  <w:lang w:val="en-US"/>
                </w:rPr>
                <w:t>SSO</w:t>
              </w:r>
            </w:ins>
          </w:p>
        </w:tc>
        <w:tc>
          <w:tcPr>
            <w:tcW w:w="2095" w:type="dxa"/>
            <w:tcBorders>
              <w:top w:val="none" w:sz="0" w:space="0" w:color="auto"/>
              <w:bottom w:val="none" w:sz="0" w:space="0" w:color="auto"/>
            </w:tcBorders>
          </w:tcPr>
          <w:p w14:paraId="46993030"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339" w:author="Author"/>
                <w:rFonts w:cs="Arial"/>
                <w:lang w:val="en-US"/>
              </w:rPr>
            </w:pPr>
          </w:p>
        </w:tc>
        <w:tc>
          <w:tcPr>
            <w:tcW w:w="3114" w:type="dxa"/>
            <w:tcBorders>
              <w:top w:val="none" w:sz="0" w:space="0" w:color="auto"/>
              <w:bottom w:val="none" w:sz="0" w:space="0" w:color="auto"/>
            </w:tcBorders>
          </w:tcPr>
          <w:p w14:paraId="7DDA8204" w14:textId="77777777" w:rsidR="002E38D5" w:rsidRPr="00D37041" w:rsidRDefault="002E38D5" w:rsidP="00A63775">
            <w:pPr>
              <w:jc w:val="center"/>
              <w:cnfStyle w:val="000000100000" w:firstRow="0" w:lastRow="0" w:firstColumn="0" w:lastColumn="0" w:oddVBand="0" w:evenVBand="0" w:oddHBand="1" w:evenHBand="0" w:firstRowFirstColumn="0" w:firstRowLastColumn="0" w:lastRowFirstColumn="0" w:lastRowLastColumn="0"/>
              <w:rPr>
                <w:ins w:id="3340" w:author="Author"/>
                <w:rFonts w:cs="Arial"/>
                <w:lang w:val="en-US"/>
              </w:rPr>
            </w:pPr>
            <w:ins w:id="3341" w:author="Author">
              <w:r w:rsidRPr="00D37041">
                <w:rPr>
                  <w:rFonts w:cs="Arial"/>
                  <w:lang w:val="en-US"/>
                </w:rPr>
                <w:t>Single Sign-On</w:t>
              </w:r>
            </w:ins>
          </w:p>
        </w:tc>
      </w:tr>
    </w:tbl>
    <w:p w14:paraId="151CFCC8" w14:textId="77777777" w:rsidR="002E38D5" w:rsidRPr="00D37041" w:rsidRDefault="002E38D5" w:rsidP="002E38D5">
      <w:pPr>
        <w:rPr>
          <w:ins w:id="3342" w:author="Author"/>
          <w:rFonts w:cs="Arial"/>
          <w:lang w:val="en-US"/>
        </w:rPr>
      </w:pPr>
    </w:p>
    <w:p w14:paraId="141A4E3D" w14:textId="77777777" w:rsidR="002E38D5" w:rsidRPr="00D37041" w:rsidRDefault="002E38D5" w:rsidP="002E38D5">
      <w:pPr>
        <w:pStyle w:val="Heading1"/>
        <w:rPr>
          <w:ins w:id="3343" w:author="Author"/>
          <w:rFonts w:cs="Arial"/>
          <w:lang w:val="en-US"/>
        </w:rPr>
      </w:pPr>
      <w:bookmarkStart w:id="3344" w:name="_Toc477826103"/>
      <w:bookmarkStart w:id="3345" w:name="_Toc15400057"/>
      <w:bookmarkStart w:id="3346" w:name="_Toc17306915"/>
      <w:ins w:id="3347" w:author="Author">
        <w:r w:rsidRPr="00D37041">
          <w:rPr>
            <w:rFonts w:cs="Arial"/>
            <w:lang w:val="en-US"/>
          </w:rPr>
          <w:t>ii. Attachments</w:t>
        </w:r>
        <w:bookmarkEnd w:id="3344"/>
        <w:bookmarkEnd w:id="3345"/>
        <w:bookmarkEnd w:id="3346"/>
      </w:ins>
    </w:p>
    <w:p w14:paraId="50383BDF" w14:textId="77777777" w:rsidR="002E38D5" w:rsidRPr="00D37041" w:rsidRDefault="002E38D5" w:rsidP="002E38D5">
      <w:pPr>
        <w:rPr>
          <w:ins w:id="3348" w:author="Author"/>
          <w:rFonts w:cs="Arial"/>
          <w:lang w:val="en-US"/>
        </w:rPr>
      </w:pPr>
      <w:ins w:id="3349" w:author="Author">
        <w:r w:rsidRPr="00D37041">
          <w:rPr>
            <w:rFonts w:cs="Arial"/>
            <w:lang w:val="en-US"/>
          </w:rPr>
          <w:t>The following attachments relate to this document.</w:t>
        </w:r>
      </w:ins>
    </w:p>
    <w:tbl>
      <w:tblPr>
        <w:tblStyle w:val="ListTable31"/>
        <w:tblW w:w="0" w:type="auto"/>
        <w:tblBorders>
          <w:top w:val="single" w:sz="12" w:space="0" w:color="4472C4" w:themeColor="accent5"/>
          <w:left w:val="single" w:sz="12" w:space="0" w:color="4472C4" w:themeColor="accent5"/>
          <w:bottom w:val="single" w:sz="12" w:space="0" w:color="4472C4" w:themeColor="accent5"/>
          <w:right w:val="single" w:sz="12" w:space="0" w:color="4472C4" w:themeColor="accent5"/>
          <w:insideH w:val="single" w:sz="12" w:space="0" w:color="4472C4" w:themeColor="accent5"/>
          <w:insideV w:val="single" w:sz="12" w:space="0" w:color="4472C4" w:themeColor="accent5"/>
        </w:tblBorders>
        <w:tblLook w:val="04A0" w:firstRow="1" w:lastRow="0" w:firstColumn="1" w:lastColumn="0" w:noHBand="0" w:noVBand="1"/>
      </w:tblPr>
      <w:tblGrid>
        <w:gridCol w:w="4723"/>
        <w:gridCol w:w="4273"/>
      </w:tblGrid>
      <w:tr w:rsidR="002E38D5" w:rsidRPr="00D37041" w14:paraId="7EE9FE4E" w14:textId="77777777" w:rsidTr="00A63775">
        <w:trPr>
          <w:cnfStyle w:val="100000000000" w:firstRow="1" w:lastRow="0" w:firstColumn="0" w:lastColumn="0" w:oddVBand="0" w:evenVBand="0" w:oddHBand="0" w:evenHBand="0" w:firstRowFirstColumn="0" w:firstRowLastColumn="0" w:lastRowFirstColumn="0" w:lastRowLastColumn="0"/>
          <w:ins w:id="3350" w:author="Author"/>
        </w:trPr>
        <w:tc>
          <w:tcPr>
            <w:cnfStyle w:val="001000000100" w:firstRow="0" w:lastRow="0" w:firstColumn="1" w:lastColumn="0" w:oddVBand="0" w:evenVBand="0" w:oddHBand="0" w:evenHBand="0" w:firstRowFirstColumn="1" w:firstRowLastColumn="0" w:lastRowFirstColumn="0" w:lastRowLastColumn="0"/>
            <w:tcW w:w="4734" w:type="dxa"/>
            <w:tcBorders>
              <w:bottom w:val="none" w:sz="0" w:space="0" w:color="auto"/>
              <w:right w:val="none" w:sz="0" w:space="0" w:color="auto"/>
            </w:tcBorders>
          </w:tcPr>
          <w:p w14:paraId="185DBF51" w14:textId="77777777" w:rsidR="002E38D5" w:rsidRPr="00D37041" w:rsidRDefault="002E38D5" w:rsidP="00A63775">
            <w:pPr>
              <w:rPr>
                <w:ins w:id="3351" w:author="Author"/>
                <w:rFonts w:cs="Arial"/>
                <w:b w:val="0"/>
                <w:lang w:val="en-US"/>
              </w:rPr>
            </w:pPr>
            <w:ins w:id="3352" w:author="Author">
              <w:r w:rsidRPr="00D37041">
                <w:rPr>
                  <w:rFonts w:cs="Arial"/>
                  <w:b w:val="0"/>
                  <w:lang w:val="en-US"/>
                </w:rPr>
                <w:t>Attachment</w:t>
              </w:r>
            </w:ins>
          </w:p>
        </w:tc>
        <w:tc>
          <w:tcPr>
            <w:tcW w:w="4282" w:type="dxa"/>
          </w:tcPr>
          <w:p w14:paraId="5F815014" w14:textId="77777777" w:rsidR="002E38D5" w:rsidRPr="00D37041" w:rsidRDefault="002E38D5" w:rsidP="00A63775">
            <w:pPr>
              <w:cnfStyle w:val="100000000000" w:firstRow="1" w:lastRow="0" w:firstColumn="0" w:lastColumn="0" w:oddVBand="0" w:evenVBand="0" w:oddHBand="0" w:evenHBand="0" w:firstRowFirstColumn="0" w:firstRowLastColumn="0" w:lastRowFirstColumn="0" w:lastRowLastColumn="0"/>
              <w:rPr>
                <w:ins w:id="3353" w:author="Author"/>
                <w:rFonts w:cs="Arial"/>
                <w:b w:val="0"/>
                <w:lang w:val="en-US"/>
              </w:rPr>
            </w:pPr>
            <w:ins w:id="3354" w:author="Author">
              <w:r w:rsidRPr="00D37041">
                <w:rPr>
                  <w:rFonts w:cs="Arial"/>
                  <w:b w:val="0"/>
                  <w:lang w:val="en-US"/>
                </w:rPr>
                <w:t>Description</w:t>
              </w:r>
            </w:ins>
          </w:p>
        </w:tc>
      </w:tr>
      <w:tr w:rsidR="002E38D5" w:rsidRPr="00D37041" w14:paraId="197C6A75" w14:textId="77777777" w:rsidTr="00A63775">
        <w:trPr>
          <w:cnfStyle w:val="000000100000" w:firstRow="0" w:lastRow="0" w:firstColumn="0" w:lastColumn="0" w:oddVBand="0" w:evenVBand="0" w:oddHBand="1" w:evenHBand="0" w:firstRowFirstColumn="0" w:firstRowLastColumn="0" w:lastRowFirstColumn="0" w:lastRowLastColumn="0"/>
          <w:ins w:id="3355" w:author="Author"/>
        </w:trPr>
        <w:tc>
          <w:tcPr>
            <w:cnfStyle w:val="001000000000" w:firstRow="0" w:lastRow="0" w:firstColumn="1" w:lastColumn="0" w:oddVBand="0" w:evenVBand="0" w:oddHBand="0" w:evenHBand="0" w:firstRowFirstColumn="0" w:firstRowLastColumn="0" w:lastRowFirstColumn="0" w:lastRowLastColumn="0"/>
            <w:tcW w:w="4734" w:type="dxa"/>
            <w:tcBorders>
              <w:top w:val="none" w:sz="0" w:space="0" w:color="auto"/>
              <w:bottom w:val="none" w:sz="0" w:space="0" w:color="auto"/>
              <w:right w:val="none" w:sz="0" w:space="0" w:color="auto"/>
            </w:tcBorders>
          </w:tcPr>
          <w:p w14:paraId="71CDFDE1" w14:textId="77777777" w:rsidR="002E38D5" w:rsidRPr="00D37041" w:rsidRDefault="002E38D5" w:rsidP="00A63775">
            <w:pPr>
              <w:rPr>
                <w:ins w:id="3356" w:author="Author"/>
                <w:rFonts w:cs="Arial"/>
                <w:lang w:val="en-US"/>
              </w:rPr>
            </w:pPr>
            <w:ins w:id="3357" w:author="Author">
              <w:r>
                <w:rPr>
                  <w:rFonts w:cs="Arial"/>
                  <w:lang w:val="en-US"/>
                </w:rPr>
                <w:t>NA</w:t>
              </w:r>
            </w:ins>
          </w:p>
        </w:tc>
        <w:tc>
          <w:tcPr>
            <w:tcW w:w="4282" w:type="dxa"/>
            <w:tcBorders>
              <w:top w:val="none" w:sz="0" w:space="0" w:color="auto"/>
              <w:bottom w:val="none" w:sz="0" w:space="0" w:color="auto"/>
            </w:tcBorders>
          </w:tcPr>
          <w:p w14:paraId="06919136" w14:textId="77777777" w:rsidR="002E38D5" w:rsidRPr="00D37041" w:rsidRDefault="002E38D5" w:rsidP="00A63775">
            <w:pPr>
              <w:cnfStyle w:val="000000100000" w:firstRow="0" w:lastRow="0" w:firstColumn="0" w:lastColumn="0" w:oddVBand="0" w:evenVBand="0" w:oddHBand="1" w:evenHBand="0" w:firstRowFirstColumn="0" w:firstRowLastColumn="0" w:lastRowFirstColumn="0" w:lastRowLastColumn="0"/>
              <w:rPr>
                <w:ins w:id="3358" w:author="Author"/>
                <w:rFonts w:cs="Arial"/>
                <w:lang w:val="en-US"/>
              </w:rPr>
            </w:pPr>
          </w:p>
        </w:tc>
      </w:tr>
      <w:tr w:rsidR="002E38D5" w:rsidRPr="00D37041" w14:paraId="56F54F2A" w14:textId="77777777" w:rsidTr="00A63775">
        <w:trPr>
          <w:ins w:id="3359" w:author="Author"/>
        </w:trPr>
        <w:tc>
          <w:tcPr>
            <w:cnfStyle w:val="001000000000" w:firstRow="0" w:lastRow="0" w:firstColumn="1" w:lastColumn="0" w:oddVBand="0" w:evenVBand="0" w:oddHBand="0" w:evenHBand="0" w:firstRowFirstColumn="0" w:firstRowLastColumn="0" w:lastRowFirstColumn="0" w:lastRowLastColumn="0"/>
            <w:tcW w:w="4734" w:type="dxa"/>
            <w:tcBorders>
              <w:right w:val="none" w:sz="0" w:space="0" w:color="auto"/>
            </w:tcBorders>
          </w:tcPr>
          <w:p w14:paraId="550CD9ED" w14:textId="77777777" w:rsidR="002E38D5" w:rsidRPr="00D37041" w:rsidRDefault="002E38D5" w:rsidP="00A63775">
            <w:pPr>
              <w:rPr>
                <w:ins w:id="3360" w:author="Author"/>
                <w:rFonts w:cs="Arial"/>
                <w:lang w:val="en-US"/>
              </w:rPr>
            </w:pPr>
          </w:p>
        </w:tc>
        <w:tc>
          <w:tcPr>
            <w:tcW w:w="4282" w:type="dxa"/>
          </w:tcPr>
          <w:p w14:paraId="6911479D" w14:textId="77777777" w:rsidR="002E38D5" w:rsidRPr="00D37041" w:rsidRDefault="002E38D5" w:rsidP="00A63775">
            <w:pPr>
              <w:cnfStyle w:val="000000000000" w:firstRow="0" w:lastRow="0" w:firstColumn="0" w:lastColumn="0" w:oddVBand="0" w:evenVBand="0" w:oddHBand="0" w:evenHBand="0" w:firstRowFirstColumn="0" w:firstRowLastColumn="0" w:lastRowFirstColumn="0" w:lastRowLastColumn="0"/>
              <w:rPr>
                <w:ins w:id="3361" w:author="Author"/>
                <w:rFonts w:cs="Arial"/>
                <w:lang w:val="en-US"/>
              </w:rPr>
            </w:pPr>
          </w:p>
        </w:tc>
      </w:tr>
    </w:tbl>
    <w:p w14:paraId="1BEAE523" w14:textId="77777777" w:rsidR="002E38D5" w:rsidRPr="00D37041" w:rsidRDefault="002E38D5" w:rsidP="002E38D5">
      <w:pPr>
        <w:rPr>
          <w:ins w:id="3362" w:author="Author"/>
          <w:rFonts w:cs="Arial"/>
          <w:lang w:val="en-US"/>
        </w:rPr>
      </w:pPr>
    </w:p>
    <w:p w14:paraId="1D653241" w14:textId="77777777" w:rsidR="002E38D5" w:rsidRPr="00D37041" w:rsidRDefault="002E38D5" w:rsidP="002E38D5">
      <w:pPr>
        <w:rPr>
          <w:ins w:id="3363" w:author="Author"/>
          <w:rFonts w:cs="Arial"/>
          <w:lang w:val="en-US"/>
        </w:rPr>
      </w:pPr>
    </w:p>
    <w:p w14:paraId="6D8D8D3B" w14:textId="30BA0E75" w:rsidR="002E38D5" w:rsidRPr="00231D74" w:rsidRDefault="002E38D5" w:rsidP="002E38D5">
      <w:pPr>
        <w:pStyle w:val="Heading1"/>
        <w:rPr>
          <w:ins w:id="3364" w:author="Author"/>
          <w:rFonts w:cs="Arial"/>
          <w:lang w:val="en-US"/>
        </w:rPr>
      </w:pPr>
    </w:p>
    <w:p w14:paraId="33D88829" w14:textId="595D5B89" w:rsidR="002E38D5" w:rsidRPr="002E38D5" w:rsidDel="002E38D5" w:rsidRDefault="002E38D5">
      <w:pPr>
        <w:rPr>
          <w:ins w:id="3365" w:author="Author"/>
          <w:del w:id="3366" w:author="Author"/>
          <w:rFonts w:ascii="Times New Roman" w:hAnsi="Times New Roman" w:cs="Times New Roman"/>
          <w:lang w:val="en-US"/>
          <w:rPrChange w:id="3367" w:author="Author">
            <w:rPr>
              <w:ins w:id="3368" w:author="Author"/>
              <w:del w:id="3369" w:author="Author"/>
              <w:lang w:val="en-US"/>
            </w:rPr>
          </w:rPrChange>
        </w:rPr>
        <w:pPrChange w:id="3370" w:author="Author">
          <w:pPr>
            <w:pStyle w:val="ListParagraph"/>
            <w:numPr>
              <w:numId w:val="139"/>
            </w:numPr>
            <w:ind w:hanging="360"/>
          </w:pPr>
        </w:pPrChange>
      </w:pPr>
    </w:p>
    <w:p w14:paraId="2B150045" w14:textId="77777777" w:rsidR="00133ABA" w:rsidRPr="002B194B" w:rsidRDefault="00133ABA" w:rsidP="00133ABA">
      <w:pPr>
        <w:rPr>
          <w:rFonts w:eastAsiaTheme="majorEastAsia" w:cs="Arial"/>
          <w:sz w:val="36"/>
          <w:szCs w:val="32"/>
          <w:lang w:val="en-US"/>
        </w:rPr>
      </w:pPr>
    </w:p>
    <w:sectPr w:rsidR="00133ABA" w:rsidRPr="002B194B" w:rsidSect="003F22C4">
      <w:pgSz w:w="11906" w:h="16838"/>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612" w:author="Author" w:initials="A">
    <w:p w14:paraId="541D7B0F" w14:textId="0E220D4F" w:rsidR="003F22C4" w:rsidRDefault="003F22C4" w:rsidP="00046E0B">
      <w:pPr>
        <w:pStyle w:val="steptext"/>
        <w:rPr>
          <w:rFonts w:ascii="Verdana" w:eastAsiaTheme="minorHAnsi" w:hAnsi="Verdana" w:cs="Arial"/>
          <w:sz w:val="18"/>
          <w:szCs w:val="18"/>
        </w:rPr>
      </w:pPr>
      <w:r>
        <w:rPr>
          <w:rStyle w:val="CommentReference"/>
        </w:rPr>
        <w:annotationRef/>
      </w:r>
      <w:r w:rsidRPr="00046E0B">
        <w:rPr>
          <w:rFonts w:ascii="Verdana" w:eastAsiaTheme="minorHAnsi" w:hAnsi="Verdana" w:cs="Arial"/>
          <w:sz w:val="18"/>
          <w:szCs w:val="18"/>
        </w:rPr>
        <w:t>Do we have N/A returns in this column?</w:t>
      </w:r>
    </w:p>
    <w:p w14:paraId="4B655828" w14:textId="79313B56" w:rsidR="003F22C4" w:rsidRPr="0059027D" w:rsidRDefault="003F22C4" w:rsidP="00046E0B">
      <w:pPr>
        <w:pStyle w:val="steptext"/>
        <w:rPr>
          <w:rFonts w:ascii="Verdana" w:eastAsiaTheme="minorHAnsi" w:hAnsi="Verdana" w:cs="Arial"/>
          <w:color w:val="FF0000"/>
          <w:sz w:val="18"/>
          <w:szCs w:val="18"/>
        </w:rPr>
      </w:pPr>
      <w:r>
        <w:rPr>
          <w:rFonts w:ascii="Verdana" w:eastAsiaTheme="minorHAnsi" w:hAnsi="Verdana" w:cs="Arial"/>
          <w:color w:val="FF0000"/>
          <w:sz w:val="18"/>
          <w:szCs w:val="18"/>
        </w:rPr>
        <w:t xml:space="preserve">We may, if non US country. </w:t>
      </w:r>
    </w:p>
    <w:p w14:paraId="785EE345" w14:textId="6B41BDDB" w:rsidR="003F22C4" w:rsidRPr="00046E0B" w:rsidRDefault="003F22C4">
      <w:pPr>
        <w:pStyle w:val="CommentText"/>
        <w:rPr>
          <w:lang w:val="en-US"/>
        </w:rPr>
      </w:pPr>
    </w:p>
  </w:comment>
  <w:comment w:id="1935" w:author="Author" w:initials="A">
    <w:p w14:paraId="40206417" w14:textId="11F7C93B" w:rsidR="003F22C4" w:rsidRDefault="003F22C4">
      <w:pPr>
        <w:pStyle w:val="CommentText"/>
      </w:pPr>
      <w:r>
        <w:rPr>
          <w:rStyle w:val="CommentReference"/>
        </w:rPr>
        <w:annotationRef/>
      </w:r>
      <w:r>
        <w:t>Not sure if 0 is applicable for Sweden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5EE345" w15:done="0"/>
  <w15:commentEx w15:paraId="402064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5EE345" w16cid:durableId="20B39F88"/>
  <w16cid:commentId w16cid:paraId="40206417" w16cid:durableId="20D0A62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1B42B4" w14:textId="77777777" w:rsidR="005171FE" w:rsidRDefault="005171FE" w:rsidP="00C51270">
      <w:pPr>
        <w:spacing w:after="0" w:line="240" w:lineRule="auto"/>
      </w:pPr>
      <w:r>
        <w:separator/>
      </w:r>
    </w:p>
  </w:endnote>
  <w:endnote w:type="continuationSeparator" w:id="0">
    <w:p w14:paraId="71D01DDA" w14:textId="77777777" w:rsidR="005171FE" w:rsidRDefault="005171FE" w:rsidP="00C51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NAB Impact">
    <w:altName w:val="Calibri"/>
    <w:panose1 w:val="00000000000000000000"/>
    <w:charset w:val="00"/>
    <w:family w:val="modern"/>
    <w:notTrueType/>
    <w:pitch w:val="variable"/>
    <w:sig w:usb0="80000003" w:usb1="1000004A" w:usb2="00000000" w:usb3="00000000" w:csb0="00000001" w:csb1="00000000"/>
  </w:font>
  <w:font w:name="NAB Script">
    <w:panose1 w:val="00000000000000000000"/>
    <w:charset w:val="00"/>
    <w:family w:val="script"/>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7427898"/>
      <w:docPartObj>
        <w:docPartGallery w:val="Page Numbers (Bottom of Page)"/>
        <w:docPartUnique/>
      </w:docPartObj>
    </w:sdtPr>
    <w:sdtEndPr/>
    <w:sdtContent>
      <w:sdt>
        <w:sdtPr>
          <w:id w:val="-1769616900"/>
          <w:docPartObj>
            <w:docPartGallery w:val="Page Numbers (Top of Page)"/>
            <w:docPartUnique/>
          </w:docPartObj>
        </w:sdtPr>
        <w:sdtEndPr/>
        <w:sdtContent>
          <w:p w14:paraId="2CB3148A" w14:textId="77777777" w:rsidR="003F22C4" w:rsidRDefault="003F22C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464D5">
              <w:rPr>
                <w:b/>
                <w:bCs/>
                <w:noProof/>
              </w:rPr>
              <w:t>98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464D5">
              <w:rPr>
                <w:b/>
                <w:bCs/>
                <w:noProof/>
              </w:rPr>
              <w:t>102</w:t>
            </w:r>
            <w:r>
              <w:rPr>
                <w:b/>
                <w:bCs/>
                <w:sz w:val="24"/>
                <w:szCs w:val="24"/>
              </w:rPr>
              <w:fldChar w:fldCharType="end"/>
            </w:r>
          </w:p>
        </w:sdtContent>
      </w:sdt>
    </w:sdtContent>
  </w:sdt>
  <w:p w14:paraId="6D27BC62" w14:textId="77777777" w:rsidR="003F22C4" w:rsidRDefault="003F22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7834315"/>
      <w:docPartObj>
        <w:docPartGallery w:val="Page Numbers (Bottom of Page)"/>
        <w:docPartUnique/>
      </w:docPartObj>
    </w:sdtPr>
    <w:sdtEndPr/>
    <w:sdtContent>
      <w:sdt>
        <w:sdtPr>
          <w:id w:val="-1100949302"/>
          <w:docPartObj>
            <w:docPartGallery w:val="Page Numbers (Top of Page)"/>
            <w:docPartUnique/>
          </w:docPartObj>
        </w:sdtPr>
        <w:sdtEndPr/>
        <w:sdtContent>
          <w:p w14:paraId="0E60DB04" w14:textId="77777777" w:rsidR="003F22C4" w:rsidRDefault="003F22C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464D5">
              <w:rPr>
                <w:b/>
                <w:bCs/>
                <w:noProof/>
              </w:rPr>
              <w:t>97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464D5">
              <w:rPr>
                <w:b/>
                <w:bCs/>
                <w:noProof/>
              </w:rPr>
              <w:t>102</w:t>
            </w:r>
            <w:r>
              <w:rPr>
                <w:b/>
                <w:bCs/>
                <w:sz w:val="24"/>
                <w:szCs w:val="24"/>
              </w:rPr>
              <w:fldChar w:fldCharType="end"/>
            </w:r>
          </w:p>
        </w:sdtContent>
      </w:sdt>
    </w:sdtContent>
  </w:sdt>
  <w:p w14:paraId="34BEEA64" w14:textId="77777777" w:rsidR="003F22C4" w:rsidRDefault="003F22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B23B5E" w14:textId="77777777" w:rsidR="005171FE" w:rsidRDefault="005171FE" w:rsidP="00C51270">
      <w:pPr>
        <w:spacing w:after="0" w:line="240" w:lineRule="auto"/>
      </w:pPr>
      <w:r>
        <w:separator/>
      </w:r>
    </w:p>
  </w:footnote>
  <w:footnote w:type="continuationSeparator" w:id="0">
    <w:p w14:paraId="3130BC6A" w14:textId="77777777" w:rsidR="005171FE" w:rsidRDefault="005171FE" w:rsidP="00C512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B75487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16A38"/>
    <w:multiLevelType w:val="hybridMultilevel"/>
    <w:tmpl w:val="2042C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7A2F97"/>
    <w:multiLevelType w:val="hybridMultilevel"/>
    <w:tmpl w:val="D6F88A5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028C5709"/>
    <w:multiLevelType w:val="hybridMultilevel"/>
    <w:tmpl w:val="AE160D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876E9F"/>
    <w:multiLevelType w:val="hybridMultilevel"/>
    <w:tmpl w:val="28A81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D51F0B"/>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3FE455B"/>
    <w:multiLevelType w:val="hybridMultilevel"/>
    <w:tmpl w:val="041E51A0"/>
    <w:lvl w:ilvl="0" w:tplc="7A988014">
      <w:start w:val="1"/>
      <w:numFmt w:val="decimal"/>
      <w:lvlText w:val="%1."/>
      <w:lvlJc w:val="left"/>
      <w:pPr>
        <w:ind w:left="720" w:hanging="360"/>
      </w:pPr>
      <w:rPr>
        <w:rFonts w:eastAsia="MS UI Gothic"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4153D8C"/>
    <w:multiLevelType w:val="hybridMultilevel"/>
    <w:tmpl w:val="0ADE5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4F613C4"/>
    <w:multiLevelType w:val="multilevel"/>
    <w:tmpl w:val="AAF064F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4FA2715"/>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5FA788F"/>
    <w:multiLevelType w:val="hybridMultilevel"/>
    <w:tmpl w:val="8C341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1D49A7"/>
    <w:multiLevelType w:val="hybridMultilevel"/>
    <w:tmpl w:val="AC42E1B8"/>
    <w:lvl w:ilvl="0" w:tplc="CD4ECC7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64C3D30"/>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80B397D"/>
    <w:multiLevelType w:val="hybridMultilevel"/>
    <w:tmpl w:val="4A424CFC"/>
    <w:lvl w:ilvl="0" w:tplc="D4F0B9D2">
      <w:start w:val="6"/>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8D86762"/>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9D147FF"/>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B4F0B6F"/>
    <w:multiLevelType w:val="hybridMultilevel"/>
    <w:tmpl w:val="9DCA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B556E83"/>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C0C5219"/>
    <w:multiLevelType w:val="hybridMultilevel"/>
    <w:tmpl w:val="58CE698A"/>
    <w:lvl w:ilvl="0" w:tplc="994C75B6">
      <w:start w:val="1"/>
      <w:numFmt w:val="decimal"/>
      <w:lvlText w:val="%1."/>
      <w:lvlJc w:val="left"/>
      <w:pPr>
        <w:ind w:left="720" w:hanging="360"/>
      </w:pPr>
      <w:rPr>
        <w:rFonts w:hint="default"/>
        <w:color w:val="70AD47" w:themeColor="accent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C222E97"/>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CE7317C"/>
    <w:multiLevelType w:val="hybridMultilevel"/>
    <w:tmpl w:val="7CCC41A2"/>
    <w:lvl w:ilvl="0" w:tplc="49C436D4">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DF3504B"/>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E0176D5"/>
    <w:multiLevelType w:val="hybridMultilevel"/>
    <w:tmpl w:val="5A4A1E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E16217B"/>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E260473"/>
    <w:multiLevelType w:val="hybridMultilevel"/>
    <w:tmpl w:val="B21EA4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0D85639"/>
    <w:multiLevelType w:val="hybridMultilevel"/>
    <w:tmpl w:val="B37C12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12573DFC"/>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2631C13"/>
    <w:multiLevelType w:val="hybridMultilevel"/>
    <w:tmpl w:val="BC6CF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3084851"/>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518672E"/>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6BF5732"/>
    <w:multiLevelType w:val="hybridMultilevel"/>
    <w:tmpl w:val="75E08224"/>
    <w:lvl w:ilvl="0" w:tplc="0D84ECF8">
      <w:start w:val="1"/>
      <w:numFmt w:val="decimal"/>
      <w:lvlText w:val="%1."/>
      <w:lvlJc w:val="left"/>
      <w:pPr>
        <w:ind w:left="720" w:hanging="360"/>
      </w:pPr>
      <w:rPr>
        <w:rFonts w:eastAsiaTheme="minorHAnsi" w:hint="default"/>
        <w:b w:val="0"/>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8356851"/>
    <w:multiLevelType w:val="hybridMultilevel"/>
    <w:tmpl w:val="DEA28194"/>
    <w:lvl w:ilvl="0" w:tplc="AB50927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184D066C"/>
    <w:multiLevelType w:val="multilevel"/>
    <w:tmpl w:val="AAF064F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195757C6"/>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C397907"/>
    <w:multiLevelType w:val="hybridMultilevel"/>
    <w:tmpl w:val="9EC21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C6A3836"/>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DEB78E4"/>
    <w:multiLevelType w:val="hybridMultilevel"/>
    <w:tmpl w:val="199A902E"/>
    <w:lvl w:ilvl="0" w:tplc="D5E68EB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12C57A4"/>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1847406"/>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2F67977"/>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50F6178"/>
    <w:multiLevelType w:val="hybridMultilevel"/>
    <w:tmpl w:val="F7A89F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255020B3"/>
    <w:multiLevelType w:val="hybridMultilevel"/>
    <w:tmpl w:val="7FEC20CA"/>
    <w:lvl w:ilvl="0" w:tplc="ECA2AAA2">
      <w:start w:val="1"/>
      <w:numFmt w:val="decimal"/>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605456B"/>
    <w:multiLevelType w:val="multilevel"/>
    <w:tmpl w:val="FAC29D18"/>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276511F9"/>
    <w:multiLevelType w:val="hybridMultilevel"/>
    <w:tmpl w:val="D6725434"/>
    <w:lvl w:ilvl="0" w:tplc="D4F0B9D2">
      <w:start w:val="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7CB40B6"/>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8F87038"/>
    <w:multiLevelType w:val="hybridMultilevel"/>
    <w:tmpl w:val="27B00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A233B3F"/>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B6030E9"/>
    <w:multiLevelType w:val="hybridMultilevel"/>
    <w:tmpl w:val="FF04D4AC"/>
    <w:lvl w:ilvl="0" w:tplc="735ADA2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BA50818"/>
    <w:multiLevelType w:val="hybridMultilevel"/>
    <w:tmpl w:val="B9E2B4E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2BAE62FB"/>
    <w:multiLevelType w:val="hybridMultilevel"/>
    <w:tmpl w:val="7B2A9712"/>
    <w:lvl w:ilvl="0" w:tplc="30C08D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2BE4147F"/>
    <w:multiLevelType w:val="hybridMultilevel"/>
    <w:tmpl w:val="D884F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2ED9780F"/>
    <w:multiLevelType w:val="hybridMultilevel"/>
    <w:tmpl w:val="25A22AA6"/>
    <w:lvl w:ilvl="0" w:tplc="9356E28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EE708E9"/>
    <w:multiLevelType w:val="hybridMultilevel"/>
    <w:tmpl w:val="497C8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F3E0C4D"/>
    <w:multiLevelType w:val="hybridMultilevel"/>
    <w:tmpl w:val="E8A0EBF6"/>
    <w:lvl w:ilvl="0" w:tplc="CE588208">
      <w:start w:val="1"/>
      <w:numFmt w:val="lowerRoman"/>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30334786"/>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2616E66"/>
    <w:multiLevelType w:val="hybridMultilevel"/>
    <w:tmpl w:val="51D84D1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33E815D2"/>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4C65F22"/>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35A238FE"/>
    <w:multiLevelType w:val="hybridMultilevel"/>
    <w:tmpl w:val="6AC475CE"/>
    <w:lvl w:ilvl="0" w:tplc="D74E7C48">
      <w:start w:val="2"/>
      <w:numFmt w:val="bullet"/>
      <w:lvlText w:val=""/>
      <w:lvlJc w:val="left"/>
      <w:pPr>
        <w:ind w:left="1440" w:hanging="360"/>
      </w:pPr>
      <w:rPr>
        <w:rFonts w:ascii="Wingdings" w:eastAsiaTheme="minorHAnsi" w:hAnsi="Wingding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62A1FD7"/>
    <w:multiLevelType w:val="hybridMultilevel"/>
    <w:tmpl w:val="410CB8E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3A866202"/>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A9A5B5D"/>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3C3905F1"/>
    <w:multiLevelType w:val="hybridMultilevel"/>
    <w:tmpl w:val="98CC6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DCA3F49"/>
    <w:multiLevelType w:val="hybridMultilevel"/>
    <w:tmpl w:val="25AE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ED24C8E"/>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3F79451B"/>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FD054B3"/>
    <w:multiLevelType w:val="hybridMultilevel"/>
    <w:tmpl w:val="720222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13C4C2C"/>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3A97DAB"/>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4A6545B"/>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46F031D2"/>
    <w:multiLevelType w:val="multilevel"/>
    <w:tmpl w:val="5FD6221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1" w15:restartNumberingAfterBreak="0">
    <w:nsid w:val="474F5C1E"/>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47B35089"/>
    <w:multiLevelType w:val="hybridMultilevel"/>
    <w:tmpl w:val="E9EA6A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9A63B12"/>
    <w:multiLevelType w:val="hybridMultilevel"/>
    <w:tmpl w:val="8EAAA118"/>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4A8A48D2"/>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4A980007"/>
    <w:multiLevelType w:val="hybridMultilevel"/>
    <w:tmpl w:val="09401B88"/>
    <w:lvl w:ilvl="0" w:tplc="B91AA3CE">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B6D6863"/>
    <w:multiLevelType w:val="hybridMultilevel"/>
    <w:tmpl w:val="5A4A1E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4BC86BFF"/>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4C4421F2"/>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D200AA2"/>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4D4E0158"/>
    <w:multiLevelType w:val="hybridMultilevel"/>
    <w:tmpl w:val="BE60F998"/>
    <w:lvl w:ilvl="0" w:tplc="04FED9BC">
      <w:start w:val="2"/>
      <w:numFmt w:val="bullet"/>
      <w:lvlText w:val=""/>
      <w:lvlJc w:val="left"/>
      <w:pPr>
        <w:ind w:left="1440" w:hanging="360"/>
      </w:pPr>
      <w:rPr>
        <w:rFonts w:ascii="Wingdings" w:eastAsiaTheme="minorHAnsi" w:hAnsi="Wingding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4D667948"/>
    <w:multiLevelType w:val="hybridMultilevel"/>
    <w:tmpl w:val="271017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4D9A5A47"/>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F442C67"/>
    <w:multiLevelType w:val="hybridMultilevel"/>
    <w:tmpl w:val="C6F89972"/>
    <w:lvl w:ilvl="0" w:tplc="53AC5C00">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F6C2D14"/>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5051764D"/>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51FC7728"/>
    <w:multiLevelType w:val="hybridMultilevel"/>
    <w:tmpl w:val="DFC8BD58"/>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2CB0E0E"/>
    <w:multiLevelType w:val="hybridMultilevel"/>
    <w:tmpl w:val="E3946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2DD33CB"/>
    <w:multiLevelType w:val="hybridMultilevel"/>
    <w:tmpl w:val="7B6E8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536816D8"/>
    <w:multiLevelType w:val="hybridMultilevel"/>
    <w:tmpl w:val="D0E67E4E"/>
    <w:lvl w:ilvl="0" w:tplc="D718302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548A6C88"/>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52B15F6"/>
    <w:multiLevelType w:val="hybridMultilevel"/>
    <w:tmpl w:val="7346BD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2" w15:restartNumberingAfterBreak="0">
    <w:nsid w:val="56302DF8"/>
    <w:multiLevelType w:val="hybridMultilevel"/>
    <w:tmpl w:val="6F08E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577F5AF1"/>
    <w:multiLevelType w:val="multilevel"/>
    <w:tmpl w:val="F446A2AE"/>
    <w:lvl w:ilvl="0">
      <w:start w:val="1"/>
      <w:numFmt w:val="decimal"/>
      <w:lvlText w:val="%1"/>
      <w:lvlJc w:val="left"/>
      <w:pPr>
        <w:tabs>
          <w:tab w:val="num" w:pos="-851"/>
        </w:tabs>
        <w:ind w:left="0" w:hanging="851"/>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suff w:val="nothing"/>
      <w:lvlText w:val="Figure %1.%7: "/>
      <w:lvlJc w:val="left"/>
      <w:pPr>
        <w:ind w:left="0" w:firstLine="0"/>
      </w:pPr>
      <w:rPr>
        <w:rFonts w:ascii="Arial Bold" w:hAnsi="Arial Bold" w:hint="default"/>
        <w:b/>
        <w:i w:val="0"/>
        <w:sz w:val="20"/>
      </w:rPr>
    </w:lvl>
    <w:lvl w:ilvl="7">
      <w:start w:val="1"/>
      <w:numFmt w:val="decimal"/>
      <w:suff w:val="nothing"/>
      <w:lvlText w:val="Table %1.%8: "/>
      <w:lvlJc w:val="left"/>
      <w:pPr>
        <w:ind w:left="0" w:firstLine="0"/>
      </w:pPr>
      <w:rPr>
        <w:rFonts w:ascii="Arial Bold" w:hAnsi="Arial Bold" w:hint="default"/>
        <w:b/>
        <w:i w:val="0"/>
        <w:sz w:val="20"/>
      </w:rPr>
    </w:lvl>
    <w:lvl w:ilvl="8">
      <w:start w:val="1"/>
      <w:numFmt w:val="decimal"/>
      <w:suff w:val="nothing"/>
      <w:lvlText w:val="Box %1.%9: "/>
      <w:lvlJc w:val="left"/>
      <w:pPr>
        <w:ind w:left="0" w:firstLine="0"/>
      </w:pPr>
      <w:rPr>
        <w:rFonts w:ascii="Arial Bold" w:hAnsi="Arial Bold" w:hint="default"/>
        <w:b/>
        <w:i w:val="0"/>
        <w:sz w:val="20"/>
      </w:rPr>
    </w:lvl>
  </w:abstractNum>
  <w:abstractNum w:abstractNumId="94" w15:restartNumberingAfterBreak="0">
    <w:nsid w:val="5ABE676B"/>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5AE54F70"/>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5B383493"/>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C016027"/>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5DDF7FF5"/>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5F5625C9"/>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5F712F64"/>
    <w:multiLevelType w:val="hybridMultilevel"/>
    <w:tmpl w:val="7E4A7428"/>
    <w:lvl w:ilvl="0" w:tplc="D4F0B9D2">
      <w:start w:val="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03069A1"/>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642B1754"/>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43C1E06"/>
    <w:multiLevelType w:val="hybridMultilevel"/>
    <w:tmpl w:val="E278D1B0"/>
    <w:lvl w:ilvl="0" w:tplc="D960F444">
      <w:start w:val="1"/>
      <w:numFmt w:val="decimal"/>
      <w:lvlText w:val="%1."/>
      <w:lvlJc w:val="left"/>
      <w:pPr>
        <w:ind w:left="720" w:hanging="360"/>
      </w:pPr>
      <w:rPr>
        <w:rFonts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649F00C1"/>
    <w:multiLevelType w:val="hybridMultilevel"/>
    <w:tmpl w:val="7FEC20CA"/>
    <w:lvl w:ilvl="0" w:tplc="ECA2AAA2">
      <w:start w:val="1"/>
      <w:numFmt w:val="decimal"/>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65780B0B"/>
    <w:multiLevelType w:val="hybridMultilevel"/>
    <w:tmpl w:val="A1D28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7382019"/>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68875972"/>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68892ECF"/>
    <w:multiLevelType w:val="hybridMultilevel"/>
    <w:tmpl w:val="13E6BF7A"/>
    <w:lvl w:ilvl="0" w:tplc="20A47410">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68A560EF"/>
    <w:multiLevelType w:val="hybridMultilevel"/>
    <w:tmpl w:val="E804A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68D73DAC"/>
    <w:multiLevelType w:val="hybridMultilevel"/>
    <w:tmpl w:val="720222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6928727D"/>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6A285C38"/>
    <w:multiLevelType w:val="hybridMultilevel"/>
    <w:tmpl w:val="05AA910A"/>
    <w:lvl w:ilvl="0" w:tplc="B27A8AD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6A8842E5"/>
    <w:multiLevelType w:val="hybridMultilevel"/>
    <w:tmpl w:val="17927A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AC421C4"/>
    <w:multiLevelType w:val="hybridMultilevel"/>
    <w:tmpl w:val="AC42E1B8"/>
    <w:lvl w:ilvl="0" w:tplc="CD4ECC7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6CBA79E4"/>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70FB29A9"/>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711C2051"/>
    <w:multiLevelType w:val="hybridMultilevel"/>
    <w:tmpl w:val="E22E8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1B912D0"/>
    <w:multiLevelType w:val="hybridMultilevel"/>
    <w:tmpl w:val="E278D1B0"/>
    <w:lvl w:ilvl="0" w:tplc="D960F444">
      <w:start w:val="1"/>
      <w:numFmt w:val="decimal"/>
      <w:lvlText w:val="%1."/>
      <w:lvlJc w:val="left"/>
      <w:pPr>
        <w:ind w:left="720" w:hanging="360"/>
      </w:pPr>
      <w:rPr>
        <w:rFonts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71CE34F2"/>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732A5221"/>
    <w:multiLevelType w:val="hybridMultilevel"/>
    <w:tmpl w:val="EF52D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6197970"/>
    <w:multiLevelType w:val="hybridMultilevel"/>
    <w:tmpl w:val="E9EA6A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76D93121"/>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77972B19"/>
    <w:multiLevelType w:val="hybridMultilevel"/>
    <w:tmpl w:val="91142114"/>
    <w:lvl w:ilvl="0" w:tplc="6178A76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78CF5CD7"/>
    <w:multiLevelType w:val="hybridMultilevel"/>
    <w:tmpl w:val="745ECDAE"/>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79E9203F"/>
    <w:multiLevelType w:val="hybridMultilevel"/>
    <w:tmpl w:val="73FE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79F46A0B"/>
    <w:multiLevelType w:val="hybridMultilevel"/>
    <w:tmpl w:val="5D448892"/>
    <w:lvl w:ilvl="0" w:tplc="C5EEB59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7A444508"/>
    <w:multiLevelType w:val="hybridMultilevel"/>
    <w:tmpl w:val="D884F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A8E7E70"/>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7AFA1EC7"/>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7B3739F6"/>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7BB36343"/>
    <w:multiLevelType w:val="hybridMultilevel"/>
    <w:tmpl w:val="9E466B76"/>
    <w:lvl w:ilvl="0" w:tplc="0DEA0E6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7BD311FD"/>
    <w:multiLevelType w:val="hybridMultilevel"/>
    <w:tmpl w:val="98464390"/>
    <w:lvl w:ilvl="0" w:tplc="63344DB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C6D2ABF"/>
    <w:multiLevelType w:val="hybridMultilevel"/>
    <w:tmpl w:val="89CE0B44"/>
    <w:lvl w:ilvl="0" w:tplc="5EE4B866">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7CA0575C"/>
    <w:multiLevelType w:val="hybridMultilevel"/>
    <w:tmpl w:val="394A33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5" w15:restartNumberingAfterBreak="0">
    <w:nsid w:val="7CE07A52"/>
    <w:multiLevelType w:val="hybridMultilevel"/>
    <w:tmpl w:val="57EA21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7D6F510B"/>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7E2639F6"/>
    <w:multiLevelType w:val="hybridMultilevel"/>
    <w:tmpl w:val="E278D1B0"/>
    <w:lvl w:ilvl="0" w:tplc="D960F444">
      <w:start w:val="1"/>
      <w:numFmt w:val="decimal"/>
      <w:lvlText w:val="%1."/>
      <w:lvlJc w:val="left"/>
      <w:pPr>
        <w:ind w:left="720" w:hanging="360"/>
      </w:pPr>
      <w:rPr>
        <w:rFonts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E832A45"/>
    <w:multiLevelType w:val="hybridMultilevel"/>
    <w:tmpl w:val="4F82C4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7F721FE3"/>
    <w:multiLevelType w:val="hybridMultilevel"/>
    <w:tmpl w:val="C5F24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2"/>
  </w:num>
  <w:num w:numId="2">
    <w:abstractNumId w:val="70"/>
  </w:num>
  <w:num w:numId="3">
    <w:abstractNumId w:val="53"/>
  </w:num>
  <w:num w:numId="4">
    <w:abstractNumId w:val="48"/>
  </w:num>
  <w:num w:numId="5">
    <w:abstractNumId w:val="92"/>
  </w:num>
  <w:num w:numId="6">
    <w:abstractNumId w:val="25"/>
  </w:num>
  <w:num w:numId="7">
    <w:abstractNumId w:val="81"/>
  </w:num>
  <w:num w:numId="8">
    <w:abstractNumId w:val="93"/>
  </w:num>
  <w:num w:numId="9">
    <w:abstractNumId w:val="55"/>
  </w:num>
  <w:num w:numId="10">
    <w:abstractNumId w:val="13"/>
  </w:num>
  <w:num w:numId="11">
    <w:abstractNumId w:val="63"/>
  </w:num>
  <w:num w:numId="12">
    <w:abstractNumId w:val="109"/>
  </w:num>
  <w:num w:numId="13">
    <w:abstractNumId w:val="10"/>
  </w:num>
  <w:num w:numId="14">
    <w:abstractNumId w:val="22"/>
  </w:num>
  <w:num w:numId="15">
    <w:abstractNumId w:val="4"/>
  </w:num>
  <w:num w:numId="16">
    <w:abstractNumId w:val="105"/>
  </w:num>
  <w:num w:numId="17">
    <w:abstractNumId w:val="2"/>
  </w:num>
  <w:num w:numId="18">
    <w:abstractNumId w:val="0"/>
  </w:num>
  <w:num w:numId="19">
    <w:abstractNumId w:val="87"/>
  </w:num>
  <w:num w:numId="20">
    <w:abstractNumId w:val="113"/>
  </w:num>
  <w:num w:numId="21">
    <w:abstractNumId w:val="76"/>
  </w:num>
  <w:num w:numId="22">
    <w:abstractNumId w:val="125"/>
  </w:num>
  <w:num w:numId="23">
    <w:abstractNumId w:val="133"/>
  </w:num>
  <w:num w:numId="24">
    <w:abstractNumId w:val="100"/>
  </w:num>
  <w:num w:numId="25">
    <w:abstractNumId w:val="43"/>
  </w:num>
  <w:num w:numId="26">
    <w:abstractNumId w:val="32"/>
  </w:num>
  <w:num w:numId="27">
    <w:abstractNumId w:val="83"/>
  </w:num>
  <w:num w:numId="28">
    <w:abstractNumId w:val="118"/>
  </w:num>
  <w:num w:numId="29">
    <w:abstractNumId w:val="139"/>
  </w:num>
  <w:num w:numId="30">
    <w:abstractNumId w:val="14"/>
  </w:num>
  <w:num w:numId="31">
    <w:abstractNumId w:val="111"/>
  </w:num>
  <w:num w:numId="32">
    <w:abstractNumId w:val="57"/>
  </w:num>
  <w:num w:numId="33">
    <w:abstractNumId w:val="35"/>
  </w:num>
  <w:num w:numId="34">
    <w:abstractNumId w:val="60"/>
  </w:num>
  <w:num w:numId="35">
    <w:abstractNumId w:val="15"/>
  </w:num>
  <w:num w:numId="36">
    <w:abstractNumId w:val="44"/>
  </w:num>
  <w:num w:numId="37">
    <w:abstractNumId w:val="46"/>
  </w:num>
  <w:num w:numId="38">
    <w:abstractNumId w:val="85"/>
  </w:num>
  <w:num w:numId="39">
    <w:abstractNumId w:val="96"/>
  </w:num>
  <w:num w:numId="40">
    <w:abstractNumId w:val="82"/>
  </w:num>
  <w:num w:numId="41">
    <w:abstractNumId w:val="65"/>
  </w:num>
  <w:num w:numId="42">
    <w:abstractNumId w:val="38"/>
  </w:num>
  <w:num w:numId="43">
    <w:abstractNumId w:val="30"/>
  </w:num>
  <w:num w:numId="44">
    <w:abstractNumId w:val="106"/>
  </w:num>
  <w:num w:numId="45">
    <w:abstractNumId w:val="98"/>
  </w:num>
  <w:num w:numId="46">
    <w:abstractNumId w:val="74"/>
  </w:num>
  <w:num w:numId="47">
    <w:abstractNumId w:val="61"/>
  </w:num>
  <w:num w:numId="48">
    <w:abstractNumId w:val="37"/>
  </w:num>
  <w:num w:numId="49">
    <w:abstractNumId w:val="128"/>
  </w:num>
  <w:num w:numId="50">
    <w:abstractNumId w:val="28"/>
  </w:num>
  <w:num w:numId="51">
    <w:abstractNumId w:val="99"/>
  </w:num>
  <w:num w:numId="52">
    <w:abstractNumId w:val="64"/>
  </w:num>
  <w:num w:numId="53">
    <w:abstractNumId w:val="78"/>
  </w:num>
  <w:num w:numId="54">
    <w:abstractNumId w:val="112"/>
  </w:num>
  <w:num w:numId="55">
    <w:abstractNumId w:val="20"/>
  </w:num>
  <w:num w:numId="56">
    <w:abstractNumId w:val="12"/>
  </w:num>
  <w:num w:numId="57">
    <w:abstractNumId w:val="116"/>
  </w:num>
  <w:num w:numId="58">
    <w:abstractNumId w:val="94"/>
  </w:num>
  <w:num w:numId="59">
    <w:abstractNumId w:val="138"/>
  </w:num>
  <w:num w:numId="60">
    <w:abstractNumId w:val="17"/>
  </w:num>
  <w:num w:numId="61">
    <w:abstractNumId w:val="29"/>
  </w:num>
  <w:num w:numId="62">
    <w:abstractNumId w:val="23"/>
  </w:num>
  <w:num w:numId="63">
    <w:abstractNumId w:val="101"/>
  </w:num>
  <w:num w:numId="64">
    <w:abstractNumId w:val="73"/>
  </w:num>
  <w:num w:numId="65">
    <w:abstractNumId w:val="8"/>
  </w:num>
  <w:num w:numId="66">
    <w:abstractNumId w:val="122"/>
  </w:num>
  <w:num w:numId="67">
    <w:abstractNumId w:val="84"/>
  </w:num>
  <w:num w:numId="68">
    <w:abstractNumId w:val="130"/>
  </w:num>
  <w:num w:numId="69">
    <w:abstractNumId w:val="5"/>
  </w:num>
  <w:num w:numId="70">
    <w:abstractNumId w:val="79"/>
  </w:num>
  <w:num w:numId="71">
    <w:abstractNumId w:val="56"/>
  </w:num>
  <w:num w:numId="72">
    <w:abstractNumId w:val="77"/>
  </w:num>
  <w:num w:numId="73">
    <w:abstractNumId w:val="26"/>
  </w:num>
  <w:num w:numId="74">
    <w:abstractNumId w:val="9"/>
  </w:num>
  <w:num w:numId="75">
    <w:abstractNumId w:val="102"/>
  </w:num>
  <w:num w:numId="76">
    <w:abstractNumId w:val="97"/>
  </w:num>
  <w:num w:numId="77">
    <w:abstractNumId w:val="126"/>
  </w:num>
  <w:num w:numId="78">
    <w:abstractNumId w:val="54"/>
  </w:num>
  <w:num w:numId="79">
    <w:abstractNumId w:val="89"/>
  </w:num>
  <w:num w:numId="80">
    <w:abstractNumId w:val="119"/>
  </w:num>
  <w:num w:numId="81">
    <w:abstractNumId w:val="75"/>
  </w:num>
  <w:num w:numId="82">
    <w:abstractNumId w:val="19"/>
  </w:num>
  <w:num w:numId="83">
    <w:abstractNumId w:val="51"/>
  </w:num>
  <w:num w:numId="84">
    <w:abstractNumId w:val="59"/>
  </w:num>
  <w:num w:numId="85">
    <w:abstractNumId w:val="40"/>
  </w:num>
  <w:num w:numId="86">
    <w:abstractNumId w:val="69"/>
  </w:num>
  <w:num w:numId="87">
    <w:abstractNumId w:val="88"/>
  </w:num>
  <w:num w:numId="88">
    <w:abstractNumId w:val="117"/>
  </w:num>
  <w:num w:numId="89">
    <w:abstractNumId w:val="24"/>
  </w:num>
  <w:num w:numId="90">
    <w:abstractNumId w:val="127"/>
  </w:num>
  <w:num w:numId="91">
    <w:abstractNumId w:val="121"/>
  </w:num>
  <w:num w:numId="92">
    <w:abstractNumId w:val="50"/>
  </w:num>
  <w:num w:numId="93">
    <w:abstractNumId w:val="72"/>
  </w:num>
  <w:num w:numId="94">
    <w:abstractNumId w:val="67"/>
  </w:num>
  <w:num w:numId="95">
    <w:abstractNumId w:val="137"/>
  </w:num>
  <w:num w:numId="96">
    <w:abstractNumId w:val="21"/>
  </w:num>
  <w:num w:numId="97">
    <w:abstractNumId w:val="90"/>
  </w:num>
  <w:num w:numId="98">
    <w:abstractNumId w:val="39"/>
  </w:num>
  <w:num w:numId="99">
    <w:abstractNumId w:val="124"/>
  </w:num>
  <w:num w:numId="100">
    <w:abstractNumId w:val="6"/>
  </w:num>
  <w:num w:numId="101">
    <w:abstractNumId w:val="129"/>
  </w:num>
  <w:num w:numId="102">
    <w:abstractNumId w:val="132"/>
  </w:num>
  <w:num w:numId="103">
    <w:abstractNumId w:val="107"/>
  </w:num>
  <w:num w:numId="104">
    <w:abstractNumId w:val="104"/>
  </w:num>
  <w:num w:numId="105">
    <w:abstractNumId w:val="41"/>
  </w:num>
  <w:num w:numId="106">
    <w:abstractNumId w:val="131"/>
  </w:num>
  <w:num w:numId="107">
    <w:abstractNumId w:val="80"/>
  </w:num>
  <w:num w:numId="108">
    <w:abstractNumId w:val="58"/>
  </w:num>
  <w:num w:numId="109">
    <w:abstractNumId w:val="115"/>
  </w:num>
  <w:num w:numId="110">
    <w:abstractNumId w:val="47"/>
  </w:num>
  <w:num w:numId="111">
    <w:abstractNumId w:val="123"/>
  </w:num>
  <w:num w:numId="112">
    <w:abstractNumId w:val="36"/>
  </w:num>
  <w:num w:numId="113">
    <w:abstractNumId w:val="71"/>
  </w:num>
  <w:num w:numId="114">
    <w:abstractNumId w:val="33"/>
  </w:num>
  <w:num w:numId="115">
    <w:abstractNumId w:val="68"/>
  </w:num>
  <w:num w:numId="116">
    <w:abstractNumId w:val="3"/>
  </w:num>
  <w:num w:numId="117">
    <w:abstractNumId w:val="114"/>
  </w:num>
  <w:num w:numId="118">
    <w:abstractNumId w:val="95"/>
  </w:num>
  <w:num w:numId="119">
    <w:abstractNumId w:val="134"/>
  </w:num>
  <w:num w:numId="120">
    <w:abstractNumId w:val="16"/>
  </w:num>
  <w:num w:numId="121">
    <w:abstractNumId w:val="7"/>
  </w:num>
  <w:num w:numId="122">
    <w:abstractNumId w:val="1"/>
  </w:num>
  <w:num w:numId="123">
    <w:abstractNumId w:val="49"/>
  </w:num>
  <w:num w:numId="124">
    <w:abstractNumId w:val="18"/>
  </w:num>
  <w:num w:numId="125">
    <w:abstractNumId w:val="66"/>
  </w:num>
  <w:num w:numId="126">
    <w:abstractNumId w:val="110"/>
  </w:num>
  <w:num w:numId="127">
    <w:abstractNumId w:val="11"/>
  </w:num>
  <w:num w:numId="128">
    <w:abstractNumId w:val="86"/>
  </w:num>
  <w:num w:numId="129">
    <w:abstractNumId w:val="31"/>
  </w:num>
  <w:num w:numId="130">
    <w:abstractNumId w:val="135"/>
  </w:num>
  <w:num w:numId="131">
    <w:abstractNumId w:val="136"/>
  </w:num>
  <w:num w:numId="132">
    <w:abstractNumId w:val="27"/>
  </w:num>
  <w:num w:numId="133">
    <w:abstractNumId w:val="108"/>
  </w:num>
  <w:num w:numId="134">
    <w:abstractNumId w:val="103"/>
  </w:num>
  <w:num w:numId="135">
    <w:abstractNumId w:val="34"/>
  </w:num>
  <w:num w:numId="136">
    <w:abstractNumId w:val="120"/>
  </w:num>
  <w:num w:numId="137">
    <w:abstractNumId w:val="62"/>
  </w:num>
  <w:num w:numId="138">
    <w:abstractNumId w:val="52"/>
  </w:num>
  <w:num w:numId="139">
    <w:abstractNumId w:val="45"/>
  </w:num>
  <w:num w:numId="140">
    <w:abstractNumId w:val="9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270"/>
    <w:rsid w:val="000005C1"/>
    <w:rsid w:val="00000694"/>
    <w:rsid w:val="00002979"/>
    <w:rsid w:val="00007E53"/>
    <w:rsid w:val="0001140B"/>
    <w:rsid w:val="000121FF"/>
    <w:rsid w:val="000135A6"/>
    <w:rsid w:val="000145E3"/>
    <w:rsid w:val="0001492D"/>
    <w:rsid w:val="00015BCD"/>
    <w:rsid w:val="00015E32"/>
    <w:rsid w:val="00020710"/>
    <w:rsid w:val="00021288"/>
    <w:rsid w:val="00024766"/>
    <w:rsid w:val="00024926"/>
    <w:rsid w:val="00025456"/>
    <w:rsid w:val="0002591E"/>
    <w:rsid w:val="00025DE1"/>
    <w:rsid w:val="0002723B"/>
    <w:rsid w:val="00030103"/>
    <w:rsid w:val="00032B28"/>
    <w:rsid w:val="00033B50"/>
    <w:rsid w:val="00041574"/>
    <w:rsid w:val="000421DE"/>
    <w:rsid w:val="000443A2"/>
    <w:rsid w:val="00046E0B"/>
    <w:rsid w:val="00052709"/>
    <w:rsid w:val="000571AB"/>
    <w:rsid w:val="00062357"/>
    <w:rsid w:val="00062EB9"/>
    <w:rsid w:val="0006501D"/>
    <w:rsid w:val="00065CA8"/>
    <w:rsid w:val="00067068"/>
    <w:rsid w:val="000676B3"/>
    <w:rsid w:val="00071A64"/>
    <w:rsid w:val="00072737"/>
    <w:rsid w:val="0007414E"/>
    <w:rsid w:val="00075018"/>
    <w:rsid w:val="0007645F"/>
    <w:rsid w:val="00081D3E"/>
    <w:rsid w:val="00081E5B"/>
    <w:rsid w:val="000846E3"/>
    <w:rsid w:val="00084A5B"/>
    <w:rsid w:val="00087FF0"/>
    <w:rsid w:val="00090477"/>
    <w:rsid w:val="00095913"/>
    <w:rsid w:val="00096144"/>
    <w:rsid w:val="00096235"/>
    <w:rsid w:val="000973C9"/>
    <w:rsid w:val="000A030B"/>
    <w:rsid w:val="000A26F4"/>
    <w:rsid w:val="000A3159"/>
    <w:rsid w:val="000A57C1"/>
    <w:rsid w:val="000A6236"/>
    <w:rsid w:val="000A6835"/>
    <w:rsid w:val="000A753E"/>
    <w:rsid w:val="000B04F9"/>
    <w:rsid w:val="000B495E"/>
    <w:rsid w:val="000B51D9"/>
    <w:rsid w:val="000B5EBA"/>
    <w:rsid w:val="000C04CE"/>
    <w:rsid w:val="000C083F"/>
    <w:rsid w:val="000C184B"/>
    <w:rsid w:val="000C2C1B"/>
    <w:rsid w:val="000C66AD"/>
    <w:rsid w:val="000C734C"/>
    <w:rsid w:val="000D054D"/>
    <w:rsid w:val="000D10D4"/>
    <w:rsid w:val="000D5207"/>
    <w:rsid w:val="000D7316"/>
    <w:rsid w:val="000D7A17"/>
    <w:rsid w:val="000E1589"/>
    <w:rsid w:val="000E2628"/>
    <w:rsid w:val="000E43CC"/>
    <w:rsid w:val="000E63B1"/>
    <w:rsid w:val="000F2B05"/>
    <w:rsid w:val="000F5A3C"/>
    <w:rsid w:val="000F672E"/>
    <w:rsid w:val="000F7A49"/>
    <w:rsid w:val="00102998"/>
    <w:rsid w:val="00103B3A"/>
    <w:rsid w:val="00104F44"/>
    <w:rsid w:val="00107058"/>
    <w:rsid w:val="00113C23"/>
    <w:rsid w:val="00114070"/>
    <w:rsid w:val="00114A14"/>
    <w:rsid w:val="00116AEB"/>
    <w:rsid w:val="00117423"/>
    <w:rsid w:val="00121F70"/>
    <w:rsid w:val="001232C1"/>
    <w:rsid w:val="00126E14"/>
    <w:rsid w:val="00127B90"/>
    <w:rsid w:val="00127E2F"/>
    <w:rsid w:val="00130B05"/>
    <w:rsid w:val="001311F4"/>
    <w:rsid w:val="00132BA4"/>
    <w:rsid w:val="00133ABA"/>
    <w:rsid w:val="001351DE"/>
    <w:rsid w:val="00140159"/>
    <w:rsid w:val="0014123D"/>
    <w:rsid w:val="001439DA"/>
    <w:rsid w:val="0014419D"/>
    <w:rsid w:val="00144DE8"/>
    <w:rsid w:val="00147B8C"/>
    <w:rsid w:val="00150883"/>
    <w:rsid w:val="00150FDE"/>
    <w:rsid w:val="00151A99"/>
    <w:rsid w:val="0016082C"/>
    <w:rsid w:val="00167849"/>
    <w:rsid w:val="00167C15"/>
    <w:rsid w:val="001750A4"/>
    <w:rsid w:val="001758DE"/>
    <w:rsid w:val="00175F25"/>
    <w:rsid w:val="00176878"/>
    <w:rsid w:val="00177397"/>
    <w:rsid w:val="001823BB"/>
    <w:rsid w:val="0018515E"/>
    <w:rsid w:val="00191765"/>
    <w:rsid w:val="001944B6"/>
    <w:rsid w:val="001945C5"/>
    <w:rsid w:val="00197C20"/>
    <w:rsid w:val="00197C9C"/>
    <w:rsid w:val="001A37C8"/>
    <w:rsid w:val="001A3AB9"/>
    <w:rsid w:val="001A790C"/>
    <w:rsid w:val="001B3D37"/>
    <w:rsid w:val="001B4045"/>
    <w:rsid w:val="001B5BFE"/>
    <w:rsid w:val="001B6365"/>
    <w:rsid w:val="001C2E59"/>
    <w:rsid w:val="001C30A7"/>
    <w:rsid w:val="001D3BDE"/>
    <w:rsid w:val="001D4E8B"/>
    <w:rsid w:val="001D5E82"/>
    <w:rsid w:val="001D79C4"/>
    <w:rsid w:val="001E1E4E"/>
    <w:rsid w:val="001E3C09"/>
    <w:rsid w:val="001E4082"/>
    <w:rsid w:val="001E4404"/>
    <w:rsid w:val="001E49E5"/>
    <w:rsid w:val="001E4F9D"/>
    <w:rsid w:val="001E6685"/>
    <w:rsid w:val="001E7514"/>
    <w:rsid w:val="001F7973"/>
    <w:rsid w:val="001F7CAC"/>
    <w:rsid w:val="0020090D"/>
    <w:rsid w:val="00201394"/>
    <w:rsid w:val="002050C4"/>
    <w:rsid w:val="00211837"/>
    <w:rsid w:val="0021198C"/>
    <w:rsid w:val="00212D57"/>
    <w:rsid w:val="00213B8C"/>
    <w:rsid w:val="00216D74"/>
    <w:rsid w:val="00220B8C"/>
    <w:rsid w:val="00221C76"/>
    <w:rsid w:val="00226513"/>
    <w:rsid w:val="00226E0B"/>
    <w:rsid w:val="00231D74"/>
    <w:rsid w:val="00232C35"/>
    <w:rsid w:val="002342A4"/>
    <w:rsid w:val="0023513E"/>
    <w:rsid w:val="002360CC"/>
    <w:rsid w:val="0023797F"/>
    <w:rsid w:val="00240AF6"/>
    <w:rsid w:val="00240BA1"/>
    <w:rsid w:val="00241363"/>
    <w:rsid w:val="0024429F"/>
    <w:rsid w:val="002451DD"/>
    <w:rsid w:val="0024748B"/>
    <w:rsid w:val="0025601B"/>
    <w:rsid w:val="002601F7"/>
    <w:rsid w:val="002635F5"/>
    <w:rsid w:val="0026416F"/>
    <w:rsid w:val="00264C89"/>
    <w:rsid w:val="00266F23"/>
    <w:rsid w:val="00275FA7"/>
    <w:rsid w:val="002770A5"/>
    <w:rsid w:val="00277875"/>
    <w:rsid w:val="00277A52"/>
    <w:rsid w:val="00282054"/>
    <w:rsid w:val="0028711A"/>
    <w:rsid w:val="002878D1"/>
    <w:rsid w:val="00293F54"/>
    <w:rsid w:val="00295627"/>
    <w:rsid w:val="00296513"/>
    <w:rsid w:val="002A545D"/>
    <w:rsid w:val="002A5668"/>
    <w:rsid w:val="002B194B"/>
    <w:rsid w:val="002B5935"/>
    <w:rsid w:val="002B60E1"/>
    <w:rsid w:val="002B6203"/>
    <w:rsid w:val="002B6DEB"/>
    <w:rsid w:val="002B7473"/>
    <w:rsid w:val="002C0342"/>
    <w:rsid w:val="002C4A76"/>
    <w:rsid w:val="002C682D"/>
    <w:rsid w:val="002C7E84"/>
    <w:rsid w:val="002D2CC8"/>
    <w:rsid w:val="002D3647"/>
    <w:rsid w:val="002E02E9"/>
    <w:rsid w:val="002E1167"/>
    <w:rsid w:val="002E3346"/>
    <w:rsid w:val="002E38D5"/>
    <w:rsid w:val="002E3EC8"/>
    <w:rsid w:val="002F084D"/>
    <w:rsid w:val="002F08BC"/>
    <w:rsid w:val="002F0D48"/>
    <w:rsid w:val="002F311B"/>
    <w:rsid w:val="002F3B9B"/>
    <w:rsid w:val="002F53C6"/>
    <w:rsid w:val="0030060D"/>
    <w:rsid w:val="00300937"/>
    <w:rsid w:val="00300E98"/>
    <w:rsid w:val="003010AA"/>
    <w:rsid w:val="0030294C"/>
    <w:rsid w:val="003050DF"/>
    <w:rsid w:val="00307F26"/>
    <w:rsid w:val="003111CF"/>
    <w:rsid w:val="003114A7"/>
    <w:rsid w:val="00311DC6"/>
    <w:rsid w:val="003139B8"/>
    <w:rsid w:val="003203C1"/>
    <w:rsid w:val="0032042B"/>
    <w:rsid w:val="00323698"/>
    <w:rsid w:val="00327FD2"/>
    <w:rsid w:val="0033126D"/>
    <w:rsid w:val="00331DC0"/>
    <w:rsid w:val="00333CE1"/>
    <w:rsid w:val="0033538A"/>
    <w:rsid w:val="00335C1E"/>
    <w:rsid w:val="00336690"/>
    <w:rsid w:val="00336C5C"/>
    <w:rsid w:val="00340660"/>
    <w:rsid w:val="003408EC"/>
    <w:rsid w:val="003439CB"/>
    <w:rsid w:val="00344288"/>
    <w:rsid w:val="00345242"/>
    <w:rsid w:val="00347AB5"/>
    <w:rsid w:val="00350C8E"/>
    <w:rsid w:val="003575B1"/>
    <w:rsid w:val="003607F7"/>
    <w:rsid w:val="00363899"/>
    <w:rsid w:val="00363D44"/>
    <w:rsid w:val="003648F8"/>
    <w:rsid w:val="0036610F"/>
    <w:rsid w:val="00367BC2"/>
    <w:rsid w:val="003729A7"/>
    <w:rsid w:val="003736AC"/>
    <w:rsid w:val="00374808"/>
    <w:rsid w:val="00374F07"/>
    <w:rsid w:val="00375882"/>
    <w:rsid w:val="0037693C"/>
    <w:rsid w:val="003773A6"/>
    <w:rsid w:val="00380C6C"/>
    <w:rsid w:val="00380DE2"/>
    <w:rsid w:val="0038171D"/>
    <w:rsid w:val="00382A09"/>
    <w:rsid w:val="00383489"/>
    <w:rsid w:val="003843B5"/>
    <w:rsid w:val="00384722"/>
    <w:rsid w:val="00384C20"/>
    <w:rsid w:val="003850A9"/>
    <w:rsid w:val="00387A31"/>
    <w:rsid w:val="00392BEE"/>
    <w:rsid w:val="00393F3F"/>
    <w:rsid w:val="00395FD7"/>
    <w:rsid w:val="00397482"/>
    <w:rsid w:val="003A1474"/>
    <w:rsid w:val="003A17EA"/>
    <w:rsid w:val="003A5025"/>
    <w:rsid w:val="003A59B1"/>
    <w:rsid w:val="003A678B"/>
    <w:rsid w:val="003A6F44"/>
    <w:rsid w:val="003B2F68"/>
    <w:rsid w:val="003B30A8"/>
    <w:rsid w:val="003B34AD"/>
    <w:rsid w:val="003B4524"/>
    <w:rsid w:val="003B4F86"/>
    <w:rsid w:val="003B62BC"/>
    <w:rsid w:val="003B6306"/>
    <w:rsid w:val="003B7A39"/>
    <w:rsid w:val="003C0885"/>
    <w:rsid w:val="003C213F"/>
    <w:rsid w:val="003C265D"/>
    <w:rsid w:val="003C58FA"/>
    <w:rsid w:val="003C5FE3"/>
    <w:rsid w:val="003C6AFF"/>
    <w:rsid w:val="003C6C40"/>
    <w:rsid w:val="003C78B5"/>
    <w:rsid w:val="003C7C93"/>
    <w:rsid w:val="003D1AEF"/>
    <w:rsid w:val="003D2228"/>
    <w:rsid w:val="003D27F8"/>
    <w:rsid w:val="003D2A04"/>
    <w:rsid w:val="003D5BE3"/>
    <w:rsid w:val="003E4A99"/>
    <w:rsid w:val="003E7615"/>
    <w:rsid w:val="003F22C4"/>
    <w:rsid w:val="003F48B8"/>
    <w:rsid w:val="003F64C9"/>
    <w:rsid w:val="003F79C8"/>
    <w:rsid w:val="004006F0"/>
    <w:rsid w:val="00402453"/>
    <w:rsid w:val="00403AF6"/>
    <w:rsid w:val="004115C0"/>
    <w:rsid w:val="00412530"/>
    <w:rsid w:val="004143DC"/>
    <w:rsid w:val="00415165"/>
    <w:rsid w:val="004154D2"/>
    <w:rsid w:val="0041722D"/>
    <w:rsid w:val="00420CA0"/>
    <w:rsid w:val="00422E4E"/>
    <w:rsid w:val="0042522A"/>
    <w:rsid w:val="00432EDC"/>
    <w:rsid w:val="0043344A"/>
    <w:rsid w:val="00433F99"/>
    <w:rsid w:val="00434022"/>
    <w:rsid w:val="00437D79"/>
    <w:rsid w:val="0044109C"/>
    <w:rsid w:val="00441649"/>
    <w:rsid w:val="0044164C"/>
    <w:rsid w:val="00442113"/>
    <w:rsid w:val="00451E04"/>
    <w:rsid w:val="00453D0E"/>
    <w:rsid w:val="004544E7"/>
    <w:rsid w:val="0045564F"/>
    <w:rsid w:val="0046170D"/>
    <w:rsid w:val="00463027"/>
    <w:rsid w:val="0046426A"/>
    <w:rsid w:val="00466572"/>
    <w:rsid w:val="0047120B"/>
    <w:rsid w:val="004731B2"/>
    <w:rsid w:val="00475418"/>
    <w:rsid w:val="00475F45"/>
    <w:rsid w:val="0047643B"/>
    <w:rsid w:val="00476C79"/>
    <w:rsid w:val="00477138"/>
    <w:rsid w:val="00477BFC"/>
    <w:rsid w:val="00480B3C"/>
    <w:rsid w:val="004831F7"/>
    <w:rsid w:val="00485354"/>
    <w:rsid w:val="0048605F"/>
    <w:rsid w:val="00487369"/>
    <w:rsid w:val="00496259"/>
    <w:rsid w:val="00497312"/>
    <w:rsid w:val="004A6728"/>
    <w:rsid w:val="004B1F92"/>
    <w:rsid w:val="004B2E9E"/>
    <w:rsid w:val="004B36DD"/>
    <w:rsid w:val="004B6686"/>
    <w:rsid w:val="004C0574"/>
    <w:rsid w:val="004C0936"/>
    <w:rsid w:val="004C0B78"/>
    <w:rsid w:val="004C3BA8"/>
    <w:rsid w:val="004C3EEC"/>
    <w:rsid w:val="004C4A39"/>
    <w:rsid w:val="004C5369"/>
    <w:rsid w:val="004C63F5"/>
    <w:rsid w:val="004D22D9"/>
    <w:rsid w:val="004D41DD"/>
    <w:rsid w:val="004D4431"/>
    <w:rsid w:val="004D47CC"/>
    <w:rsid w:val="004D5A20"/>
    <w:rsid w:val="004D793B"/>
    <w:rsid w:val="004E0BFD"/>
    <w:rsid w:val="004E50EE"/>
    <w:rsid w:val="004E6342"/>
    <w:rsid w:val="004E74BD"/>
    <w:rsid w:val="004F0434"/>
    <w:rsid w:val="004F1255"/>
    <w:rsid w:val="004F2D5B"/>
    <w:rsid w:val="004F37BA"/>
    <w:rsid w:val="004F5F8E"/>
    <w:rsid w:val="005005EA"/>
    <w:rsid w:val="00501AC1"/>
    <w:rsid w:val="00502C46"/>
    <w:rsid w:val="00505007"/>
    <w:rsid w:val="005059F7"/>
    <w:rsid w:val="00506C7D"/>
    <w:rsid w:val="005103A7"/>
    <w:rsid w:val="0051139A"/>
    <w:rsid w:val="0051173A"/>
    <w:rsid w:val="005123DF"/>
    <w:rsid w:val="0051292B"/>
    <w:rsid w:val="0051337A"/>
    <w:rsid w:val="005137D6"/>
    <w:rsid w:val="00515D53"/>
    <w:rsid w:val="005171FE"/>
    <w:rsid w:val="0052414C"/>
    <w:rsid w:val="0052437D"/>
    <w:rsid w:val="00526550"/>
    <w:rsid w:val="00526D69"/>
    <w:rsid w:val="00530444"/>
    <w:rsid w:val="00531326"/>
    <w:rsid w:val="005335B1"/>
    <w:rsid w:val="0053373E"/>
    <w:rsid w:val="00533B64"/>
    <w:rsid w:val="00533E96"/>
    <w:rsid w:val="00534FA7"/>
    <w:rsid w:val="005369B6"/>
    <w:rsid w:val="00543ED1"/>
    <w:rsid w:val="005457B9"/>
    <w:rsid w:val="005460A3"/>
    <w:rsid w:val="00551EA3"/>
    <w:rsid w:val="00556192"/>
    <w:rsid w:val="005574D3"/>
    <w:rsid w:val="005603FF"/>
    <w:rsid w:val="0056122C"/>
    <w:rsid w:val="005623F0"/>
    <w:rsid w:val="00562744"/>
    <w:rsid w:val="00563F0C"/>
    <w:rsid w:val="00564811"/>
    <w:rsid w:val="0057037E"/>
    <w:rsid w:val="00570DAD"/>
    <w:rsid w:val="00571F92"/>
    <w:rsid w:val="005737FD"/>
    <w:rsid w:val="00573F0C"/>
    <w:rsid w:val="00574227"/>
    <w:rsid w:val="005748C0"/>
    <w:rsid w:val="0057603F"/>
    <w:rsid w:val="00580A66"/>
    <w:rsid w:val="00581661"/>
    <w:rsid w:val="005843FC"/>
    <w:rsid w:val="00586993"/>
    <w:rsid w:val="00587185"/>
    <w:rsid w:val="0059027D"/>
    <w:rsid w:val="00591157"/>
    <w:rsid w:val="005A045E"/>
    <w:rsid w:val="005A1C22"/>
    <w:rsid w:val="005B1875"/>
    <w:rsid w:val="005B1FC6"/>
    <w:rsid w:val="005B2210"/>
    <w:rsid w:val="005B363A"/>
    <w:rsid w:val="005B3DAE"/>
    <w:rsid w:val="005B6AE0"/>
    <w:rsid w:val="005B6D33"/>
    <w:rsid w:val="005C13F5"/>
    <w:rsid w:val="005C505A"/>
    <w:rsid w:val="005C5766"/>
    <w:rsid w:val="005C70E4"/>
    <w:rsid w:val="005D01A5"/>
    <w:rsid w:val="005D178F"/>
    <w:rsid w:val="005D20D4"/>
    <w:rsid w:val="005D395F"/>
    <w:rsid w:val="005D3E00"/>
    <w:rsid w:val="005D63D7"/>
    <w:rsid w:val="005E0261"/>
    <w:rsid w:val="005E06DF"/>
    <w:rsid w:val="005E073E"/>
    <w:rsid w:val="005E6519"/>
    <w:rsid w:val="005F02CF"/>
    <w:rsid w:val="005F1DC7"/>
    <w:rsid w:val="005F1DCB"/>
    <w:rsid w:val="005F2A87"/>
    <w:rsid w:val="005F394B"/>
    <w:rsid w:val="005F55A0"/>
    <w:rsid w:val="005F66C0"/>
    <w:rsid w:val="00603B86"/>
    <w:rsid w:val="00613482"/>
    <w:rsid w:val="00613B52"/>
    <w:rsid w:val="0061483C"/>
    <w:rsid w:val="00615529"/>
    <w:rsid w:val="00621DCB"/>
    <w:rsid w:val="0062213A"/>
    <w:rsid w:val="00623F72"/>
    <w:rsid w:val="00624119"/>
    <w:rsid w:val="00630E31"/>
    <w:rsid w:val="00633A7F"/>
    <w:rsid w:val="00635CAB"/>
    <w:rsid w:val="00636863"/>
    <w:rsid w:val="006429B4"/>
    <w:rsid w:val="00643713"/>
    <w:rsid w:val="00643A6E"/>
    <w:rsid w:val="00643EE1"/>
    <w:rsid w:val="006443F7"/>
    <w:rsid w:val="00644CAA"/>
    <w:rsid w:val="0064666E"/>
    <w:rsid w:val="006473F4"/>
    <w:rsid w:val="00650193"/>
    <w:rsid w:val="0065168D"/>
    <w:rsid w:val="006518DA"/>
    <w:rsid w:val="00651B49"/>
    <w:rsid w:val="00653DB2"/>
    <w:rsid w:val="006550FD"/>
    <w:rsid w:val="006559DC"/>
    <w:rsid w:val="0066257F"/>
    <w:rsid w:val="006649DB"/>
    <w:rsid w:val="00664B1F"/>
    <w:rsid w:val="00666970"/>
    <w:rsid w:val="0067063E"/>
    <w:rsid w:val="00674D7F"/>
    <w:rsid w:val="00676B15"/>
    <w:rsid w:val="00682B21"/>
    <w:rsid w:val="006833DD"/>
    <w:rsid w:val="0068412D"/>
    <w:rsid w:val="00685A1C"/>
    <w:rsid w:val="00685BBB"/>
    <w:rsid w:val="006862A7"/>
    <w:rsid w:val="0069060E"/>
    <w:rsid w:val="00692C7C"/>
    <w:rsid w:val="006953E8"/>
    <w:rsid w:val="006B043D"/>
    <w:rsid w:val="006B2EB0"/>
    <w:rsid w:val="006B5E24"/>
    <w:rsid w:val="006B72D4"/>
    <w:rsid w:val="006C0369"/>
    <w:rsid w:val="006C0BB9"/>
    <w:rsid w:val="006C0EA3"/>
    <w:rsid w:val="006C11E4"/>
    <w:rsid w:val="006C39CE"/>
    <w:rsid w:val="006D25B0"/>
    <w:rsid w:val="006D34B5"/>
    <w:rsid w:val="006D3B34"/>
    <w:rsid w:val="006D3F34"/>
    <w:rsid w:val="006D44F6"/>
    <w:rsid w:val="006D6021"/>
    <w:rsid w:val="006E0DA7"/>
    <w:rsid w:val="006E1BD0"/>
    <w:rsid w:val="006E20A3"/>
    <w:rsid w:val="006E49BE"/>
    <w:rsid w:val="006E5E71"/>
    <w:rsid w:val="006F1B42"/>
    <w:rsid w:val="006F22A2"/>
    <w:rsid w:val="006F26FE"/>
    <w:rsid w:val="006F5563"/>
    <w:rsid w:val="006F7575"/>
    <w:rsid w:val="0070274C"/>
    <w:rsid w:val="007041EA"/>
    <w:rsid w:val="00704583"/>
    <w:rsid w:val="00706778"/>
    <w:rsid w:val="00712C7C"/>
    <w:rsid w:val="007167AD"/>
    <w:rsid w:val="0071773E"/>
    <w:rsid w:val="00721D9C"/>
    <w:rsid w:val="007237D0"/>
    <w:rsid w:val="00725DDC"/>
    <w:rsid w:val="00727ACE"/>
    <w:rsid w:val="007317C6"/>
    <w:rsid w:val="00733CA3"/>
    <w:rsid w:val="00735374"/>
    <w:rsid w:val="00737BB5"/>
    <w:rsid w:val="0074535F"/>
    <w:rsid w:val="00747F08"/>
    <w:rsid w:val="00751C84"/>
    <w:rsid w:val="00751F93"/>
    <w:rsid w:val="00751FB5"/>
    <w:rsid w:val="007617BD"/>
    <w:rsid w:val="00763B8F"/>
    <w:rsid w:val="007642C5"/>
    <w:rsid w:val="007650DA"/>
    <w:rsid w:val="00765ACA"/>
    <w:rsid w:val="0076613E"/>
    <w:rsid w:val="00767D91"/>
    <w:rsid w:val="00771526"/>
    <w:rsid w:val="00774D91"/>
    <w:rsid w:val="00775BB4"/>
    <w:rsid w:val="00775FD7"/>
    <w:rsid w:val="007837F5"/>
    <w:rsid w:val="00784FB2"/>
    <w:rsid w:val="00786128"/>
    <w:rsid w:val="00786661"/>
    <w:rsid w:val="00786F0D"/>
    <w:rsid w:val="0078722E"/>
    <w:rsid w:val="007905AA"/>
    <w:rsid w:val="00792B2B"/>
    <w:rsid w:val="00795F7C"/>
    <w:rsid w:val="007A1F68"/>
    <w:rsid w:val="007A2130"/>
    <w:rsid w:val="007A282A"/>
    <w:rsid w:val="007A3A2E"/>
    <w:rsid w:val="007A3D72"/>
    <w:rsid w:val="007A6F48"/>
    <w:rsid w:val="007A7F35"/>
    <w:rsid w:val="007C27E0"/>
    <w:rsid w:val="007C2CBC"/>
    <w:rsid w:val="007C3ECB"/>
    <w:rsid w:val="007C53B6"/>
    <w:rsid w:val="007C726F"/>
    <w:rsid w:val="007D13DB"/>
    <w:rsid w:val="007D459E"/>
    <w:rsid w:val="007D79F4"/>
    <w:rsid w:val="007E0BFE"/>
    <w:rsid w:val="007E3A9C"/>
    <w:rsid w:val="007E699F"/>
    <w:rsid w:val="007F0ED7"/>
    <w:rsid w:val="007F1394"/>
    <w:rsid w:val="007F2BF2"/>
    <w:rsid w:val="007F488E"/>
    <w:rsid w:val="007F629F"/>
    <w:rsid w:val="007F6843"/>
    <w:rsid w:val="007F72FD"/>
    <w:rsid w:val="007F7CB1"/>
    <w:rsid w:val="0080064C"/>
    <w:rsid w:val="008014A5"/>
    <w:rsid w:val="008031F9"/>
    <w:rsid w:val="008061E6"/>
    <w:rsid w:val="008063ED"/>
    <w:rsid w:val="00811120"/>
    <w:rsid w:val="008114B9"/>
    <w:rsid w:val="0081398C"/>
    <w:rsid w:val="00814900"/>
    <w:rsid w:val="00814AD6"/>
    <w:rsid w:val="00814F19"/>
    <w:rsid w:val="0081586D"/>
    <w:rsid w:val="00817C6F"/>
    <w:rsid w:val="00823F2D"/>
    <w:rsid w:val="00833ABC"/>
    <w:rsid w:val="00834BB8"/>
    <w:rsid w:val="00835F7A"/>
    <w:rsid w:val="0083702B"/>
    <w:rsid w:val="00841819"/>
    <w:rsid w:val="00843188"/>
    <w:rsid w:val="00845573"/>
    <w:rsid w:val="00847561"/>
    <w:rsid w:val="00850A20"/>
    <w:rsid w:val="00851D40"/>
    <w:rsid w:val="00852CBF"/>
    <w:rsid w:val="00853029"/>
    <w:rsid w:val="00862B63"/>
    <w:rsid w:val="008644AC"/>
    <w:rsid w:val="00864646"/>
    <w:rsid w:val="00866DAB"/>
    <w:rsid w:val="00870174"/>
    <w:rsid w:val="0087397C"/>
    <w:rsid w:val="008807E6"/>
    <w:rsid w:val="0088163B"/>
    <w:rsid w:val="008819F8"/>
    <w:rsid w:val="00881BA8"/>
    <w:rsid w:val="00881E12"/>
    <w:rsid w:val="00884ADD"/>
    <w:rsid w:val="00885116"/>
    <w:rsid w:val="00885451"/>
    <w:rsid w:val="00887C9E"/>
    <w:rsid w:val="008925DF"/>
    <w:rsid w:val="0089298A"/>
    <w:rsid w:val="00892E7A"/>
    <w:rsid w:val="00893902"/>
    <w:rsid w:val="00894F16"/>
    <w:rsid w:val="0089553E"/>
    <w:rsid w:val="00896C15"/>
    <w:rsid w:val="00897AC3"/>
    <w:rsid w:val="008A5C82"/>
    <w:rsid w:val="008A6BB8"/>
    <w:rsid w:val="008B0355"/>
    <w:rsid w:val="008B230C"/>
    <w:rsid w:val="008B23A1"/>
    <w:rsid w:val="008B33B4"/>
    <w:rsid w:val="008B540E"/>
    <w:rsid w:val="008C5472"/>
    <w:rsid w:val="008C5B5B"/>
    <w:rsid w:val="008C5BAA"/>
    <w:rsid w:val="008D2D48"/>
    <w:rsid w:val="008D4FF7"/>
    <w:rsid w:val="008D5839"/>
    <w:rsid w:val="008D7345"/>
    <w:rsid w:val="008E4F2F"/>
    <w:rsid w:val="008E5323"/>
    <w:rsid w:val="008F0509"/>
    <w:rsid w:val="008F18DF"/>
    <w:rsid w:val="008F1984"/>
    <w:rsid w:val="008F22D8"/>
    <w:rsid w:val="008F5354"/>
    <w:rsid w:val="008F59B5"/>
    <w:rsid w:val="008F6395"/>
    <w:rsid w:val="008F6A00"/>
    <w:rsid w:val="008F6D51"/>
    <w:rsid w:val="00900975"/>
    <w:rsid w:val="00907B20"/>
    <w:rsid w:val="009109AF"/>
    <w:rsid w:val="00912389"/>
    <w:rsid w:val="00914653"/>
    <w:rsid w:val="00915B44"/>
    <w:rsid w:val="00917CDD"/>
    <w:rsid w:val="009200C9"/>
    <w:rsid w:val="009259A3"/>
    <w:rsid w:val="00931165"/>
    <w:rsid w:val="009314A9"/>
    <w:rsid w:val="009315D2"/>
    <w:rsid w:val="00935BA6"/>
    <w:rsid w:val="00940EEC"/>
    <w:rsid w:val="00941ACD"/>
    <w:rsid w:val="009448D4"/>
    <w:rsid w:val="009469F7"/>
    <w:rsid w:val="0095105E"/>
    <w:rsid w:val="0095324C"/>
    <w:rsid w:val="0095372E"/>
    <w:rsid w:val="00957691"/>
    <w:rsid w:val="009626DA"/>
    <w:rsid w:val="00963248"/>
    <w:rsid w:val="00965A45"/>
    <w:rsid w:val="009673D0"/>
    <w:rsid w:val="009715E9"/>
    <w:rsid w:val="009720A0"/>
    <w:rsid w:val="00973073"/>
    <w:rsid w:val="00973D08"/>
    <w:rsid w:val="00973F59"/>
    <w:rsid w:val="00974B33"/>
    <w:rsid w:val="009755FA"/>
    <w:rsid w:val="00977BB9"/>
    <w:rsid w:val="009804EF"/>
    <w:rsid w:val="00980776"/>
    <w:rsid w:val="0098202A"/>
    <w:rsid w:val="009852A2"/>
    <w:rsid w:val="009854F0"/>
    <w:rsid w:val="00985827"/>
    <w:rsid w:val="009936B1"/>
    <w:rsid w:val="00995FBC"/>
    <w:rsid w:val="00997EDF"/>
    <w:rsid w:val="009A220C"/>
    <w:rsid w:val="009A28CC"/>
    <w:rsid w:val="009A35F0"/>
    <w:rsid w:val="009A3995"/>
    <w:rsid w:val="009A5647"/>
    <w:rsid w:val="009A667F"/>
    <w:rsid w:val="009A6CD8"/>
    <w:rsid w:val="009A7A33"/>
    <w:rsid w:val="009B3D55"/>
    <w:rsid w:val="009B3EA5"/>
    <w:rsid w:val="009B4416"/>
    <w:rsid w:val="009B52C4"/>
    <w:rsid w:val="009B59C9"/>
    <w:rsid w:val="009B73AB"/>
    <w:rsid w:val="009B7D8A"/>
    <w:rsid w:val="009C0200"/>
    <w:rsid w:val="009C20E8"/>
    <w:rsid w:val="009C2808"/>
    <w:rsid w:val="009C38B0"/>
    <w:rsid w:val="009C470B"/>
    <w:rsid w:val="009C5AA1"/>
    <w:rsid w:val="009C5F8B"/>
    <w:rsid w:val="009C6F18"/>
    <w:rsid w:val="009C7A16"/>
    <w:rsid w:val="009D4B14"/>
    <w:rsid w:val="009D4C05"/>
    <w:rsid w:val="009D713C"/>
    <w:rsid w:val="009E02FC"/>
    <w:rsid w:val="009E10EC"/>
    <w:rsid w:val="009E2FA3"/>
    <w:rsid w:val="009E3040"/>
    <w:rsid w:val="009E41BD"/>
    <w:rsid w:val="009E75F8"/>
    <w:rsid w:val="009F05BC"/>
    <w:rsid w:val="009F0FBB"/>
    <w:rsid w:val="009F169A"/>
    <w:rsid w:val="009F261C"/>
    <w:rsid w:val="009F5507"/>
    <w:rsid w:val="00A00E76"/>
    <w:rsid w:val="00A0156A"/>
    <w:rsid w:val="00A01609"/>
    <w:rsid w:val="00A023E3"/>
    <w:rsid w:val="00A031F8"/>
    <w:rsid w:val="00A065CF"/>
    <w:rsid w:val="00A10763"/>
    <w:rsid w:val="00A129FD"/>
    <w:rsid w:val="00A12BB6"/>
    <w:rsid w:val="00A16B36"/>
    <w:rsid w:val="00A2499D"/>
    <w:rsid w:val="00A26CBB"/>
    <w:rsid w:val="00A308B5"/>
    <w:rsid w:val="00A30BF4"/>
    <w:rsid w:val="00A3212F"/>
    <w:rsid w:val="00A351C1"/>
    <w:rsid w:val="00A36525"/>
    <w:rsid w:val="00A37933"/>
    <w:rsid w:val="00A37E78"/>
    <w:rsid w:val="00A40DB3"/>
    <w:rsid w:val="00A40FCB"/>
    <w:rsid w:val="00A4198A"/>
    <w:rsid w:val="00A46739"/>
    <w:rsid w:val="00A50159"/>
    <w:rsid w:val="00A517B0"/>
    <w:rsid w:val="00A523F8"/>
    <w:rsid w:val="00A54EA3"/>
    <w:rsid w:val="00A55FBD"/>
    <w:rsid w:val="00A56667"/>
    <w:rsid w:val="00A610E5"/>
    <w:rsid w:val="00A624E4"/>
    <w:rsid w:val="00A63775"/>
    <w:rsid w:val="00A645DA"/>
    <w:rsid w:val="00A703F6"/>
    <w:rsid w:val="00A70663"/>
    <w:rsid w:val="00A71E5A"/>
    <w:rsid w:val="00A73638"/>
    <w:rsid w:val="00A7464E"/>
    <w:rsid w:val="00A76221"/>
    <w:rsid w:val="00A76A32"/>
    <w:rsid w:val="00A77854"/>
    <w:rsid w:val="00A85926"/>
    <w:rsid w:val="00A86C03"/>
    <w:rsid w:val="00A91FC1"/>
    <w:rsid w:val="00A9209B"/>
    <w:rsid w:val="00A93349"/>
    <w:rsid w:val="00A937D1"/>
    <w:rsid w:val="00A94316"/>
    <w:rsid w:val="00AA0975"/>
    <w:rsid w:val="00AA2BF2"/>
    <w:rsid w:val="00AA2DAC"/>
    <w:rsid w:val="00AA7995"/>
    <w:rsid w:val="00AA7B18"/>
    <w:rsid w:val="00AA7D57"/>
    <w:rsid w:val="00AB3CB9"/>
    <w:rsid w:val="00AB3ECB"/>
    <w:rsid w:val="00AB4010"/>
    <w:rsid w:val="00AB70DA"/>
    <w:rsid w:val="00AB78F9"/>
    <w:rsid w:val="00AC0DDC"/>
    <w:rsid w:val="00AC235E"/>
    <w:rsid w:val="00AC39CE"/>
    <w:rsid w:val="00AC747E"/>
    <w:rsid w:val="00AD2555"/>
    <w:rsid w:val="00AD293D"/>
    <w:rsid w:val="00AD4549"/>
    <w:rsid w:val="00AD4DBC"/>
    <w:rsid w:val="00AD5042"/>
    <w:rsid w:val="00AE1C18"/>
    <w:rsid w:val="00AE3406"/>
    <w:rsid w:val="00AE4C61"/>
    <w:rsid w:val="00AE4D95"/>
    <w:rsid w:val="00AE5114"/>
    <w:rsid w:val="00AE53B6"/>
    <w:rsid w:val="00AE6219"/>
    <w:rsid w:val="00AE69E9"/>
    <w:rsid w:val="00AF1336"/>
    <w:rsid w:val="00AF311A"/>
    <w:rsid w:val="00AF3A7E"/>
    <w:rsid w:val="00AF3C70"/>
    <w:rsid w:val="00AF7FC6"/>
    <w:rsid w:val="00B010A8"/>
    <w:rsid w:val="00B037BC"/>
    <w:rsid w:val="00B04723"/>
    <w:rsid w:val="00B0534D"/>
    <w:rsid w:val="00B1073A"/>
    <w:rsid w:val="00B1090C"/>
    <w:rsid w:val="00B112C4"/>
    <w:rsid w:val="00B17C31"/>
    <w:rsid w:val="00B21593"/>
    <w:rsid w:val="00B2420B"/>
    <w:rsid w:val="00B24A2F"/>
    <w:rsid w:val="00B254A8"/>
    <w:rsid w:val="00B27659"/>
    <w:rsid w:val="00B31250"/>
    <w:rsid w:val="00B33C23"/>
    <w:rsid w:val="00B34024"/>
    <w:rsid w:val="00B3436F"/>
    <w:rsid w:val="00B35377"/>
    <w:rsid w:val="00B35A95"/>
    <w:rsid w:val="00B36143"/>
    <w:rsid w:val="00B406EE"/>
    <w:rsid w:val="00B53E3B"/>
    <w:rsid w:val="00B56699"/>
    <w:rsid w:val="00B566F3"/>
    <w:rsid w:val="00B56D97"/>
    <w:rsid w:val="00B57020"/>
    <w:rsid w:val="00B60412"/>
    <w:rsid w:val="00B605B5"/>
    <w:rsid w:val="00B61D82"/>
    <w:rsid w:val="00B63857"/>
    <w:rsid w:val="00B64F7D"/>
    <w:rsid w:val="00B65DC7"/>
    <w:rsid w:val="00B70E1E"/>
    <w:rsid w:val="00B71042"/>
    <w:rsid w:val="00B731C3"/>
    <w:rsid w:val="00B73E43"/>
    <w:rsid w:val="00B7446A"/>
    <w:rsid w:val="00B753EE"/>
    <w:rsid w:val="00B75430"/>
    <w:rsid w:val="00B812E0"/>
    <w:rsid w:val="00B83731"/>
    <w:rsid w:val="00B86527"/>
    <w:rsid w:val="00B9289D"/>
    <w:rsid w:val="00B92DB5"/>
    <w:rsid w:val="00B94C24"/>
    <w:rsid w:val="00B952B2"/>
    <w:rsid w:val="00B956C0"/>
    <w:rsid w:val="00BA2C68"/>
    <w:rsid w:val="00BA62CD"/>
    <w:rsid w:val="00BB0D7F"/>
    <w:rsid w:val="00BB2E47"/>
    <w:rsid w:val="00BB79F9"/>
    <w:rsid w:val="00BC0971"/>
    <w:rsid w:val="00BC40E5"/>
    <w:rsid w:val="00BC78EA"/>
    <w:rsid w:val="00BD375A"/>
    <w:rsid w:val="00BD53C4"/>
    <w:rsid w:val="00BE05A8"/>
    <w:rsid w:val="00BE1A62"/>
    <w:rsid w:val="00BE3F9E"/>
    <w:rsid w:val="00BE4952"/>
    <w:rsid w:val="00BE53D6"/>
    <w:rsid w:val="00BE6915"/>
    <w:rsid w:val="00BE7C23"/>
    <w:rsid w:val="00BE7FCE"/>
    <w:rsid w:val="00BF0B73"/>
    <w:rsid w:val="00BF18E3"/>
    <w:rsid w:val="00BF3090"/>
    <w:rsid w:val="00BF53F0"/>
    <w:rsid w:val="00BF559E"/>
    <w:rsid w:val="00BF6ACE"/>
    <w:rsid w:val="00BF7D8F"/>
    <w:rsid w:val="00BF7E91"/>
    <w:rsid w:val="00C005F3"/>
    <w:rsid w:val="00C011B5"/>
    <w:rsid w:val="00C029C1"/>
    <w:rsid w:val="00C036A7"/>
    <w:rsid w:val="00C05ACC"/>
    <w:rsid w:val="00C06C40"/>
    <w:rsid w:val="00C070F9"/>
    <w:rsid w:val="00C109EF"/>
    <w:rsid w:val="00C1118A"/>
    <w:rsid w:val="00C123CD"/>
    <w:rsid w:val="00C1422F"/>
    <w:rsid w:val="00C17375"/>
    <w:rsid w:val="00C21EFB"/>
    <w:rsid w:val="00C227E1"/>
    <w:rsid w:val="00C24D95"/>
    <w:rsid w:val="00C27DB4"/>
    <w:rsid w:val="00C31BDF"/>
    <w:rsid w:val="00C31CD1"/>
    <w:rsid w:val="00C32807"/>
    <w:rsid w:val="00C342BF"/>
    <w:rsid w:val="00C349C3"/>
    <w:rsid w:val="00C36D32"/>
    <w:rsid w:val="00C37346"/>
    <w:rsid w:val="00C378B1"/>
    <w:rsid w:val="00C41447"/>
    <w:rsid w:val="00C42BA5"/>
    <w:rsid w:val="00C4424C"/>
    <w:rsid w:val="00C4595B"/>
    <w:rsid w:val="00C4655E"/>
    <w:rsid w:val="00C47C06"/>
    <w:rsid w:val="00C50DD6"/>
    <w:rsid w:val="00C51270"/>
    <w:rsid w:val="00C5196B"/>
    <w:rsid w:val="00C52851"/>
    <w:rsid w:val="00C52865"/>
    <w:rsid w:val="00C532D7"/>
    <w:rsid w:val="00C5349D"/>
    <w:rsid w:val="00C55020"/>
    <w:rsid w:val="00C5664A"/>
    <w:rsid w:val="00C57DAC"/>
    <w:rsid w:val="00C57FD4"/>
    <w:rsid w:val="00C62BF1"/>
    <w:rsid w:val="00C63651"/>
    <w:rsid w:val="00C6472B"/>
    <w:rsid w:val="00C659DF"/>
    <w:rsid w:val="00C663E9"/>
    <w:rsid w:val="00C70EFF"/>
    <w:rsid w:val="00C71D50"/>
    <w:rsid w:val="00C731A0"/>
    <w:rsid w:val="00C76F67"/>
    <w:rsid w:val="00C77F3A"/>
    <w:rsid w:val="00C80968"/>
    <w:rsid w:val="00C830C1"/>
    <w:rsid w:val="00C832DB"/>
    <w:rsid w:val="00C84A40"/>
    <w:rsid w:val="00C853B8"/>
    <w:rsid w:val="00C90173"/>
    <w:rsid w:val="00C90754"/>
    <w:rsid w:val="00C96179"/>
    <w:rsid w:val="00C967FD"/>
    <w:rsid w:val="00C96DFB"/>
    <w:rsid w:val="00C973CB"/>
    <w:rsid w:val="00CA1E64"/>
    <w:rsid w:val="00CA42C5"/>
    <w:rsid w:val="00CA4CCB"/>
    <w:rsid w:val="00CA5DA3"/>
    <w:rsid w:val="00CA6D48"/>
    <w:rsid w:val="00CB1E6C"/>
    <w:rsid w:val="00CB2D28"/>
    <w:rsid w:val="00CB3872"/>
    <w:rsid w:val="00CB3B08"/>
    <w:rsid w:val="00CB57BC"/>
    <w:rsid w:val="00CB7889"/>
    <w:rsid w:val="00CC005C"/>
    <w:rsid w:val="00CC3284"/>
    <w:rsid w:val="00CD1B2A"/>
    <w:rsid w:val="00CD3B3C"/>
    <w:rsid w:val="00CD588F"/>
    <w:rsid w:val="00CE1BBF"/>
    <w:rsid w:val="00CE1C31"/>
    <w:rsid w:val="00CE381C"/>
    <w:rsid w:val="00CF0488"/>
    <w:rsid w:val="00CF148A"/>
    <w:rsid w:val="00CF24D6"/>
    <w:rsid w:val="00CF2713"/>
    <w:rsid w:val="00CF28C5"/>
    <w:rsid w:val="00CF3049"/>
    <w:rsid w:val="00CF3A61"/>
    <w:rsid w:val="00CF3F52"/>
    <w:rsid w:val="00CF43E9"/>
    <w:rsid w:val="00CF6AAE"/>
    <w:rsid w:val="00CF7F7F"/>
    <w:rsid w:val="00D00FE1"/>
    <w:rsid w:val="00D01675"/>
    <w:rsid w:val="00D03178"/>
    <w:rsid w:val="00D04B66"/>
    <w:rsid w:val="00D076F5"/>
    <w:rsid w:val="00D11504"/>
    <w:rsid w:val="00D143D5"/>
    <w:rsid w:val="00D145E7"/>
    <w:rsid w:val="00D155F6"/>
    <w:rsid w:val="00D15C4E"/>
    <w:rsid w:val="00D17F7D"/>
    <w:rsid w:val="00D20C12"/>
    <w:rsid w:val="00D21718"/>
    <w:rsid w:val="00D24A03"/>
    <w:rsid w:val="00D256E0"/>
    <w:rsid w:val="00D259F7"/>
    <w:rsid w:val="00D25B18"/>
    <w:rsid w:val="00D3247B"/>
    <w:rsid w:val="00D33C75"/>
    <w:rsid w:val="00D35E72"/>
    <w:rsid w:val="00D401D2"/>
    <w:rsid w:val="00D43B94"/>
    <w:rsid w:val="00D44010"/>
    <w:rsid w:val="00D51A07"/>
    <w:rsid w:val="00D52652"/>
    <w:rsid w:val="00D52755"/>
    <w:rsid w:val="00D54D43"/>
    <w:rsid w:val="00D60D8B"/>
    <w:rsid w:val="00D63321"/>
    <w:rsid w:val="00D65A09"/>
    <w:rsid w:val="00D72B0E"/>
    <w:rsid w:val="00D72F84"/>
    <w:rsid w:val="00D75923"/>
    <w:rsid w:val="00D75E1B"/>
    <w:rsid w:val="00D770A4"/>
    <w:rsid w:val="00D80296"/>
    <w:rsid w:val="00D80D9B"/>
    <w:rsid w:val="00D854D4"/>
    <w:rsid w:val="00D85821"/>
    <w:rsid w:val="00D86817"/>
    <w:rsid w:val="00D872F2"/>
    <w:rsid w:val="00D931F0"/>
    <w:rsid w:val="00D94B3A"/>
    <w:rsid w:val="00D95089"/>
    <w:rsid w:val="00D954F4"/>
    <w:rsid w:val="00D965C5"/>
    <w:rsid w:val="00D97474"/>
    <w:rsid w:val="00DA0A42"/>
    <w:rsid w:val="00DA1F87"/>
    <w:rsid w:val="00DA279E"/>
    <w:rsid w:val="00DA2AEF"/>
    <w:rsid w:val="00DA4947"/>
    <w:rsid w:val="00DA6E5F"/>
    <w:rsid w:val="00DB06A5"/>
    <w:rsid w:val="00DB2D75"/>
    <w:rsid w:val="00DB3821"/>
    <w:rsid w:val="00DC2320"/>
    <w:rsid w:val="00DC5316"/>
    <w:rsid w:val="00DC6E71"/>
    <w:rsid w:val="00DC709E"/>
    <w:rsid w:val="00DD46C4"/>
    <w:rsid w:val="00DD48A3"/>
    <w:rsid w:val="00DD4A27"/>
    <w:rsid w:val="00DD6DC1"/>
    <w:rsid w:val="00DD72EE"/>
    <w:rsid w:val="00DE2B54"/>
    <w:rsid w:val="00DE3F17"/>
    <w:rsid w:val="00DE7054"/>
    <w:rsid w:val="00DE7A76"/>
    <w:rsid w:val="00DF1538"/>
    <w:rsid w:val="00DF2B8C"/>
    <w:rsid w:val="00DF4837"/>
    <w:rsid w:val="00DF5736"/>
    <w:rsid w:val="00DF5C1C"/>
    <w:rsid w:val="00DF6355"/>
    <w:rsid w:val="00DF7D3D"/>
    <w:rsid w:val="00E02272"/>
    <w:rsid w:val="00E03DBB"/>
    <w:rsid w:val="00E03EA7"/>
    <w:rsid w:val="00E04CFE"/>
    <w:rsid w:val="00E072DE"/>
    <w:rsid w:val="00E11BF5"/>
    <w:rsid w:val="00E132F8"/>
    <w:rsid w:val="00E1647B"/>
    <w:rsid w:val="00E20A9B"/>
    <w:rsid w:val="00E2215D"/>
    <w:rsid w:val="00E25C1B"/>
    <w:rsid w:val="00E275A1"/>
    <w:rsid w:val="00E32003"/>
    <w:rsid w:val="00E322A3"/>
    <w:rsid w:val="00E32BC2"/>
    <w:rsid w:val="00E32C24"/>
    <w:rsid w:val="00E33CBA"/>
    <w:rsid w:val="00E34454"/>
    <w:rsid w:val="00E37415"/>
    <w:rsid w:val="00E37526"/>
    <w:rsid w:val="00E37AB9"/>
    <w:rsid w:val="00E37BCC"/>
    <w:rsid w:val="00E40320"/>
    <w:rsid w:val="00E40EAD"/>
    <w:rsid w:val="00E424F8"/>
    <w:rsid w:val="00E45E92"/>
    <w:rsid w:val="00E464D5"/>
    <w:rsid w:val="00E509B5"/>
    <w:rsid w:val="00E52091"/>
    <w:rsid w:val="00E570DF"/>
    <w:rsid w:val="00E5717A"/>
    <w:rsid w:val="00E60A32"/>
    <w:rsid w:val="00E623C2"/>
    <w:rsid w:val="00E6323C"/>
    <w:rsid w:val="00E67178"/>
    <w:rsid w:val="00E72EC3"/>
    <w:rsid w:val="00E76003"/>
    <w:rsid w:val="00E774E6"/>
    <w:rsid w:val="00E779FC"/>
    <w:rsid w:val="00E81F27"/>
    <w:rsid w:val="00E86C81"/>
    <w:rsid w:val="00E87E3C"/>
    <w:rsid w:val="00E9406C"/>
    <w:rsid w:val="00E95716"/>
    <w:rsid w:val="00E96BB6"/>
    <w:rsid w:val="00EA0016"/>
    <w:rsid w:val="00EA094D"/>
    <w:rsid w:val="00EA0C24"/>
    <w:rsid w:val="00EA1E93"/>
    <w:rsid w:val="00EA4525"/>
    <w:rsid w:val="00EA6230"/>
    <w:rsid w:val="00EA7310"/>
    <w:rsid w:val="00EB0237"/>
    <w:rsid w:val="00EB20EA"/>
    <w:rsid w:val="00EB2D59"/>
    <w:rsid w:val="00EB3014"/>
    <w:rsid w:val="00EB3083"/>
    <w:rsid w:val="00EB559B"/>
    <w:rsid w:val="00EB79A9"/>
    <w:rsid w:val="00EC21D3"/>
    <w:rsid w:val="00EC3765"/>
    <w:rsid w:val="00EC3B6F"/>
    <w:rsid w:val="00EC67B7"/>
    <w:rsid w:val="00ED0164"/>
    <w:rsid w:val="00ED1E5F"/>
    <w:rsid w:val="00ED5544"/>
    <w:rsid w:val="00ED6A0E"/>
    <w:rsid w:val="00ED7117"/>
    <w:rsid w:val="00EE09D9"/>
    <w:rsid w:val="00EE1A14"/>
    <w:rsid w:val="00EE1DE7"/>
    <w:rsid w:val="00EE2409"/>
    <w:rsid w:val="00EE53A3"/>
    <w:rsid w:val="00EE6581"/>
    <w:rsid w:val="00EE6A0F"/>
    <w:rsid w:val="00EF022E"/>
    <w:rsid w:val="00EF1FAF"/>
    <w:rsid w:val="00EF3E26"/>
    <w:rsid w:val="00EF4D0A"/>
    <w:rsid w:val="00F02D14"/>
    <w:rsid w:val="00F050B6"/>
    <w:rsid w:val="00F05C5D"/>
    <w:rsid w:val="00F06093"/>
    <w:rsid w:val="00F07152"/>
    <w:rsid w:val="00F07240"/>
    <w:rsid w:val="00F07FE8"/>
    <w:rsid w:val="00F109A8"/>
    <w:rsid w:val="00F11980"/>
    <w:rsid w:val="00F156D6"/>
    <w:rsid w:val="00F215C7"/>
    <w:rsid w:val="00F251FC"/>
    <w:rsid w:val="00F257CD"/>
    <w:rsid w:val="00F25FE1"/>
    <w:rsid w:val="00F26AEF"/>
    <w:rsid w:val="00F27D38"/>
    <w:rsid w:val="00F301DF"/>
    <w:rsid w:val="00F314F8"/>
    <w:rsid w:val="00F34E30"/>
    <w:rsid w:val="00F37322"/>
    <w:rsid w:val="00F415C5"/>
    <w:rsid w:val="00F41AD2"/>
    <w:rsid w:val="00F41C50"/>
    <w:rsid w:val="00F42B0B"/>
    <w:rsid w:val="00F50AF4"/>
    <w:rsid w:val="00F54F13"/>
    <w:rsid w:val="00F56D67"/>
    <w:rsid w:val="00F56F5E"/>
    <w:rsid w:val="00F60447"/>
    <w:rsid w:val="00F60818"/>
    <w:rsid w:val="00F60A60"/>
    <w:rsid w:val="00F61225"/>
    <w:rsid w:val="00F61385"/>
    <w:rsid w:val="00F7071F"/>
    <w:rsid w:val="00F733DB"/>
    <w:rsid w:val="00F73437"/>
    <w:rsid w:val="00F734BD"/>
    <w:rsid w:val="00F77119"/>
    <w:rsid w:val="00F80870"/>
    <w:rsid w:val="00F81425"/>
    <w:rsid w:val="00F82145"/>
    <w:rsid w:val="00F831B0"/>
    <w:rsid w:val="00F849EB"/>
    <w:rsid w:val="00F85886"/>
    <w:rsid w:val="00F85A8F"/>
    <w:rsid w:val="00F87EA2"/>
    <w:rsid w:val="00F90141"/>
    <w:rsid w:val="00F9153A"/>
    <w:rsid w:val="00F946C0"/>
    <w:rsid w:val="00F94788"/>
    <w:rsid w:val="00F9532E"/>
    <w:rsid w:val="00F95969"/>
    <w:rsid w:val="00F96C05"/>
    <w:rsid w:val="00F979FC"/>
    <w:rsid w:val="00FA036A"/>
    <w:rsid w:val="00FA0C27"/>
    <w:rsid w:val="00FA1173"/>
    <w:rsid w:val="00FA4F51"/>
    <w:rsid w:val="00FA65ED"/>
    <w:rsid w:val="00FA6E15"/>
    <w:rsid w:val="00FA76CA"/>
    <w:rsid w:val="00FB02ED"/>
    <w:rsid w:val="00FB092D"/>
    <w:rsid w:val="00FB4F55"/>
    <w:rsid w:val="00FB74FA"/>
    <w:rsid w:val="00FC525A"/>
    <w:rsid w:val="00FC7EB8"/>
    <w:rsid w:val="00FD24DB"/>
    <w:rsid w:val="00FD2B13"/>
    <w:rsid w:val="00FD3A74"/>
    <w:rsid w:val="00FD481E"/>
    <w:rsid w:val="00FD4911"/>
    <w:rsid w:val="00FD79B8"/>
    <w:rsid w:val="00FE15EA"/>
    <w:rsid w:val="00FE2197"/>
    <w:rsid w:val="00FE2E55"/>
    <w:rsid w:val="00FE4B86"/>
    <w:rsid w:val="00FF2C46"/>
    <w:rsid w:val="00FF2D54"/>
    <w:rsid w:val="00FF4A29"/>
    <w:rsid w:val="00FF4FA5"/>
    <w:rsid w:val="00FF6F4F"/>
    <w:rsid w:val="00FF794B"/>
    <w:rsid w:val="5DF14F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A4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1F93"/>
    <w:rPr>
      <w:rFonts w:ascii="Arial" w:hAnsi="Arial"/>
    </w:rPr>
  </w:style>
  <w:style w:type="paragraph" w:styleId="Heading1">
    <w:name w:val="heading 1"/>
    <w:basedOn w:val="Normal"/>
    <w:next w:val="Normal"/>
    <w:link w:val="Heading1Char"/>
    <w:uiPriority w:val="9"/>
    <w:qFormat/>
    <w:rsid w:val="00A065CF"/>
    <w:pPr>
      <w:keepNext/>
      <w:keepLines/>
      <w:spacing w:before="240" w:after="360"/>
      <w:outlineLvl w:val="0"/>
    </w:pPr>
    <w:rPr>
      <w:rFonts w:eastAsiaTheme="majorEastAsia" w:cstheme="majorBidi"/>
      <w:sz w:val="36"/>
      <w:szCs w:val="32"/>
    </w:rPr>
  </w:style>
  <w:style w:type="paragraph" w:styleId="Heading2">
    <w:name w:val="heading 2"/>
    <w:basedOn w:val="Normal"/>
    <w:next w:val="Normal"/>
    <w:link w:val="Heading2Char"/>
    <w:uiPriority w:val="9"/>
    <w:unhideWhenUsed/>
    <w:qFormat/>
    <w:rsid w:val="00A937D1"/>
    <w:pPr>
      <w:keepNext/>
      <w:keepLines/>
      <w:spacing w:before="360" w:after="240"/>
      <w:outlineLvl w:val="1"/>
    </w:pPr>
    <w:rPr>
      <w:rFonts w:eastAsiaTheme="majorEastAsia" w:cstheme="majorBidi"/>
      <w:sz w:val="28"/>
      <w:szCs w:val="26"/>
    </w:rPr>
  </w:style>
  <w:style w:type="paragraph" w:styleId="Heading3">
    <w:name w:val="heading 3"/>
    <w:basedOn w:val="Normal"/>
    <w:next w:val="Normal"/>
    <w:link w:val="Heading3Char"/>
    <w:unhideWhenUsed/>
    <w:qFormat/>
    <w:rsid w:val="00A065CF"/>
    <w:pPr>
      <w:keepNext/>
      <w:keepLines/>
      <w:spacing w:before="40" w:after="0"/>
      <w:outlineLvl w:val="2"/>
    </w:pPr>
    <w:rPr>
      <w:rFonts w:eastAsiaTheme="majorEastAsia" w:cstheme="majorBidi"/>
      <w:sz w:val="28"/>
      <w:szCs w:val="24"/>
    </w:rPr>
  </w:style>
  <w:style w:type="paragraph" w:styleId="Heading4">
    <w:name w:val="heading 4"/>
    <w:basedOn w:val="Normal"/>
    <w:next w:val="Normal"/>
    <w:link w:val="Heading4Char"/>
    <w:unhideWhenUsed/>
    <w:qFormat/>
    <w:rsid w:val="00A065CF"/>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A065C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A065CF"/>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065C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12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270"/>
  </w:style>
  <w:style w:type="paragraph" w:styleId="Footer">
    <w:name w:val="footer"/>
    <w:basedOn w:val="Normal"/>
    <w:link w:val="FooterChar"/>
    <w:uiPriority w:val="99"/>
    <w:unhideWhenUsed/>
    <w:rsid w:val="00C512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270"/>
  </w:style>
  <w:style w:type="paragraph" w:styleId="Title">
    <w:name w:val="Title"/>
    <w:basedOn w:val="Normal"/>
    <w:next w:val="Normal"/>
    <w:link w:val="TitleChar"/>
    <w:uiPriority w:val="10"/>
    <w:qFormat/>
    <w:rsid w:val="00751F93"/>
    <w:pPr>
      <w:spacing w:after="0" w:line="240" w:lineRule="auto"/>
      <w:contextualSpacing/>
    </w:pPr>
    <w:rPr>
      <w:rFonts w:ascii="NAB Impact" w:eastAsiaTheme="majorEastAsia" w:hAnsi="NAB Impact" w:cstheme="majorBidi"/>
      <w:caps/>
      <w:spacing w:val="-10"/>
      <w:kern w:val="28"/>
      <w:sz w:val="96"/>
      <w:szCs w:val="56"/>
    </w:rPr>
  </w:style>
  <w:style w:type="character" w:customStyle="1" w:styleId="TitleChar">
    <w:name w:val="Title Char"/>
    <w:basedOn w:val="DefaultParagraphFont"/>
    <w:link w:val="Title"/>
    <w:uiPriority w:val="10"/>
    <w:rsid w:val="00751F93"/>
    <w:rPr>
      <w:rFonts w:ascii="NAB Impact" w:eastAsiaTheme="majorEastAsia" w:hAnsi="NAB Impact" w:cstheme="majorBidi"/>
      <w:caps/>
      <w:spacing w:val="-10"/>
      <w:kern w:val="28"/>
      <w:sz w:val="96"/>
      <w:szCs w:val="56"/>
    </w:rPr>
  </w:style>
  <w:style w:type="paragraph" w:styleId="Subtitle">
    <w:name w:val="Subtitle"/>
    <w:basedOn w:val="Normal"/>
    <w:next w:val="Normal"/>
    <w:link w:val="SubtitleChar"/>
    <w:uiPriority w:val="11"/>
    <w:qFormat/>
    <w:rsid w:val="00C51270"/>
    <w:pPr>
      <w:numPr>
        <w:ilvl w:val="1"/>
      </w:numPr>
    </w:pPr>
    <w:rPr>
      <w:rFonts w:ascii="NAB Script" w:eastAsiaTheme="minorEastAsia" w:hAnsi="NAB Script"/>
      <w:spacing w:val="15"/>
      <w:sz w:val="72"/>
    </w:rPr>
  </w:style>
  <w:style w:type="character" w:customStyle="1" w:styleId="SubtitleChar">
    <w:name w:val="Subtitle Char"/>
    <w:basedOn w:val="DefaultParagraphFont"/>
    <w:link w:val="Subtitle"/>
    <w:uiPriority w:val="11"/>
    <w:rsid w:val="00C51270"/>
    <w:rPr>
      <w:rFonts w:ascii="NAB Script" w:eastAsiaTheme="minorEastAsia" w:hAnsi="NAB Script"/>
      <w:spacing w:val="15"/>
      <w:sz w:val="72"/>
    </w:rPr>
  </w:style>
  <w:style w:type="table" w:styleId="TableGrid">
    <w:name w:val="Table Grid"/>
    <w:basedOn w:val="TableNormal"/>
    <w:uiPriority w:val="39"/>
    <w:rsid w:val="00751F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style>
  <w:style w:type="character" w:customStyle="1" w:styleId="Heading1Char">
    <w:name w:val="Heading 1 Char"/>
    <w:basedOn w:val="DefaultParagraphFont"/>
    <w:link w:val="Heading1"/>
    <w:uiPriority w:val="9"/>
    <w:rsid w:val="00A065CF"/>
    <w:rPr>
      <w:rFonts w:ascii="Arial" w:eastAsiaTheme="majorEastAsia" w:hAnsi="Arial" w:cstheme="majorBidi"/>
      <w:sz w:val="36"/>
      <w:szCs w:val="32"/>
    </w:rPr>
  </w:style>
  <w:style w:type="character" w:customStyle="1" w:styleId="Heading2Char">
    <w:name w:val="Heading 2 Char"/>
    <w:basedOn w:val="DefaultParagraphFont"/>
    <w:link w:val="Heading2"/>
    <w:uiPriority w:val="9"/>
    <w:rsid w:val="00A937D1"/>
    <w:rPr>
      <w:rFonts w:ascii="Arial" w:eastAsiaTheme="majorEastAsia" w:hAnsi="Arial" w:cstheme="majorBidi"/>
      <w:sz w:val="28"/>
      <w:szCs w:val="26"/>
    </w:rPr>
  </w:style>
  <w:style w:type="paragraph" w:styleId="ListParagraph">
    <w:name w:val="List Paragraph"/>
    <w:basedOn w:val="Normal"/>
    <w:uiPriority w:val="34"/>
    <w:qFormat/>
    <w:rsid w:val="00081E5B"/>
    <w:pPr>
      <w:ind w:left="720"/>
      <w:contextualSpacing/>
    </w:pPr>
  </w:style>
  <w:style w:type="character" w:customStyle="1" w:styleId="Heading3Char">
    <w:name w:val="Heading 3 Char"/>
    <w:basedOn w:val="DefaultParagraphFont"/>
    <w:link w:val="Heading3"/>
    <w:uiPriority w:val="9"/>
    <w:rsid w:val="00A065CF"/>
    <w:rPr>
      <w:rFonts w:ascii="Arial" w:eastAsiaTheme="majorEastAsia" w:hAnsi="Arial" w:cstheme="majorBidi"/>
      <w:sz w:val="28"/>
      <w:szCs w:val="24"/>
    </w:rPr>
  </w:style>
  <w:style w:type="character" w:customStyle="1" w:styleId="Heading4Char">
    <w:name w:val="Heading 4 Char"/>
    <w:basedOn w:val="DefaultParagraphFont"/>
    <w:link w:val="Heading4"/>
    <w:uiPriority w:val="9"/>
    <w:rsid w:val="00A065CF"/>
    <w:rPr>
      <w:rFonts w:ascii="Arial" w:eastAsiaTheme="majorEastAsia" w:hAnsi="Arial" w:cstheme="majorBidi"/>
      <w:i/>
      <w:iCs/>
    </w:rPr>
  </w:style>
  <w:style w:type="character" w:customStyle="1" w:styleId="Heading5Char">
    <w:name w:val="Heading 5 Char"/>
    <w:basedOn w:val="DefaultParagraphFont"/>
    <w:link w:val="Heading5"/>
    <w:uiPriority w:val="9"/>
    <w:rsid w:val="00A065C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A065C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065CF"/>
    <w:rPr>
      <w:rFonts w:asciiTheme="majorHAnsi" w:eastAsiaTheme="majorEastAsia" w:hAnsiTheme="majorHAnsi" w:cstheme="majorBidi"/>
      <w:i/>
      <w:iCs/>
      <w:color w:val="1F4D78" w:themeColor="accent1" w:themeShade="7F"/>
    </w:rPr>
  </w:style>
  <w:style w:type="paragraph" w:styleId="BalloonText">
    <w:name w:val="Balloon Text"/>
    <w:basedOn w:val="Normal"/>
    <w:link w:val="BalloonTextChar"/>
    <w:uiPriority w:val="99"/>
    <w:semiHidden/>
    <w:unhideWhenUsed/>
    <w:rsid w:val="000135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35A6"/>
    <w:rPr>
      <w:rFonts w:ascii="Segoe UI" w:hAnsi="Segoe UI" w:cs="Segoe UI"/>
      <w:sz w:val="18"/>
      <w:szCs w:val="18"/>
    </w:rPr>
  </w:style>
  <w:style w:type="table" w:customStyle="1" w:styleId="ListTable31">
    <w:name w:val="List Table 31"/>
    <w:basedOn w:val="TableNormal"/>
    <w:uiPriority w:val="48"/>
    <w:rsid w:val="005603FF"/>
    <w:pPr>
      <w:spacing w:after="0" w:line="240" w:lineRule="auto"/>
    </w:pPr>
    <w:rPr>
      <w:rFonts w:ascii="Arial" w:hAnsi="Arial"/>
      <w:sz w:val="18"/>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7" w:type="dxa"/>
        <w:bottom w:w="57"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Bodycopy">
    <w:name w:val="Body copy"/>
    <w:basedOn w:val="Normal"/>
    <w:link w:val="BodycopyChar"/>
    <w:rsid w:val="00133ABA"/>
    <w:pPr>
      <w:spacing w:before="60" w:after="113" w:line="240" w:lineRule="atLeast"/>
    </w:pPr>
    <w:rPr>
      <w:rFonts w:eastAsia="Times" w:cs="Times New Roman"/>
      <w:color w:val="000000" w:themeColor="text1"/>
      <w:sz w:val="20"/>
      <w:szCs w:val="20"/>
      <w:lang w:val="en-GB"/>
    </w:rPr>
  </w:style>
  <w:style w:type="character" w:customStyle="1" w:styleId="BodycopyChar">
    <w:name w:val="Body copy Char"/>
    <w:basedOn w:val="DefaultParagraphFont"/>
    <w:link w:val="Bodycopy"/>
    <w:rsid w:val="00133ABA"/>
    <w:rPr>
      <w:rFonts w:ascii="Arial" w:eastAsia="Times" w:hAnsi="Arial" w:cs="Times New Roman"/>
      <w:color w:val="000000" w:themeColor="text1"/>
      <w:sz w:val="20"/>
      <w:szCs w:val="20"/>
      <w:lang w:val="en-GB"/>
    </w:rPr>
  </w:style>
  <w:style w:type="table" w:customStyle="1" w:styleId="TableDeloitteStone">
    <w:name w:val="Table Deloitte Stone"/>
    <w:basedOn w:val="TableNormal"/>
    <w:rsid w:val="00133ABA"/>
    <w:pPr>
      <w:spacing w:before="60" w:after="113" w:line="240" w:lineRule="atLeast"/>
    </w:pPr>
    <w:rPr>
      <w:rFonts w:ascii="Arial" w:eastAsia="Times New Roman" w:hAnsi="Arial" w:cs="Times New Roman"/>
      <w:sz w:val="16"/>
      <w:szCs w:val="20"/>
      <w:lang w:eastAsia="en-AU"/>
    </w:rPr>
    <w:tblPr>
      <w:tblStyleRowBandSize w:val="1"/>
    </w:tblPr>
    <w:tcPr>
      <w:shd w:val="clear" w:color="auto" w:fill="FFFFFF" w:themeFill="background1"/>
      <w:vAlign w:val="bottom"/>
    </w:tcPr>
    <w:tblStylePr w:type="firstRow">
      <w:pPr>
        <w:wordWrap/>
        <w:spacing w:beforeLines="0" w:beforeAutospacing="0" w:afterLines="0" w:afterAutospacing="0" w:line="240" w:lineRule="atLeast"/>
        <w:contextualSpacing w:val="0"/>
      </w:pPr>
      <w:rPr>
        <w:rFonts w:ascii="Arial" w:hAnsi="Arial"/>
        <w:b/>
        <w:color w:val="FFFFFF"/>
        <w:sz w:val="18"/>
      </w:rPr>
      <w:tblPr/>
      <w:tcPr>
        <w:shd w:val="clear" w:color="auto" w:fill="8496B0" w:themeFill="text2" w:themeFillTint="99"/>
      </w:tcPr>
    </w:tblStylePr>
    <w:tblStylePr w:type="band1Horz">
      <w:pPr>
        <w:wordWrap/>
        <w:spacing w:beforeLines="0" w:beforeAutospacing="0" w:afterLines="0" w:afterAutospacing="0" w:line="240" w:lineRule="atLeast"/>
      </w:pPr>
      <w:tblPr/>
      <w:tcPr>
        <w:tcBorders>
          <w:bottom w:val="single" w:sz="4" w:space="0" w:color="9CC2E5" w:themeColor="accent1" w:themeTint="99"/>
        </w:tcBorders>
        <w:shd w:val="clear" w:color="auto" w:fill="E7E6E6" w:themeFill="background2"/>
      </w:tcPr>
    </w:tblStylePr>
    <w:tblStylePr w:type="band2Horz">
      <w:pPr>
        <w:wordWrap/>
        <w:spacing w:beforeLines="0" w:beforeAutospacing="0" w:afterLines="0" w:afterAutospacing="0" w:line="240" w:lineRule="atLeast"/>
      </w:pPr>
      <w:tblPr/>
      <w:tcPr>
        <w:tcBorders>
          <w:bottom w:val="single" w:sz="4" w:space="0" w:color="9CC2E5" w:themeColor="accent1" w:themeTint="99"/>
        </w:tcBorders>
        <w:shd w:val="clear" w:color="auto" w:fill="E7E6E6" w:themeFill="background2"/>
      </w:tcPr>
    </w:tblStylePr>
  </w:style>
  <w:style w:type="paragraph" w:customStyle="1" w:styleId="TableColumnHeaderRow">
    <w:name w:val="Table Column Header Row"/>
    <w:basedOn w:val="Normal"/>
    <w:qFormat/>
    <w:rsid w:val="00133ABA"/>
    <w:pPr>
      <w:spacing w:before="60" w:after="113" w:line="240" w:lineRule="atLeast"/>
    </w:pPr>
    <w:rPr>
      <w:rFonts w:eastAsia="SimSun" w:cs="Times New Roman"/>
      <w:b/>
      <w:color w:val="E7E6E6" w:themeColor="background2"/>
      <w:sz w:val="18"/>
      <w:szCs w:val="24"/>
    </w:rPr>
  </w:style>
  <w:style w:type="paragraph" w:customStyle="1" w:styleId="TableEntryStyle">
    <w:name w:val="Table Entry Style"/>
    <w:basedOn w:val="Normal"/>
    <w:qFormat/>
    <w:rsid w:val="00133ABA"/>
    <w:pPr>
      <w:spacing w:before="60" w:after="113" w:line="240" w:lineRule="atLeast"/>
    </w:pPr>
    <w:rPr>
      <w:rFonts w:eastAsia="SimSun" w:cs="Times New Roman"/>
      <w:sz w:val="16"/>
      <w:szCs w:val="24"/>
    </w:rPr>
  </w:style>
  <w:style w:type="paragraph" w:customStyle="1" w:styleId="Box">
    <w:name w:val="Box"/>
    <w:basedOn w:val="Bodycopy"/>
    <w:next w:val="Bodycopy"/>
    <w:qFormat/>
    <w:rsid w:val="00133ABA"/>
    <w:pPr>
      <w:ind w:left="6480" w:hanging="180"/>
    </w:pPr>
    <w:rPr>
      <w:rFonts w:asciiTheme="minorHAnsi" w:hAnsiTheme="minorHAnsi"/>
      <w:b/>
    </w:rPr>
  </w:style>
  <w:style w:type="paragraph" w:customStyle="1" w:styleId="Figure">
    <w:name w:val="Figure"/>
    <w:basedOn w:val="Bodycopy"/>
    <w:next w:val="Bodycopy"/>
    <w:qFormat/>
    <w:rsid w:val="00133ABA"/>
    <w:pPr>
      <w:ind w:left="5040" w:hanging="360"/>
    </w:pPr>
    <w:rPr>
      <w:rFonts w:asciiTheme="minorHAnsi" w:hAnsiTheme="minorHAnsi"/>
      <w:b/>
    </w:rPr>
  </w:style>
  <w:style w:type="paragraph" w:customStyle="1" w:styleId="Table">
    <w:name w:val="Table"/>
    <w:basedOn w:val="Bodycopy"/>
    <w:next w:val="Bodycopy"/>
    <w:qFormat/>
    <w:rsid w:val="00133ABA"/>
    <w:pPr>
      <w:ind w:left="5760" w:hanging="360"/>
    </w:pPr>
    <w:rPr>
      <w:b/>
    </w:rPr>
  </w:style>
  <w:style w:type="paragraph" w:styleId="TOCHeading">
    <w:name w:val="TOC Heading"/>
    <w:basedOn w:val="Heading1"/>
    <w:next w:val="Normal"/>
    <w:uiPriority w:val="39"/>
    <w:unhideWhenUsed/>
    <w:qFormat/>
    <w:rsid w:val="000D054D"/>
    <w:pPr>
      <w:spacing w:after="0"/>
      <w:outlineLvl w:val="9"/>
    </w:pPr>
    <w:rPr>
      <w:rFonts w:asciiTheme="majorHAnsi" w:hAnsiTheme="majorHAnsi"/>
      <w:color w:val="2E74B5" w:themeColor="accent1" w:themeShade="BF"/>
      <w:sz w:val="32"/>
      <w:lang w:val="en-US"/>
    </w:rPr>
  </w:style>
  <w:style w:type="paragraph" w:styleId="TOC1">
    <w:name w:val="toc 1"/>
    <w:basedOn w:val="Normal"/>
    <w:next w:val="Normal"/>
    <w:autoRedefine/>
    <w:uiPriority w:val="39"/>
    <w:unhideWhenUsed/>
    <w:rsid w:val="000D054D"/>
    <w:pPr>
      <w:spacing w:after="100"/>
    </w:pPr>
  </w:style>
  <w:style w:type="paragraph" w:styleId="TOC2">
    <w:name w:val="toc 2"/>
    <w:basedOn w:val="Normal"/>
    <w:next w:val="Normal"/>
    <w:autoRedefine/>
    <w:uiPriority w:val="39"/>
    <w:unhideWhenUsed/>
    <w:rsid w:val="000D054D"/>
    <w:pPr>
      <w:spacing w:after="100"/>
      <w:ind w:left="220"/>
    </w:pPr>
  </w:style>
  <w:style w:type="character" w:styleId="Hyperlink">
    <w:name w:val="Hyperlink"/>
    <w:basedOn w:val="DefaultParagraphFont"/>
    <w:uiPriority w:val="99"/>
    <w:unhideWhenUsed/>
    <w:rsid w:val="000D054D"/>
    <w:rPr>
      <w:color w:val="0563C1" w:themeColor="hyperlink"/>
      <w:u w:val="single"/>
    </w:rPr>
  </w:style>
  <w:style w:type="character" w:styleId="CommentReference">
    <w:name w:val="annotation reference"/>
    <w:basedOn w:val="DefaultParagraphFont"/>
    <w:uiPriority w:val="99"/>
    <w:semiHidden/>
    <w:unhideWhenUsed/>
    <w:rsid w:val="00CF28C5"/>
    <w:rPr>
      <w:sz w:val="16"/>
      <w:szCs w:val="16"/>
    </w:rPr>
  </w:style>
  <w:style w:type="paragraph" w:styleId="CommentText">
    <w:name w:val="annotation text"/>
    <w:basedOn w:val="Normal"/>
    <w:link w:val="CommentTextChar"/>
    <w:uiPriority w:val="99"/>
    <w:semiHidden/>
    <w:unhideWhenUsed/>
    <w:rsid w:val="00CF28C5"/>
    <w:pPr>
      <w:spacing w:line="240" w:lineRule="auto"/>
    </w:pPr>
    <w:rPr>
      <w:sz w:val="20"/>
      <w:szCs w:val="20"/>
    </w:rPr>
  </w:style>
  <w:style w:type="character" w:customStyle="1" w:styleId="CommentTextChar">
    <w:name w:val="Comment Text Char"/>
    <w:basedOn w:val="DefaultParagraphFont"/>
    <w:link w:val="CommentText"/>
    <w:uiPriority w:val="99"/>
    <w:semiHidden/>
    <w:rsid w:val="00CF28C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F28C5"/>
    <w:rPr>
      <w:b/>
      <w:bCs/>
    </w:rPr>
  </w:style>
  <w:style w:type="character" w:customStyle="1" w:styleId="CommentSubjectChar">
    <w:name w:val="Comment Subject Char"/>
    <w:basedOn w:val="CommentTextChar"/>
    <w:link w:val="CommentSubject"/>
    <w:uiPriority w:val="99"/>
    <w:semiHidden/>
    <w:rsid w:val="00CF28C5"/>
    <w:rPr>
      <w:rFonts w:ascii="Arial" w:hAnsi="Arial"/>
      <w:b/>
      <w:bCs/>
      <w:sz w:val="20"/>
      <w:szCs w:val="20"/>
    </w:rPr>
  </w:style>
  <w:style w:type="paragraph" w:customStyle="1" w:styleId="steptext">
    <w:name w:val="steptext"/>
    <w:basedOn w:val="Normal"/>
    <w:rsid w:val="00F85886"/>
    <w:pPr>
      <w:spacing w:after="0" w:line="240" w:lineRule="auto"/>
    </w:pPr>
    <w:rPr>
      <w:rFonts w:ascii="Times New Roman" w:eastAsia="MS UI Gothic" w:hAnsi="Times New Roman" w:cs="Times New Roman"/>
      <w:lang w:val="en-US"/>
    </w:rPr>
  </w:style>
  <w:style w:type="paragraph" w:styleId="ListBullet">
    <w:name w:val="List Bullet"/>
    <w:basedOn w:val="Normal"/>
    <w:uiPriority w:val="99"/>
    <w:unhideWhenUsed/>
    <w:rsid w:val="00C90173"/>
    <w:pPr>
      <w:numPr>
        <w:numId w:val="18"/>
      </w:numPr>
      <w:contextualSpacing/>
    </w:pPr>
  </w:style>
  <w:style w:type="paragraph" w:styleId="BodyText">
    <w:name w:val="Body Text"/>
    <w:basedOn w:val="Normal"/>
    <w:link w:val="BodyTextChar"/>
    <w:qFormat/>
    <w:rsid w:val="000F672E"/>
    <w:pPr>
      <w:spacing w:after="240" w:line="240" w:lineRule="atLeast"/>
    </w:pPr>
    <w:rPr>
      <w:rFonts w:ascii="Verdana" w:hAnsi="Verdana"/>
      <w:sz w:val="18"/>
      <w:szCs w:val="18"/>
      <w:lang w:val="en-GB"/>
    </w:rPr>
  </w:style>
  <w:style w:type="character" w:customStyle="1" w:styleId="BodyTextChar">
    <w:name w:val="Body Text Char"/>
    <w:basedOn w:val="DefaultParagraphFont"/>
    <w:link w:val="BodyText"/>
    <w:rsid w:val="000F672E"/>
    <w:rPr>
      <w:rFonts w:ascii="Verdana" w:hAnsi="Verdana"/>
      <w:sz w:val="18"/>
      <w:szCs w:val="18"/>
      <w:lang w:val="en-GB"/>
    </w:rPr>
  </w:style>
  <w:style w:type="character" w:customStyle="1" w:styleId="UnresolvedMention">
    <w:name w:val="Unresolved Mention"/>
    <w:basedOn w:val="DefaultParagraphFont"/>
    <w:uiPriority w:val="99"/>
    <w:semiHidden/>
    <w:unhideWhenUsed/>
    <w:rsid w:val="009F261C"/>
    <w:rPr>
      <w:color w:val="808080"/>
      <w:shd w:val="clear" w:color="auto" w:fill="E6E6E6"/>
    </w:rPr>
  </w:style>
  <w:style w:type="character" w:styleId="FollowedHyperlink">
    <w:name w:val="FollowedHyperlink"/>
    <w:basedOn w:val="DefaultParagraphFont"/>
    <w:uiPriority w:val="99"/>
    <w:semiHidden/>
    <w:unhideWhenUsed/>
    <w:rsid w:val="000C2C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897091">
      <w:bodyDiv w:val="1"/>
      <w:marLeft w:val="0"/>
      <w:marRight w:val="0"/>
      <w:marTop w:val="0"/>
      <w:marBottom w:val="0"/>
      <w:divBdr>
        <w:top w:val="none" w:sz="0" w:space="0" w:color="auto"/>
        <w:left w:val="none" w:sz="0" w:space="0" w:color="auto"/>
        <w:bottom w:val="none" w:sz="0" w:space="0" w:color="auto"/>
        <w:right w:val="none" w:sz="0" w:space="0" w:color="auto"/>
      </w:divBdr>
    </w:div>
    <w:div w:id="697773959">
      <w:bodyDiv w:val="1"/>
      <w:marLeft w:val="0"/>
      <w:marRight w:val="0"/>
      <w:marTop w:val="0"/>
      <w:marBottom w:val="0"/>
      <w:divBdr>
        <w:top w:val="none" w:sz="0" w:space="0" w:color="auto"/>
        <w:left w:val="none" w:sz="0" w:space="0" w:color="auto"/>
        <w:bottom w:val="none" w:sz="0" w:space="0" w:color="auto"/>
        <w:right w:val="none" w:sz="0" w:space="0" w:color="auto"/>
      </w:divBdr>
    </w:div>
    <w:div w:id="824584910">
      <w:bodyDiv w:val="1"/>
      <w:marLeft w:val="0"/>
      <w:marRight w:val="0"/>
      <w:marTop w:val="0"/>
      <w:marBottom w:val="0"/>
      <w:divBdr>
        <w:top w:val="none" w:sz="0" w:space="0" w:color="auto"/>
        <w:left w:val="none" w:sz="0" w:space="0" w:color="auto"/>
        <w:bottom w:val="none" w:sz="0" w:space="0" w:color="auto"/>
        <w:right w:val="none" w:sz="0" w:space="0" w:color="auto"/>
      </w:divBdr>
    </w:div>
    <w:div w:id="1682465787">
      <w:bodyDiv w:val="1"/>
      <w:marLeft w:val="0"/>
      <w:marRight w:val="0"/>
      <w:marTop w:val="0"/>
      <w:marBottom w:val="0"/>
      <w:divBdr>
        <w:top w:val="none" w:sz="0" w:space="0" w:color="auto"/>
        <w:left w:val="none" w:sz="0" w:space="0" w:color="auto"/>
        <w:bottom w:val="none" w:sz="0" w:space="0" w:color="auto"/>
        <w:right w:val="none" w:sz="0" w:space="0" w:color="auto"/>
      </w:divBdr>
    </w:div>
    <w:div w:id="1756321352">
      <w:bodyDiv w:val="1"/>
      <w:marLeft w:val="0"/>
      <w:marRight w:val="0"/>
      <w:marTop w:val="0"/>
      <w:marBottom w:val="0"/>
      <w:divBdr>
        <w:top w:val="none" w:sz="0" w:space="0" w:color="auto"/>
        <w:left w:val="none" w:sz="0" w:space="0" w:color="auto"/>
        <w:bottom w:val="none" w:sz="0" w:space="0" w:color="auto"/>
        <w:right w:val="none" w:sz="0" w:space="0" w:color="auto"/>
      </w:divBdr>
      <w:divsChild>
        <w:div w:id="89087944">
          <w:marLeft w:val="446"/>
          <w:marRight w:val="0"/>
          <w:marTop w:val="0"/>
          <w:marBottom w:val="0"/>
          <w:divBdr>
            <w:top w:val="none" w:sz="0" w:space="0" w:color="auto"/>
            <w:left w:val="none" w:sz="0" w:space="0" w:color="auto"/>
            <w:bottom w:val="none" w:sz="0" w:space="0" w:color="auto"/>
            <w:right w:val="none" w:sz="0" w:space="0" w:color="auto"/>
          </w:divBdr>
        </w:div>
        <w:div w:id="210700702">
          <w:marLeft w:val="446"/>
          <w:marRight w:val="0"/>
          <w:marTop w:val="0"/>
          <w:marBottom w:val="0"/>
          <w:divBdr>
            <w:top w:val="none" w:sz="0" w:space="0" w:color="auto"/>
            <w:left w:val="none" w:sz="0" w:space="0" w:color="auto"/>
            <w:bottom w:val="none" w:sz="0" w:space="0" w:color="auto"/>
            <w:right w:val="none" w:sz="0" w:space="0" w:color="auto"/>
          </w:divBdr>
        </w:div>
        <w:div w:id="106126820">
          <w:marLeft w:val="446"/>
          <w:marRight w:val="0"/>
          <w:marTop w:val="0"/>
          <w:marBottom w:val="0"/>
          <w:divBdr>
            <w:top w:val="none" w:sz="0" w:space="0" w:color="auto"/>
            <w:left w:val="none" w:sz="0" w:space="0" w:color="auto"/>
            <w:bottom w:val="none" w:sz="0" w:space="0" w:color="auto"/>
            <w:right w:val="none" w:sz="0" w:space="0" w:color="auto"/>
          </w:divBdr>
        </w:div>
        <w:div w:id="1407608419">
          <w:marLeft w:val="446"/>
          <w:marRight w:val="0"/>
          <w:marTop w:val="0"/>
          <w:marBottom w:val="0"/>
          <w:divBdr>
            <w:top w:val="none" w:sz="0" w:space="0" w:color="auto"/>
            <w:left w:val="none" w:sz="0" w:space="0" w:color="auto"/>
            <w:bottom w:val="none" w:sz="0" w:space="0" w:color="auto"/>
            <w:right w:val="none" w:sz="0" w:space="0" w:color="auto"/>
          </w:divBdr>
        </w:div>
        <w:div w:id="1991518722">
          <w:marLeft w:val="446"/>
          <w:marRight w:val="0"/>
          <w:marTop w:val="0"/>
          <w:marBottom w:val="0"/>
          <w:divBdr>
            <w:top w:val="none" w:sz="0" w:space="0" w:color="auto"/>
            <w:left w:val="none" w:sz="0" w:space="0" w:color="auto"/>
            <w:bottom w:val="none" w:sz="0" w:space="0" w:color="auto"/>
            <w:right w:val="none" w:sz="0" w:space="0" w:color="auto"/>
          </w:divBdr>
        </w:div>
        <w:div w:id="1089696426">
          <w:marLeft w:val="446"/>
          <w:marRight w:val="0"/>
          <w:marTop w:val="0"/>
          <w:marBottom w:val="0"/>
          <w:divBdr>
            <w:top w:val="none" w:sz="0" w:space="0" w:color="auto"/>
            <w:left w:val="none" w:sz="0" w:space="0" w:color="auto"/>
            <w:bottom w:val="none" w:sz="0" w:space="0" w:color="auto"/>
            <w:right w:val="none" w:sz="0" w:space="0" w:color="auto"/>
          </w:divBdr>
        </w:div>
        <w:div w:id="259025737">
          <w:marLeft w:val="446"/>
          <w:marRight w:val="0"/>
          <w:marTop w:val="0"/>
          <w:marBottom w:val="0"/>
          <w:divBdr>
            <w:top w:val="none" w:sz="0" w:space="0" w:color="auto"/>
            <w:left w:val="none" w:sz="0" w:space="0" w:color="auto"/>
            <w:bottom w:val="none" w:sz="0" w:space="0" w:color="auto"/>
            <w:right w:val="none" w:sz="0" w:space="0" w:color="auto"/>
          </w:divBdr>
        </w:div>
        <w:div w:id="665328895">
          <w:marLeft w:val="446"/>
          <w:marRight w:val="0"/>
          <w:marTop w:val="0"/>
          <w:marBottom w:val="0"/>
          <w:divBdr>
            <w:top w:val="none" w:sz="0" w:space="0" w:color="auto"/>
            <w:left w:val="none" w:sz="0" w:space="0" w:color="auto"/>
            <w:bottom w:val="none" w:sz="0" w:space="0" w:color="auto"/>
            <w:right w:val="none" w:sz="0" w:space="0" w:color="auto"/>
          </w:divBdr>
        </w:div>
      </w:divsChild>
    </w:div>
    <w:div w:id="1871408115">
      <w:bodyDiv w:val="1"/>
      <w:marLeft w:val="0"/>
      <w:marRight w:val="0"/>
      <w:marTop w:val="0"/>
      <w:marBottom w:val="0"/>
      <w:divBdr>
        <w:top w:val="none" w:sz="0" w:space="0" w:color="auto"/>
        <w:left w:val="none" w:sz="0" w:space="0" w:color="auto"/>
        <w:bottom w:val="none" w:sz="0" w:space="0" w:color="auto"/>
        <w:right w:val="none" w:sz="0" w:space="0" w:color="auto"/>
      </w:divBdr>
    </w:div>
    <w:div w:id="1882475213">
      <w:bodyDiv w:val="1"/>
      <w:marLeft w:val="0"/>
      <w:marRight w:val="0"/>
      <w:marTop w:val="0"/>
      <w:marBottom w:val="0"/>
      <w:divBdr>
        <w:top w:val="none" w:sz="0" w:space="0" w:color="auto"/>
        <w:left w:val="none" w:sz="0" w:space="0" w:color="auto"/>
        <w:bottom w:val="none" w:sz="0" w:space="0" w:color="auto"/>
        <w:right w:val="none" w:sz="0" w:space="0" w:color="auto"/>
      </w:divBdr>
    </w:div>
    <w:div w:id="1928347355">
      <w:bodyDiv w:val="1"/>
      <w:marLeft w:val="0"/>
      <w:marRight w:val="0"/>
      <w:marTop w:val="0"/>
      <w:marBottom w:val="0"/>
      <w:divBdr>
        <w:top w:val="none" w:sz="0" w:space="0" w:color="auto"/>
        <w:left w:val="none" w:sz="0" w:space="0" w:color="auto"/>
        <w:bottom w:val="none" w:sz="0" w:space="0" w:color="auto"/>
        <w:right w:val="none" w:sz="0" w:space="0" w:color="auto"/>
      </w:divBdr>
    </w:div>
    <w:div w:id="1975020565">
      <w:bodyDiv w:val="1"/>
      <w:marLeft w:val="0"/>
      <w:marRight w:val="0"/>
      <w:marTop w:val="0"/>
      <w:marBottom w:val="0"/>
      <w:divBdr>
        <w:top w:val="none" w:sz="0" w:space="0" w:color="auto"/>
        <w:left w:val="none" w:sz="0" w:space="0" w:color="auto"/>
        <w:bottom w:val="none" w:sz="0" w:space="0" w:color="auto"/>
        <w:right w:val="none" w:sz="0" w:space="0" w:color="auto"/>
      </w:divBdr>
    </w:div>
    <w:div w:id="2037266957">
      <w:bodyDiv w:val="1"/>
      <w:marLeft w:val="0"/>
      <w:marRight w:val="0"/>
      <w:marTop w:val="0"/>
      <w:marBottom w:val="0"/>
      <w:divBdr>
        <w:top w:val="none" w:sz="0" w:space="0" w:color="auto"/>
        <w:left w:val="none" w:sz="0" w:space="0" w:color="auto"/>
        <w:bottom w:val="none" w:sz="0" w:space="0" w:color="auto"/>
        <w:right w:val="none" w:sz="0" w:space="0" w:color="auto"/>
      </w:divBdr>
    </w:div>
    <w:div w:id="212653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theme" Target="theme/theme1.xm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0.png"/><Relationship Id="rId16" Type="http://schemas.openxmlformats.org/officeDocument/2006/relationships/image" Target="media/image6.png"/><Relationship Id="rId107" Type="http://schemas.openxmlformats.org/officeDocument/2006/relationships/image" Target="media/image95.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comments" Target="comments.xml"/><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1.png"/><Relationship Id="rId118" Type="http://schemas.microsoft.com/office/2016/09/relationships/commentsIds" Target="commentsIds.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footer" Target="footer2.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1.png"/><Relationship Id="rId108" Type="http://schemas.openxmlformats.org/officeDocument/2006/relationships/image" Target="media/image96.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microsoft.com/office/2011/relationships/commentsExtended" Target="commentsExtended.xml"/><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2.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file:///\\seskcifssvm01\EUGG_RPA\HUB\DownloadStage" TargetMode="Externa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7.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9.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46649-EC63-4112-BAE6-1C0EAF6B5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18977</Words>
  <Characters>108171</Characters>
  <Application>Microsoft Office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2019-08-27T07:43:00Z</dcterms:created>
  <dcterms:modified xsi:type="dcterms:W3CDTF">2021-12-20T15:15:00Z</dcterms:modified>
</cp:coreProperties>
</file>